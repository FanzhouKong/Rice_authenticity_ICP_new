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pPr>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r>
        <w:t>Fei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proofErr w:type="spellStart"/>
      <w:r w:rsidR="00D418FC">
        <w:t>Shuofei</w:t>
      </w:r>
      <w:proofErr w:type="spellEnd"/>
      <w:r w:rsidR="00D418FC">
        <w:t xml:space="preserve"> Dong</w:t>
      </w:r>
      <w:r w:rsidR="00F55BE4" w:rsidRPr="00F55BE4">
        <w:rPr>
          <w:vertAlign w:val="superscript"/>
        </w:rPr>
        <w:t>2</w:t>
      </w:r>
      <w:r w:rsidR="00D418FC">
        <w:t xml:space="preserve">, </w:t>
      </w:r>
      <w:r w:rsidR="00C7564C">
        <w:t>Weiyu Gao</w:t>
      </w:r>
      <w:r w:rsidR="00F55BE4" w:rsidRPr="00F55BE4">
        <w:rPr>
          <w:vertAlign w:val="superscript"/>
        </w:rPr>
        <w:t>1</w:t>
      </w:r>
      <w:r w:rsidR="00C7564C">
        <w:t xml:space="preserve">, </w:t>
      </w:r>
      <w:proofErr w:type="spellStart"/>
      <w:r w:rsidR="00C7564C">
        <w:t>Guangtao</w:t>
      </w:r>
      <w:proofErr w:type="spellEnd"/>
      <w:r w:rsidR="00C7564C">
        <w:t xml:space="preserve">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Hyperlink"/>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3F4E23C2"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r w:rsidR="003A47EA">
        <w:t xml:space="preserve">with </w:t>
      </w:r>
      <w:r w:rsidR="009C4C06">
        <w:t>80</w:t>
      </w:r>
      <w:r w:rsidR="00222CE2">
        <w:t xml:space="preserve">% </w:t>
      </w:r>
      <w:r w:rsidR="007662F2">
        <w:t xml:space="preserve">of the data assigned as training set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proofErr w:type="spellStart"/>
      <w:r w:rsidR="00D47607">
        <w:t>ReliefF</w:t>
      </w:r>
      <w:proofErr w:type="spellEnd"/>
      <w:r w:rsidR="00D47607">
        <w:t xml:space="preserve"> </w:t>
      </w:r>
      <w:r w:rsidR="00CB111F">
        <w:t xml:space="preserve">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by testing set showed </w:t>
      </w:r>
      <w:r w:rsidR="00B621AA">
        <w:t xml:space="preserve">that </w:t>
      </w:r>
      <w:r w:rsidR="00F05508">
        <w:t xml:space="preserve">with the information from </w:t>
      </w:r>
      <w:r w:rsidR="008D2ECE">
        <w:t xml:space="preserve">only </w:t>
      </w:r>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that </w:t>
      </w:r>
      <w:r w:rsidR="00EF4DBE">
        <w:t xml:space="preserve">multi-element profiling combined with </w:t>
      </w:r>
      <w:r w:rsidR="005F4762">
        <w:t xml:space="preserve">machine learning techniques </w:t>
      </w:r>
      <w:r w:rsidR="008D2ECE">
        <w:t xml:space="preserve">is an effective </w:t>
      </w:r>
      <w:r w:rsidR="001B5D99">
        <w:t>strategy</w:t>
      </w:r>
      <w:r w:rsidR="00B1371B">
        <w:t xml:space="preserve"> to determine the geological </w:t>
      </w:r>
      <w:r w:rsidR="003C1398">
        <w:t xml:space="preserve">origins </w:t>
      </w:r>
      <w:r w:rsidR="009F328C">
        <w:t>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r>
        <w:t>r</w:t>
      </w:r>
      <w:r w:rsidR="00FF2871">
        <w:t xml:space="preserve">ice, ICP-MS, Geographical </w:t>
      </w:r>
      <w:r w:rsidR="00E11BE9">
        <w:t>Indication</w:t>
      </w:r>
      <w:r w:rsidR="00FF2871">
        <w:t xml:space="preserve">, </w:t>
      </w:r>
      <w:r w:rsidR="00AA78B4">
        <w:t xml:space="preserve">machine learning, feature selection, </w:t>
      </w:r>
      <w:r w:rsidR="00E11BE9">
        <w:t xml:space="preserve">chemometrics </w:t>
      </w:r>
    </w:p>
    <w:p w14:paraId="61131577" w14:textId="71C1D90B" w:rsidR="00272AED" w:rsidRPr="0078663A" w:rsidRDefault="00C737A0" w:rsidP="0078663A">
      <w:pPr>
        <w:rPr>
          <w:b/>
        </w:rPr>
      </w:pPr>
      <w:r>
        <w:rPr>
          <w:b/>
        </w:rPr>
        <w:t>INTRODUCTION</w:t>
      </w:r>
      <w:r w:rsidRPr="0078663A">
        <w:rPr>
          <w:b/>
        </w:rPr>
        <w:t xml:space="preserve"> </w:t>
      </w:r>
    </w:p>
    <w:p w14:paraId="1CC1F170" w14:textId="3E1B8B77"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proofErr w:type="spellStart"/>
      <w:r w:rsidR="00D37121">
        <w:t>agroproducts</w:t>
      </w:r>
      <w:proofErr w:type="spellEnd"/>
      <w:r w:rsidR="00D37121">
        <w:t xml:space="preserve">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w:t>
      </w:r>
      <w:proofErr w:type="spellStart"/>
      <w:r w:rsidR="00866350">
        <w:t>MoA</w:t>
      </w:r>
      <w:proofErr w:type="spellEnd"/>
      <w:r w:rsidR="00866350">
        <w:t>)</w:t>
      </w:r>
      <w:r w:rsidR="00FD6AF8">
        <w:t xml:space="preserve">. </w:t>
      </w:r>
    </w:p>
    <w:p w14:paraId="3BF64723" w14:textId="4DD20368" w:rsidR="004B4BFE" w:rsidRDefault="00A3755C" w:rsidP="00212AD0">
      <w:pPr>
        <w:jc w:val="both"/>
      </w:pPr>
      <w:r>
        <w:t>Rice (</w:t>
      </w:r>
      <w:r w:rsidRPr="0078663A">
        <w:rPr>
          <w:i/>
        </w:rPr>
        <w:t xml:space="preserve">Oryza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lastRenderedPageBreak/>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 xml:space="preserve">living standard,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3E82D9F9"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 and </w:t>
      </w:r>
      <w:r w:rsidR="0064739E">
        <w:t>machine learning</w:t>
      </w:r>
      <w:r w:rsidR="00BB7243">
        <w:t xml:space="preserve"> (ML)</w:t>
      </w:r>
      <w:r w:rsidR="004E192E">
        <w:t xml:space="preserve"> techniques</w:t>
      </w:r>
      <w:r w:rsidR="009254ED">
        <w:t>,</w:t>
      </w:r>
      <w:r w:rsidR="00585BE7">
        <w:t xml:space="preserve"> </w:t>
      </w:r>
      <w:r w:rsidR="005C20E5">
        <w:t xml:space="preserve">have been </w:t>
      </w:r>
      <w:r w:rsidR="002E4F69">
        <w:t xml:space="preserve">vigorously </w:t>
      </w:r>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r w:rsidR="00025C21">
        <w:t xml:space="preserve">. </w:t>
      </w:r>
      <w:r w:rsidR="002E4F69">
        <w:t>ICP-MS is capable</w:t>
      </w:r>
      <w:r w:rsidR="00C700B0">
        <w:t xml:space="preserve"> of </w:t>
      </w:r>
      <w:r w:rsidR="00025C21">
        <w:t>simultaneously</w:t>
      </w:r>
      <w:r w:rsidR="005C20E5">
        <w:t xml:space="preserve"> </w:t>
      </w:r>
      <w:r w:rsidR="000A5605">
        <w:t>detect</w:t>
      </w:r>
      <w:r w:rsidR="00C700B0">
        <w:t>ing</w:t>
      </w:r>
      <w:r w:rsidR="000A5605">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r w:rsidR="008044A0">
        <w:t xml:space="preserve">MVA has been generally used to process and integrate data with large volume, in which principal component analysis (PCA) and linear discriminate analysis (LDA)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 xml:space="preserve">trend </w:t>
      </w:r>
      <w:r w:rsidR="003D3A85">
        <w:t>embedded in the dataset</w:t>
      </w:r>
      <w:r w:rsidR="00545E49">
        <w:fldChar w:fldCharType="begin" w:fldLock="1"/>
      </w:r>
      <w:r w:rsidR="00E95361">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15&lt;/sup&gt;","plainTextFormattedCitation":"15","previouslyFormattedCitation":"&lt;sup&gt;15&lt;/sup&gt;"},"properties":{"noteIndex":0},"schema":"https://github.com/citation-style-language/schema/raw/master/csl-citation.json"}</w:instrText>
      </w:r>
      <w:r w:rsidR="00545E49">
        <w:fldChar w:fldCharType="separate"/>
      </w:r>
      <w:r w:rsidR="00BB4083" w:rsidRPr="00BB4083">
        <w:rPr>
          <w:noProof/>
          <w:vertAlign w:val="superscript"/>
        </w:rPr>
        <w:t>15</w:t>
      </w:r>
      <w:r w:rsidR="00545E49">
        <w:fldChar w:fldCharType="end"/>
      </w:r>
      <w:r w:rsidR="003D3A85">
        <w:t xml:space="preserve">. </w:t>
      </w:r>
      <w:r w:rsidR="009E2E76" w:rsidRPr="001B40F0">
        <w:t>However,</w:t>
      </w:r>
      <w:r w:rsidR="009E2E76">
        <w:t xml:space="preserve"> </w:t>
      </w:r>
      <w:r w:rsidR="0024313A">
        <w:t>with</w:t>
      </w:r>
      <w:r w:rsidR="009E2E76" w:rsidRPr="00CD2EE0">
        <w:t xml:space="preserve"> the </w:t>
      </w:r>
      <w:r w:rsidR="004131DE">
        <w:t xml:space="preserve">increase of data </w:t>
      </w:r>
      <w:r w:rsidR="00F838CF">
        <w:t>complexity</w:t>
      </w:r>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r w:rsidR="00BA0A61">
        <w:t>very much desired</w:t>
      </w:r>
      <w:r w:rsidR="00FB1AF0">
        <w:fldChar w:fldCharType="begin" w:fldLock="1"/>
      </w:r>
      <w:r w:rsidR="00E95361">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eviouslyFormattedCitation":"&lt;sup&gt;16&lt;/sup&gt;"},"properties":{"noteIndex":0},"schema":"https://github.com/citation-style-language/schema/raw/master/csl-citation.json"}</w:instrText>
      </w:r>
      <w:r w:rsidR="00FB1AF0">
        <w:fldChar w:fldCharType="separate"/>
      </w:r>
      <w:r w:rsidR="00BB4083" w:rsidRPr="00BB4083">
        <w:rPr>
          <w:noProof/>
          <w:vertAlign w:val="superscript"/>
        </w:rPr>
        <w:t>16</w:t>
      </w:r>
      <w:r w:rsidR="00FB1AF0">
        <w:fldChar w:fldCharType="end"/>
      </w:r>
      <w:r w:rsidR="00990D19">
        <w:t>.</w:t>
      </w:r>
      <w:r w:rsidR="00BE44B5">
        <w:t xml:space="preserve"> </w:t>
      </w:r>
      <w:r w:rsidR="005656F4">
        <w:t xml:space="preserve">In the past decade, </w:t>
      </w:r>
      <w:r w:rsidR="00D70694">
        <w:t>ML</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E95361">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17&lt;/sup&gt;","plainTextFormattedCitation":"17","previouslyFormattedCitation":"&lt;sup&gt;17&lt;/sup&gt;"},"properties":{"noteIndex":0},"schema":"https://github.com/citation-style-language/schema/raw/master/csl-citation.json"}</w:instrText>
      </w:r>
      <w:r w:rsidR="00990D19">
        <w:fldChar w:fldCharType="separate"/>
      </w:r>
      <w:r w:rsidR="00BB4083" w:rsidRPr="00BB4083">
        <w:rPr>
          <w:noProof/>
          <w:vertAlign w:val="superscript"/>
        </w:rPr>
        <w:t>17</w:t>
      </w:r>
      <w:r w:rsidR="00990D19">
        <w:fldChar w:fldCharType="end"/>
      </w:r>
      <w:r w:rsidR="00DE0C97" w:rsidRPr="009A1A8C">
        <w:t>,</w:t>
      </w:r>
      <w:r w:rsidR="00DE0C97">
        <w:t xml:space="preserve"> </w:t>
      </w:r>
      <w:r w:rsidR="00C55A56">
        <w:t>biomedical</w:t>
      </w:r>
      <w:r w:rsidR="00C55A56">
        <w:fldChar w:fldCharType="begin" w:fldLock="1"/>
      </w:r>
      <w:r w:rsidR="00E95361">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18&lt;/sup&gt;","plainTextFormattedCitation":"18","previouslyFormattedCitation":"&lt;sup&gt;18&lt;/sup&gt;"},"properties":{"noteIndex":0},"schema":"https://github.com/citation-style-language/schema/raw/master/csl-citation.json"}</w:instrText>
      </w:r>
      <w:r w:rsidR="00C55A56">
        <w:fldChar w:fldCharType="separate"/>
      </w:r>
      <w:r w:rsidR="00BB4083" w:rsidRPr="00BB4083">
        <w:rPr>
          <w:noProof/>
          <w:vertAlign w:val="superscript"/>
        </w:rPr>
        <w:t>18</w:t>
      </w:r>
      <w:r w:rsidR="00C55A56">
        <w:fldChar w:fldCharType="end"/>
      </w:r>
      <w:r w:rsidR="00C55A56" w:rsidRPr="00767F9A">
        <w:rPr>
          <w:vertAlign w:val="superscript"/>
        </w:rPr>
        <w:t>,</w:t>
      </w:r>
      <w:r w:rsidR="00C55A56">
        <w:fldChar w:fldCharType="begin" w:fldLock="1"/>
      </w:r>
      <w:r w:rsidR="00E95361">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19&lt;/sup&gt;","plainTextFormattedCitation":"19","previouslyFormattedCitation":"&lt;sup&gt;19&lt;/sup&gt;"},"properties":{"noteIndex":0},"schema":"https://github.com/citation-style-language/schema/raw/master/csl-citation.json"}</w:instrText>
      </w:r>
      <w:r w:rsidR="00C55A56">
        <w:fldChar w:fldCharType="separate"/>
      </w:r>
      <w:r w:rsidR="00BB4083" w:rsidRPr="00BB4083">
        <w:rPr>
          <w:noProof/>
          <w:vertAlign w:val="superscript"/>
        </w:rPr>
        <w:t>19</w:t>
      </w:r>
      <w:r w:rsidR="00C55A56">
        <w:fldChar w:fldCharType="end"/>
      </w:r>
      <w:r w:rsidR="00767F9A">
        <w:t xml:space="preserve">, </w:t>
      </w:r>
      <w:r w:rsidR="00DE0C97">
        <w:t>astronomy</w:t>
      </w:r>
      <w:r w:rsidR="00990D19">
        <w:fldChar w:fldCharType="begin" w:fldLock="1"/>
      </w:r>
      <w:r w:rsidR="00E95361">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20&lt;/sup&gt;","plainTextFormattedCitation":"20","previouslyFormattedCitation":"&lt;sup&gt;20&lt;/sup&gt;"},"properties":{"noteIndex":0},"schema":"https://github.com/citation-style-language/schema/raw/master/csl-citation.json"}</w:instrText>
      </w:r>
      <w:r w:rsidR="00990D19">
        <w:fldChar w:fldCharType="separate"/>
      </w:r>
      <w:r w:rsidR="00BB4083" w:rsidRPr="00BB4083">
        <w:rPr>
          <w:noProof/>
          <w:vertAlign w:val="superscript"/>
        </w:rPr>
        <w:t>20</w:t>
      </w:r>
      <w:r w:rsidR="00990D19">
        <w:fldChar w:fldCharType="end"/>
      </w:r>
      <w:r w:rsidR="00DE0C97">
        <w:t xml:space="preserve"> and bioinformatics</w:t>
      </w:r>
      <w:r w:rsidR="00990D19">
        <w:fldChar w:fldCharType="begin" w:fldLock="1"/>
      </w:r>
      <w:r w:rsidR="00E95361">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21&lt;/sup&gt;","plainTextFormattedCitation":"21","previouslyFormattedCitation":"&lt;sup&gt;21&lt;/sup&gt;"},"properties":{"noteIndex":0},"schema":"https://github.com/citation-style-language/schema/raw/master/csl-citation.json"}</w:instrText>
      </w:r>
      <w:r w:rsidR="00990D19">
        <w:fldChar w:fldCharType="separate"/>
      </w:r>
      <w:r w:rsidR="00BB4083" w:rsidRPr="00BB4083">
        <w:rPr>
          <w:noProof/>
          <w:vertAlign w:val="superscript"/>
        </w:rPr>
        <w:t>21</w:t>
      </w:r>
      <w:r w:rsidR="00990D19">
        <w:fldChar w:fldCharType="end"/>
      </w:r>
      <w:r w:rsidR="008C7B44">
        <w:t>.</w:t>
      </w:r>
      <w:r w:rsidR="0054485B">
        <w:t xml:space="preserve"> </w:t>
      </w:r>
      <w:r w:rsidR="00CB1F76">
        <w:t xml:space="preserve">Yet </w:t>
      </w:r>
      <w:r w:rsidR="00CD662B">
        <w:t xml:space="preserve">so </w:t>
      </w:r>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r w:rsidR="00AE0B39" w:rsidRPr="00025C21">
        <w:t>geographical</w:t>
      </w:r>
      <w:r w:rsidR="0054485B">
        <w:t xml:space="preserve"> </w:t>
      </w:r>
      <w:r w:rsidR="00DE0C97">
        <w:t>authentication</w:t>
      </w:r>
      <w:r w:rsidR="005960CC">
        <w:fldChar w:fldCharType="begin" w:fldLock="1"/>
      </w:r>
      <w:r w:rsidR="00E95361">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12,22&lt;/sup&gt;","plainTextFormattedCitation":"12,22","previouslyFormattedCitation":"&lt;sup&gt;12,22&lt;/sup&gt;"},"properties":{"noteIndex":0},"schema":"https://github.com/citation-style-language/schema/raw/master/csl-citation.json"}</w:instrText>
      </w:r>
      <w:r w:rsidR="005960CC">
        <w:fldChar w:fldCharType="separate"/>
      </w:r>
      <w:r w:rsidR="00BB4083" w:rsidRPr="00BB4083">
        <w:rPr>
          <w:noProof/>
          <w:vertAlign w:val="superscript"/>
        </w:rPr>
        <w:t>12,22</w:t>
      </w:r>
      <w:r w:rsidR="005960CC">
        <w:fldChar w:fldCharType="end"/>
      </w:r>
      <w:r w:rsidR="00AE0B39">
        <w:t>.</w:t>
      </w:r>
      <w:r w:rsidR="004819FD">
        <w:t xml:space="preserve"> </w:t>
      </w:r>
    </w:p>
    <w:p w14:paraId="71574BB1" w14:textId="0BDB31AD"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foresee (</w:t>
      </w:r>
      <w:r w:rsidR="00A47F9D">
        <w:t>RF</w:t>
      </w:r>
      <w:r w:rsidR="00A9146A">
        <w:t>)</w:t>
      </w:r>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there</w:t>
      </w:r>
      <w:r w:rsidR="00A67727">
        <w:t>by</w:t>
      </w:r>
      <w:r w:rsidR="00A47F9D">
        <w:t xml:space="preserve"> </w:t>
      </w:r>
      <w:r w:rsidR="008B3A2C">
        <w:t xml:space="preserve">to </w:t>
      </w:r>
      <w:r w:rsidR="00A47F9D">
        <w:t xml:space="preserve">construct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r w:rsidR="00D36E86">
        <w:t xml:space="preserve"> </w:t>
      </w:r>
      <w:r w:rsidR="009D4B6C">
        <w:t xml:space="preserve">differentiation </w:t>
      </w:r>
      <w:r w:rsidR="00D36E86">
        <w:t xml:space="preserve">between GI </w:t>
      </w:r>
      <w:proofErr w:type="spellStart"/>
      <w:r w:rsidR="00D36E86">
        <w:t>rices</w:t>
      </w:r>
      <w:proofErr w:type="spellEnd"/>
      <w:r w:rsidR="00D36E86">
        <w:t xml:space="preserv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86EEB1D"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0" w:name="_Hlk33081678"/>
      <w:r w:rsidR="004F53B7">
        <w:t>China</w:t>
      </w:r>
      <w:bookmarkEnd w:id="0"/>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r w:rsidR="00D436A9">
        <w:t xml:space="preserve">these </w:t>
      </w:r>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r w:rsidR="00D436A9">
        <w:t xml:space="preserve">the </w:t>
      </w:r>
      <w:r w:rsidR="00AE7FA1">
        <w:t>samples</w:t>
      </w:r>
      <w:r w:rsidR="00B11BAB">
        <w:t xml:space="preserve"> </w:t>
      </w:r>
      <w:r w:rsidR="00204D4E">
        <w:t xml:space="preserve">is </w:t>
      </w:r>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C0C6F">
      <w:pPr>
        <w:jc w:val="center"/>
      </w:pPr>
      <w:r>
        <w:rPr>
          <w:noProof/>
        </w:rPr>
        <w:lastRenderedPageBreak/>
        <w:drawing>
          <wp:inline distT="0" distB="0" distL="0" distR="0" wp14:anchorId="55F07B24" wp14:editId="717B8264">
            <wp:extent cx="3575543" cy="2777924"/>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0037" cy="2781416"/>
                    </a:xfrm>
                    <a:prstGeom prst="rect">
                      <a:avLst/>
                    </a:prstGeom>
                    <a:noFill/>
                    <a:ln>
                      <a:noFill/>
                    </a:ln>
                  </pic:spPr>
                </pic:pic>
              </a:graphicData>
            </a:graphic>
          </wp:inline>
        </w:drawing>
      </w:r>
    </w:p>
    <w:p w14:paraId="49F2AA46" w14:textId="791DD11B" w:rsidR="00D436A9" w:rsidRPr="00D436A9" w:rsidRDefault="00D436A9" w:rsidP="00D436A9">
      <w:r w:rsidRPr="00510289">
        <w:t>Fig.1.</w:t>
      </w:r>
      <w:r>
        <w:t xml:space="preserve"> 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w:t>
      </w:r>
      <w:r w:rsidR="00204D4E">
        <w:t xml:space="preserve">in </w:t>
      </w:r>
      <w:r w:rsidRPr="00510289">
        <w:t>China</w:t>
      </w:r>
      <w:r>
        <w:t xml:space="preserve"> with </w:t>
      </w:r>
      <w:r>
        <w:rPr>
          <w:rFonts w:hint="eastAsia"/>
        </w:rPr>
        <w:t>corresponding</w:t>
      </w:r>
      <w:r>
        <w:t xml:space="preserve"> sample size.</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126FF163"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Milli-Q system </w:t>
      </w:r>
      <w:r w:rsidR="0051154E" w:rsidRPr="006E0B82">
        <w:t>(Millipore, MA, USA)</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r w:rsidR="001E102F">
        <w:t xml:space="preserve"> </w:t>
      </w:r>
      <w:r w:rsidR="0015204D">
        <w:t xml:space="preserve">and standard solutions of </w:t>
      </w:r>
      <w:r w:rsidR="002067BE" w:rsidRPr="009C502C">
        <w:rPr>
          <w:vertAlign w:val="superscript"/>
        </w:rPr>
        <w:t>45</w:t>
      </w:r>
      <w:r w:rsidR="00633DA6" w:rsidRPr="004B5336">
        <w:t>Sc (part# 5190-8578)</w:t>
      </w:r>
      <w:r w:rsidR="003A2E69">
        <w:t xml:space="preserve"> and </w:t>
      </w:r>
      <w:r w:rsidR="003A2E69" w:rsidRPr="00C474D8">
        <w:rPr>
          <w:vertAlign w:val="superscript"/>
        </w:rPr>
        <w:t>103</w:t>
      </w:r>
      <w:r w:rsidR="003A2E69" w:rsidRPr="004B5336">
        <w:t>Rh (part# 8500-6945)</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certified reference material 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5D11781C"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w:t>
      </w:r>
      <w:proofErr w:type="spellStart"/>
      <w:r w:rsidR="00D40089" w:rsidRPr="00172A08">
        <w:t>Paar</w:t>
      </w:r>
      <w:proofErr w:type="spellEnd"/>
      <w:r w:rsidR="00D40089" w:rsidRPr="00172A08">
        <w:t xml:space="preserve">,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15204D">
        <w:t xml:space="preserve">deionized </w:t>
      </w:r>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37C23649" w14:textId="0CC7AC58" w:rsidR="003D2DFE" w:rsidRPr="003D2DFE"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r w:rsidR="00BE5474">
        <w:t>published method</w:t>
      </w:r>
      <w:r w:rsidR="00F46157" w:rsidRPr="004B5336">
        <w:fldChar w:fldCharType="begin" w:fldLock="1"/>
      </w:r>
      <w:r w:rsidR="00E95361">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23&lt;/sup&gt;","plainTextFormattedCitation":"23","previouslyFormattedCitation":"&lt;sup&gt;23&lt;/sup&gt;"},"properties":{"noteIndex":0},"schema":"https://github.com/citation-style-language/schema/raw/master/csl-citation.json"}</w:instrText>
      </w:r>
      <w:r w:rsidR="00F46157" w:rsidRPr="004B5336">
        <w:fldChar w:fldCharType="separate"/>
      </w:r>
      <w:r w:rsidR="00BB4083" w:rsidRPr="00BB4083">
        <w:rPr>
          <w:noProof/>
          <w:vertAlign w:val="superscript"/>
        </w:rPr>
        <w:t>23</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r w:rsidR="0008133B">
        <w:t xml:space="preserve">. Briefly, </w:t>
      </w:r>
      <w:r w:rsidR="00BF0812">
        <w:t>under the helium tune mode, the plasma parameters were 1550 W</w:t>
      </w:r>
      <w:r w:rsidR="00E43A23">
        <w:t xml:space="preserve"> </w:t>
      </w:r>
      <w:r w:rsidR="00677AF4">
        <w:t>radio frequency</w:t>
      </w:r>
      <w:r w:rsidR="00E43A23">
        <w:t xml:space="preserve"> power, 8 mm sampling depth and 1.16 </w:t>
      </w:r>
      <w:r w:rsidR="00A93F96">
        <w:t>L</w:t>
      </w:r>
      <w:r w:rsidR="00A93F96">
        <w:rPr>
          <w:rFonts w:cstheme="minorHAnsi"/>
        </w:rPr>
        <w:t>·</w:t>
      </w:r>
      <w:r w:rsidR="00A93F96">
        <w:t>min</w:t>
      </w:r>
      <w:r w:rsidR="00A93F96" w:rsidRPr="00D324EE">
        <w:rPr>
          <w:vertAlign w:val="superscript"/>
        </w:rPr>
        <w:t>-1</w:t>
      </w:r>
      <w:r w:rsidR="00A93F96">
        <w:t xml:space="preserve"> carrier gas flow (Argon). Cell gas (</w:t>
      </w:r>
      <w:r w:rsidR="00677AF4">
        <w:rPr>
          <w:rFonts w:hint="eastAsia"/>
        </w:rPr>
        <w:t>h</w:t>
      </w:r>
      <w:r w:rsidR="00A93F96">
        <w:t>elium) flow of 5.0</w:t>
      </w:r>
      <w:r w:rsidR="00A93F96" w:rsidRPr="006855E5">
        <w:t xml:space="preserve"> </w:t>
      </w:r>
      <w:r w:rsidR="00A93F96">
        <w:t>mL</w:t>
      </w:r>
      <w:r w:rsidR="00A93F96">
        <w:rPr>
          <w:rFonts w:cstheme="minorHAnsi"/>
        </w:rPr>
        <w:t>·</w:t>
      </w:r>
      <w:r w:rsidR="00A93F96">
        <w:t>min</w:t>
      </w:r>
      <w:r w:rsidR="00A93F96" w:rsidRPr="006E66FC">
        <w:rPr>
          <w:vertAlign w:val="superscript"/>
        </w:rPr>
        <w:t>-1</w:t>
      </w:r>
      <w:r w:rsidR="00A93F96">
        <w:rPr>
          <w:vertAlign w:val="superscript"/>
        </w:rPr>
        <w:t xml:space="preserve"> </w:t>
      </w:r>
      <w:r w:rsidR="00A93F96">
        <w:t>was also applied.</w:t>
      </w:r>
      <w:r w:rsidR="00030D97" w:rsidRPr="004B5336">
        <w:t xml:space="preserve"> </w:t>
      </w:r>
      <w:r w:rsidR="0073005B">
        <w:t xml:space="preserve">The calibration </w:t>
      </w:r>
      <w:r w:rsidR="00700C36">
        <w:t>solution</w:t>
      </w:r>
      <w:r w:rsidR="0073005B">
        <w:t xml:space="preserve"> was prepared by mixing </w:t>
      </w:r>
      <w:r w:rsidR="00117248">
        <w:lastRenderedPageBreak/>
        <w:t xml:space="preserve">and </w:t>
      </w:r>
      <w:commentRangeStart w:id="1"/>
      <w:commentRangeStart w:id="2"/>
      <w:r w:rsidR="00117248">
        <w:t>diluting</w:t>
      </w:r>
      <w:commentRangeEnd w:id="1"/>
      <w:r w:rsidR="00700C36">
        <w:rPr>
          <w:rStyle w:val="CommentReference"/>
        </w:rPr>
        <w:commentReference w:id="1"/>
      </w:r>
      <w:commentRangeEnd w:id="2"/>
      <w:r w:rsidR="00D401E6">
        <w:rPr>
          <w:rStyle w:val="CommentReference"/>
        </w:rPr>
        <w:commentReference w:id="2"/>
      </w:r>
      <w:r w:rsidR="00117248">
        <w:t xml:space="preserve"> </w:t>
      </w:r>
      <w:r w:rsidR="00E46609">
        <w:t xml:space="preserve">the standards </w:t>
      </w:r>
      <w:r w:rsidR="00700C36">
        <w:t>mentioned</w:t>
      </w:r>
      <w:r w:rsidR="00350CCB">
        <w:t xml:space="preserve"> in previous section (except for </w:t>
      </w:r>
      <w:r w:rsidR="00350CCB" w:rsidRPr="00C474D8">
        <w:rPr>
          <w:vertAlign w:val="superscript"/>
        </w:rPr>
        <w:t>103</w:t>
      </w:r>
      <w:r w:rsidR="00350CCB" w:rsidRPr="004B5336">
        <w:t>Rh</w:t>
      </w:r>
      <w:r w:rsidR="00350CCB">
        <w:t>). A diluted</w:t>
      </w:r>
      <w:r w:rsidR="007268BE">
        <w:t xml:space="preserve"> </w:t>
      </w:r>
      <w:r w:rsidR="00BE22C8" w:rsidRPr="00C474D8">
        <w:rPr>
          <w:vertAlign w:val="superscript"/>
        </w:rPr>
        <w:t>103</w:t>
      </w:r>
      <w:r w:rsidR="00BE22C8" w:rsidRPr="004B5336">
        <w:t>Rh</w:t>
      </w:r>
      <w:r w:rsidR="00BE22C8" w:rsidRPr="00BE22C8">
        <w:t xml:space="preserve"> </w:t>
      </w:r>
      <w:r w:rsidR="007268BE">
        <w:t xml:space="preserve">standard </w:t>
      </w:r>
      <w:r w:rsidR="0077244B">
        <w:t xml:space="preserve">solution </w:t>
      </w:r>
      <w:r w:rsidR="00350CCB">
        <w:t xml:space="preserve">(1 </w:t>
      </w:r>
      <w:r w:rsidR="00B258D2">
        <w:t>mg</w:t>
      </w:r>
      <w:r w:rsidR="00B258D2">
        <w:rPr>
          <w:rFonts w:cstheme="minorHAnsi"/>
        </w:rPr>
        <w:t>·</w:t>
      </w:r>
      <w:r w:rsidR="00B258D2">
        <w:t>L</w:t>
      </w:r>
      <w:r w:rsidR="00B258D2" w:rsidRPr="006E66FC">
        <w:rPr>
          <w:vertAlign w:val="superscript"/>
        </w:rPr>
        <w:t>-1</w:t>
      </w:r>
      <w:r w:rsidR="00350CCB">
        <w:t>)</w:t>
      </w:r>
      <w:r w:rsidR="007268BE">
        <w:t xml:space="preserve"> </w:t>
      </w:r>
      <w:r w:rsidR="00BE22C8" w:rsidRPr="00BE22C8">
        <w:t xml:space="preserve">was </w:t>
      </w:r>
      <w:r w:rsidR="00A45783">
        <w:t xml:space="preserve">mixed with </w:t>
      </w:r>
      <w:r w:rsidR="00700C36">
        <w:t xml:space="preserve">the </w:t>
      </w:r>
      <w:r w:rsidR="00A45783">
        <w:t>sample stream</w:t>
      </w:r>
      <w:r w:rsidR="007268BE">
        <w:t>,</w:t>
      </w:r>
      <w:r w:rsidR="00BE22C8" w:rsidRPr="00BE22C8">
        <w:t xml:space="preserve"> to correct matrix effects and</w:t>
      </w:r>
      <w:r w:rsidR="007268BE">
        <w:t xml:space="preserve"> </w:t>
      </w:r>
      <w:r w:rsidR="00BE22C8" w:rsidRPr="00BE22C8">
        <w:t xml:space="preserve">compensate for </w:t>
      </w:r>
      <w:r w:rsidR="007268BE">
        <w:t xml:space="preserve">the </w:t>
      </w:r>
      <w:r w:rsidR="00BE22C8" w:rsidRPr="00BE22C8">
        <w:t xml:space="preserve">possible </w:t>
      </w:r>
      <w:r w:rsidR="00B629D4">
        <w:t xml:space="preserve">instrumental </w:t>
      </w:r>
      <w:r w:rsidR="00BE22C8" w:rsidRPr="00BE22C8">
        <w:t>deviations.</w:t>
      </w:r>
      <w:r w:rsidR="003B03AA">
        <w:t xml:space="preserve"> </w:t>
      </w:r>
      <w:r w:rsidR="00450A89">
        <w:t xml:space="preserve">The accuracy of analysis was verified by analyzing the </w:t>
      </w:r>
      <w:r w:rsidR="003B19E6">
        <w:t xml:space="preserve">rice flour </w:t>
      </w:r>
      <w:r w:rsidR="00C30212" w:rsidRPr="006E0B82">
        <w:t>certified reference material</w:t>
      </w:r>
      <w:r w:rsidR="00C30212">
        <w:t xml:space="preserve"> </w:t>
      </w:r>
      <w:r w:rsidR="00852D8B">
        <w:t xml:space="preserve">once </w:t>
      </w:r>
      <w:r w:rsidR="0077244B">
        <w:t xml:space="preserve">every </w:t>
      </w:r>
      <w:r w:rsidR="00884F9C">
        <w:t>ten</w:t>
      </w:r>
      <w:r w:rsidR="0077244B">
        <w:t xml:space="preserve"> samples</w:t>
      </w:r>
      <w:r w:rsidR="00327F90">
        <w:t>.</w:t>
      </w:r>
      <w:r>
        <w:t xml:space="preserve"> </w:t>
      </w:r>
      <w:r w:rsidR="002A7EDB">
        <w:t>Each</w:t>
      </w:r>
      <w:r w:rsidR="00062DF1">
        <w:t xml:space="preserve"> 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681501A1" w:rsidR="00B60385" w:rsidRDefault="00257573" w:rsidP="00381A0F">
      <w:pPr>
        <w:jc w:val="both"/>
      </w:pPr>
      <w:r>
        <w:t xml:space="preserve">To </w:t>
      </w:r>
      <w:r w:rsidR="00A23ABE">
        <w:t xml:space="preserve">preliminarily evaluate the concentrations </w:t>
      </w:r>
      <w:r>
        <w:t xml:space="preserve">of </w:t>
      </w:r>
      <w:r w:rsidR="00A23ABE">
        <w:t xml:space="preserve">the </w:t>
      </w:r>
      <w:r w:rsidR="006D2B1D">
        <w:t xml:space="preserve">30 </w:t>
      </w:r>
      <w:r>
        <w:t>elements</w:t>
      </w:r>
      <w:r w:rsidR="00A23ABE">
        <w:t xml:space="preserve"> in each </w:t>
      </w:r>
      <w:r>
        <w:t xml:space="preserve">GI rice sample,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r w:rsidR="00156A7A">
        <w:t xml:space="preserve"> respectively</w:t>
      </w:r>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E95361">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24&lt;/sup&gt;","plainTextFormattedCitation":"24","previouslyFormattedCitation":"&lt;sup&gt;24&lt;/sup&gt;"},"properties":{"noteIndex":0},"schema":"https://github.com/citation-style-language/schema/raw/master/csl-citation.json"}</w:instrText>
      </w:r>
      <w:r w:rsidR="00FB5602" w:rsidRPr="00F15929">
        <w:fldChar w:fldCharType="separate"/>
      </w:r>
      <w:r w:rsidR="00BB4083" w:rsidRPr="00BB4083">
        <w:rPr>
          <w:noProof/>
          <w:vertAlign w:val="superscript"/>
        </w:rPr>
        <w:t>24</w:t>
      </w:r>
      <w:r w:rsidR="00FB5602" w:rsidRPr="00F15929">
        <w:fldChar w:fldCharType="end"/>
      </w:r>
      <w:r w:rsidR="009C6F92">
        <w:t>,</w:t>
      </w:r>
      <w:r w:rsidR="00FB5602" w:rsidRPr="00F15929">
        <w:t xml:space="preserve"> and it is made of a</w:t>
      </w:r>
      <w:r w:rsidR="00FB5602">
        <w:t xml:space="preserve">n ensemble of </w:t>
      </w:r>
      <w:r w:rsidR="00FB5602" w:rsidRPr="00F15929">
        <w:t>decision trees which are generated from original dataset using bootstrap partition</w:t>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rsidR="00FB5602" w:rsidRPr="00572C70">
        <w:t xml:space="preserve"> </w:t>
      </w:r>
      <w:r w:rsidR="00156A7A">
        <w:t xml:space="preserve">thus to find </w:t>
      </w:r>
      <w:r w:rsidR="00FB5602" w:rsidRPr="00572C70">
        <w:t xml:space="preserve">a hyperplane that could separate different </w:t>
      </w:r>
      <w:r w:rsidR="00FB5602" w:rsidRPr="00733E0F">
        <w:t>classes</w:t>
      </w:r>
      <w:r w:rsidR="00FB5602" w:rsidRPr="003254E9">
        <w:fldChar w:fldCharType="begin" w:fldLock="1"/>
      </w:r>
      <w:r w:rsidR="00E95361">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25&lt;/sup&gt;","plainTextFormattedCitation":"25","previouslyFormattedCitation":"&lt;sup&gt;25&lt;/sup&gt;"},"properties":{"noteIndex":0},"schema":"https://github.com/citation-style-language/schema/raw/master/csl-citation.json"}</w:instrText>
      </w:r>
      <w:r w:rsidR="00FB5602" w:rsidRPr="003254E9">
        <w:fldChar w:fldCharType="separate"/>
      </w:r>
      <w:r w:rsidR="00BB4083" w:rsidRPr="00BB4083">
        <w:rPr>
          <w:noProof/>
          <w:vertAlign w:val="superscript"/>
        </w:rPr>
        <w:t>25</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 xml:space="preserve">identify pertinent features while </w:t>
      </w:r>
      <w:r w:rsidR="009C1A19">
        <w:t xml:space="preserve">discard </w:t>
      </w:r>
      <w:r w:rsidR="00BC1A70">
        <w:t xml:space="preserve">irrelevant ones </w:t>
      </w:r>
      <w:r w:rsidR="0092565E">
        <w:t xml:space="preserve">that </w:t>
      </w:r>
      <w:r w:rsidR="00BC1A70">
        <w:t xml:space="preserve">are not informative </w:t>
      </w:r>
      <w:r w:rsidR="00430306">
        <w:t>but contribute to the overall dimensionality of the problem space</w:t>
      </w:r>
      <w:r w:rsidR="0064762E">
        <w:fldChar w:fldCharType="begin" w:fldLock="1"/>
      </w:r>
      <w:r w:rsidR="00E95361">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26&lt;/sup&gt;","plainTextFormattedCitation":"26","previouslyFormattedCitation":"&lt;sup&gt;26&lt;/sup&gt;"},"properties":{"noteIndex":0},"schema":"https://github.com/citation-style-language/schema/raw/master/csl-citation.json"}</w:instrText>
      </w:r>
      <w:r w:rsidR="0064762E">
        <w:fldChar w:fldCharType="separate"/>
      </w:r>
      <w:r w:rsidR="00BB4083" w:rsidRPr="00BB4083">
        <w:rPr>
          <w:noProof/>
          <w:vertAlign w:val="superscript"/>
        </w:rPr>
        <w:t>26</w:t>
      </w:r>
      <w:r w:rsidR="0064762E">
        <w:fldChar w:fldCharType="end"/>
      </w:r>
      <w:r w:rsidR="0064762E">
        <w:t xml:space="preserve">. </w:t>
      </w:r>
      <w:r w:rsidR="009276B3">
        <w:t xml:space="preserve">In </w:t>
      </w:r>
      <w:r w:rsidR="00436340">
        <w:rPr>
          <w:rFonts w:hint="eastAsia"/>
        </w:rPr>
        <w:t>this</w:t>
      </w:r>
      <w:r w:rsidR="009276B3">
        <w:t xml:space="preserve"> study, </w:t>
      </w:r>
      <w:r w:rsidR="00DB0D7A" w:rsidRPr="00BA0445">
        <w:t>Relief</w:t>
      </w:r>
      <w:r w:rsidR="00DB0D7A">
        <w:t>F</w:t>
      </w:r>
      <w:r w:rsidR="00DB0D7A">
        <w:fldChar w:fldCharType="begin" w:fldLock="1"/>
      </w:r>
      <w:r w:rsidR="00E95361">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27,28&lt;/sup&gt;","plainTextFormattedCitation":"27,28","previouslyFormattedCitation":"&lt;sup&gt;27,28&lt;/sup&gt;"},"properties":{"noteIndex":0},"schema":"https://github.com/citation-style-language/schema/raw/master/csl-citation.json"}</w:instrText>
      </w:r>
      <w:r w:rsidR="00DB0D7A">
        <w:fldChar w:fldCharType="separate"/>
      </w:r>
      <w:r w:rsidR="00BB4083" w:rsidRPr="00BB4083">
        <w:rPr>
          <w:noProof/>
          <w:vertAlign w:val="superscript"/>
        </w:rPr>
        <w:t>27,28</w:t>
      </w:r>
      <w:r w:rsidR="00DB0D7A">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 xml:space="preserve">the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fldChar w:fldCharType="begin" w:fldLock="1"/>
      </w:r>
      <w:r w:rsidR="00E95361">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28&lt;/sup&gt;","plainTextFormattedCitation":"28","previouslyFormattedCitation":"&lt;sup&gt;28&lt;/sup&gt;"},"properties":{"noteIndex":0},"schema":"https://github.com/citation-style-language/schema/raw/master/csl-citation.json"}</w:instrText>
      </w:r>
      <w:r w:rsidR="009416B6">
        <w:fldChar w:fldCharType="separate"/>
      </w:r>
      <w:r w:rsidR="00BB4083" w:rsidRPr="00BB4083">
        <w:rPr>
          <w:noProof/>
          <w:vertAlign w:val="superscript"/>
        </w:rPr>
        <w:t>28</w:t>
      </w:r>
      <w:r w:rsidR="009416B6">
        <w:fldChar w:fldCharType="end"/>
      </w:r>
      <w:r w:rsidR="009416B6" w:rsidRPr="00733E0F">
        <w:t>.</w:t>
      </w:r>
      <w:r w:rsidR="00FE227B" w:rsidRPr="00D164C7">
        <w:t>Fig. 2</w:t>
      </w:r>
      <w:r w:rsidR="00DF4FDF">
        <w:t xml:space="preserve"> </w:t>
      </w:r>
      <w:r w:rsidR="00C337B3">
        <w:t xml:space="preserve">shows </w:t>
      </w:r>
      <w:r w:rsidR="00FE227B" w:rsidRPr="00763AE6">
        <w:t xml:space="preserve">the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rsidR="00B43599">
        <w:t xml:space="preserve">: </w:t>
      </w:r>
    </w:p>
    <w:p w14:paraId="50BFA3EF" w14:textId="4CE61DFD" w:rsidR="00B60385" w:rsidRDefault="00451F25" w:rsidP="00FF49F3">
      <w:pPr>
        <w:pStyle w:val="ListParagraph"/>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split</w:t>
      </w:r>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E1545F">
        <w:t xml:space="preserve">sample number: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number: </w:t>
      </w:r>
      <w:r w:rsidR="003F0340">
        <w:t>27)</w:t>
      </w:r>
      <w:r w:rsidR="003F0340" w:rsidRPr="00B95CEE">
        <w:t xml:space="preserve"> </w:t>
      </w:r>
      <w:r w:rsidR="003F0340" w:rsidRPr="007C7D51">
        <w:t>in a stratified fashion</w:t>
      </w:r>
      <w:r w:rsidR="003F0340">
        <w:t xml:space="preserve"> (80:20). </w:t>
      </w:r>
    </w:p>
    <w:p w14:paraId="02798C4D" w14:textId="04DA07D5" w:rsidR="00255BD0" w:rsidRDefault="003F0340" w:rsidP="002D1584">
      <w:pPr>
        <w:pStyle w:val="ListParagraph"/>
        <w:numPr>
          <w:ilvl w:val="3"/>
          <w:numId w:val="22"/>
        </w:numPr>
        <w:ind w:firstLineChars="0"/>
        <w:jc w:val="both"/>
      </w:pPr>
      <w:r w:rsidRPr="00763AE6">
        <w:t xml:space="preserve">The </w:t>
      </w:r>
      <w:proofErr w:type="spellStart"/>
      <w:r w:rsidR="0006244D" w:rsidRPr="00BA0445">
        <w:t>Relief</w:t>
      </w:r>
      <w:r w:rsidR="0006244D">
        <w:t>F</w:t>
      </w:r>
      <w:proofErr w:type="spellEnd"/>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r w:rsidR="008067E5">
        <w:t xml:space="preserve">differentiation </w:t>
      </w:r>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E95361">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29&lt;/sup&gt;","plainTextFormattedCitation":"29","previouslyFormattedCitation":"&lt;sup&gt;29&lt;/sup&gt;"},"properties":{"noteIndex":0},"schema":"https://github.com/citation-style-language/schema/raw/master/csl-citation.json"}</w:instrText>
      </w:r>
      <w:r w:rsidR="000C7C88">
        <w:fldChar w:fldCharType="separate"/>
      </w:r>
      <w:r w:rsidR="00BB4083" w:rsidRPr="00BB4083">
        <w:rPr>
          <w:noProof/>
          <w:vertAlign w:val="superscript"/>
        </w:rPr>
        <w:t>29</w:t>
      </w:r>
      <w:r w:rsidR="000C7C88">
        <w:fldChar w:fldCharType="end"/>
      </w:r>
      <w:r w:rsidR="00A41F55">
        <w:t xml:space="preserve"> was </w:t>
      </w:r>
      <w:r w:rsidR="00AB761A">
        <w:t>conducted</w:t>
      </w:r>
      <w:r w:rsidR="0047294F">
        <w:t xml:space="preserve"> </w:t>
      </w:r>
      <w:r w:rsidR="0067621E">
        <w:rPr>
          <w:rFonts w:hint="eastAsia"/>
        </w:rPr>
        <w:t>along</w:t>
      </w:r>
      <w:r w:rsidR="0067621E">
        <w:t xml:space="preserve"> with hyperparameter tuning</w:t>
      </w:r>
      <w:r w:rsidR="007571CD">
        <w:t xml:space="preserve"> (gri</w:t>
      </w:r>
      <w:r w:rsidR="0011365A">
        <w:t>d-search</w:t>
      </w:r>
      <w:r w:rsidR="007571CD">
        <w:t>)</w:t>
      </w:r>
      <w:r w:rsidR="0067621E">
        <w:t xml:space="preserve">. </w:t>
      </w:r>
      <w:r w:rsidR="008C4B9C">
        <w:t>After a 10-fold cross-validation</w:t>
      </w:r>
      <w:r w:rsidR="0067621E">
        <w:t>, the</w:t>
      </w:r>
      <w:r w:rsidR="00FB0D10">
        <w:t xml:space="preserve"> </w:t>
      </w:r>
      <w:r w:rsidR="00C95FB8">
        <w:t xml:space="preserve">best </w:t>
      </w:r>
      <w:r w:rsidR="00684B99">
        <w:t>combination</w:t>
      </w:r>
      <w:r w:rsidR="008C4B9C">
        <w:t>s</w:t>
      </w:r>
      <w:r w:rsidR="00684B99">
        <w:t xml:space="preserve"> of </w:t>
      </w:r>
      <w:r w:rsidR="00C95FB8">
        <w:t xml:space="preserve">feature subsets </w:t>
      </w:r>
      <w:r w:rsidR="000302C9">
        <w:t xml:space="preserve">and </w:t>
      </w:r>
      <w:r w:rsidR="00C95FB8">
        <w:t>hyperpara</w:t>
      </w:r>
      <w:r w:rsidR="009D271D">
        <w:t>meters</w:t>
      </w:r>
      <w:r w:rsidR="00950177">
        <w:t xml:space="preserve"> </w:t>
      </w:r>
      <w:r w:rsidR="00A14F9C">
        <w:t>were used to</w:t>
      </w:r>
      <w:r w:rsidR="00545CC4">
        <w:t xml:space="preserve"> construct optimal </w:t>
      </w:r>
      <w:r w:rsidR="00442F9D">
        <w:t>classifiers</w:t>
      </w:r>
      <w:r w:rsidR="00545CC4">
        <w:t>.</w:t>
      </w:r>
      <w:r w:rsidR="00315719">
        <w:t xml:space="preserve"> </w:t>
      </w:r>
      <w:r w:rsidR="001F1138">
        <w:t>The tested hyperparameters are</w:t>
      </w:r>
      <w:r w:rsidR="00683A38">
        <w:t xml:space="preserve"> shown in</w:t>
      </w:r>
      <w:r w:rsidR="00545CC4">
        <w:t xml:space="preserve"> </w:t>
      </w:r>
      <w:r w:rsidR="0047294F">
        <w:t xml:space="preserve">Table </w:t>
      </w:r>
      <w:r w:rsidR="00436340">
        <w:t>1</w:t>
      </w:r>
      <w:r w:rsidR="00683A38">
        <w:t>.</w:t>
      </w:r>
    </w:p>
    <w:p w14:paraId="4FBBE73C" w14:textId="18D5F2BA" w:rsidR="002D1584" w:rsidRPr="002D1584" w:rsidRDefault="002D1584" w:rsidP="002D1584">
      <w:pPr>
        <w:ind w:left="358"/>
        <w:jc w:val="both"/>
      </w:pPr>
      <w:r>
        <w:rPr>
          <w:rFonts w:hint="eastAsia"/>
        </w:rPr>
        <w:t>T</w:t>
      </w:r>
      <w:r>
        <w:t>able 1. Ranges of hyperparameters tested during model training.</w:t>
      </w:r>
    </w:p>
    <w:tbl>
      <w:tblPr>
        <w:tblW w:w="9692" w:type="dxa"/>
        <w:tblLook w:val="04A0" w:firstRow="1" w:lastRow="0" w:firstColumn="1" w:lastColumn="0" w:noHBand="0" w:noVBand="1"/>
      </w:tblPr>
      <w:tblGrid>
        <w:gridCol w:w="1932"/>
        <w:gridCol w:w="5100"/>
        <w:gridCol w:w="2660"/>
      </w:tblGrid>
      <w:tr w:rsidR="002D1584" w:rsidRPr="00054E37" w14:paraId="6E6609D0" w14:textId="77777777" w:rsidTr="002D1584">
        <w:trPr>
          <w:trHeight w:val="315"/>
        </w:trPr>
        <w:tc>
          <w:tcPr>
            <w:tcW w:w="1932" w:type="dxa"/>
            <w:tcBorders>
              <w:top w:val="single" w:sz="18" w:space="0" w:color="auto"/>
              <w:left w:val="nil"/>
              <w:bottom w:val="single" w:sz="8" w:space="0" w:color="auto"/>
              <w:right w:val="nil"/>
            </w:tcBorders>
            <w:shd w:val="clear" w:color="auto" w:fill="auto"/>
            <w:noWrap/>
            <w:vAlign w:val="bottom"/>
            <w:hideMark/>
          </w:tcPr>
          <w:p w14:paraId="76A2BA3E" w14:textId="77777777" w:rsidR="002D1584" w:rsidRPr="00054E37" w:rsidRDefault="002D1584" w:rsidP="00A9445A">
            <w:pPr>
              <w:spacing w:after="0" w:line="240" w:lineRule="auto"/>
              <w:rPr>
                <w:rFonts w:ascii="Calibri" w:eastAsia="Times New Roman" w:hAnsi="Calibri" w:cs="Calibri"/>
                <w:color w:val="000000"/>
                <w:sz w:val="24"/>
                <w:szCs w:val="24"/>
              </w:rPr>
            </w:pPr>
            <w:r w:rsidRPr="00054E37">
              <w:rPr>
                <w:rFonts w:ascii="Calibri" w:eastAsia="Times New Roman" w:hAnsi="Calibri" w:cs="Calibri"/>
                <w:color w:val="000000"/>
                <w:sz w:val="24"/>
                <w:szCs w:val="24"/>
              </w:rPr>
              <w:t>Hyp</w:t>
            </w:r>
            <w:r>
              <w:rPr>
                <w:rFonts w:ascii="Calibri" w:eastAsia="Times New Roman" w:hAnsi="Calibri" w:cs="Calibri"/>
                <w:color w:val="000000"/>
                <w:sz w:val="24"/>
                <w:szCs w:val="24"/>
              </w:rPr>
              <w:t>erp</w:t>
            </w:r>
            <w:r w:rsidRPr="00054E37">
              <w:rPr>
                <w:rFonts w:ascii="Calibri" w:eastAsia="Times New Roman" w:hAnsi="Calibri" w:cs="Calibri"/>
                <w:color w:val="000000"/>
                <w:sz w:val="24"/>
                <w:szCs w:val="24"/>
              </w:rPr>
              <w:t>arameters</w:t>
            </w:r>
          </w:p>
        </w:tc>
        <w:tc>
          <w:tcPr>
            <w:tcW w:w="5100" w:type="dxa"/>
            <w:tcBorders>
              <w:top w:val="single" w:sz="18" w:space="0" w:color="auto"/>
              <w:left w:val="nil"/>
              <w:bottom w:val="single" w:sz="8" w:space="0" w:color="auto"/>
              <w:right w:val="nil"/>
            </w:tcBorders>
            <w:shd w:val="clear" w:color="auto" w:fill="auto"/>
            <w:noWrap/>
            <w:vAlign w:val="bottom"/>
            <w:hideMark/>
          </w:tcPr>
          <w:p w14:paraId="5BCFC75F"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RF</w:t>
            </w:r>
          </w:p>
        </w:tc>
        <w:tc>
          <w:tcPr>
            <w:tcW w:w="2660" w:type="dxa"/>
            <w:tcBorders>
              <w:top w:val="single" w:sz="18" w:space="0" w:color="auto"/>
              <w:left w:val="nil"/>
              <w:bottom w:val="single" w:sz="8" w:space="0" w:color="auto"/>
              <w:right w:val="nil"/>
            </w:tcBorders>
            <w:shd w:val="clear" w:color="auto" w:fill="auto"/>
            <w:noWrap/>
            <w:vAlign w:val="bottom"/>
            <w:hideMark/>
          </w:tcPr>
          <w:p w14:paraId="4D206240"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SVM</w:t>
            </w:r>
          </w:p>
        </w:tc>
      </w:tr>
      <w:tr w:rsidR="002D1584" w:rsidRPr="00054E37" w14:paraId="6411BA17" w14:textId="77777777" w:rsidTr="002D1584">
        <w:trPr>
          <w:trHeight w:val="315"/>
        </w:trPr>
        <w:tc>
          <w:tcPr>
            <w:tcW w:w="1932" w:type="dxa"/>
            <w:tcBorders>
              <w:top w:val="single" w:sz="8" w:space="0" w:color="auto"/>
              <w:left w:val="nil"/>
              <w:bottom w:val="nil"/>
              <w:right w:val="nil"/>
            </w:tcBorders>
            <w:shd w:val="clear" w:color="auto" w:fill="auto"/>
            <w:noWrap/>
            <w:vAlign w:val="center"/>
            <w:hideMark/>
          </w:tcPr>
          <w:p w14:paraId="5B936539"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max_depth</w:t>
            </w:r>
            <w:proofErr w:type="spellEnd"/>
          </w:p>
        </w:tc>
        <w:tc>
          <w:tcPr>
            <w:tcW w:w="5100" w:type="dxa"/>
            <w:tcBorders>
              <w:top w:val="single" w:sz="8" w:space="0" w:color="auto"/>
              <w:left w:val="nil"/>
              <w:bottom w:val="nil"/>
              <w:right w:val="nil"/>
            </w:tcBorders>
            <w:shd w:val="clear" w:color="auto" w:fill="auto"/>
            <w:noWrap/>
            <w:vAlign w:val="center"/>
            <w:hideMark/>
          </w:tcPr>
          <w:p w14:paraId="409F34DE"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 11, 21, 31, 41, 51]</w:t>
            </w:r>
          </w:p>
        </w:tc>
        <w:tc>
          <w:tcPr>
            <w:tcW w:w="2660" w:type="dxa"/>
            <w:vMerge w:val="restart"/>
            <w:tcBorders>
              <w:top w:val="single" w:sz="8" w:space="0" w:color="auto"/>
              <w:left w:val="nil"/>
              <w:bottom w:val="nil"/>
              <w:right w:val="nil"/>
            </w:tcBorders>
            <w:shd w:val="clear" w:color="auto" w:fill="auto"/>
            <w:noWrap/>
            <w:vAlign w:val="center"/>
            <w:hideMark/>
          </w:tcPr>
          <w:p w14:paraId="36BBF779" w14:textId="05DCA449" w:rsidR="002D1584" w:rsidRPr="00054E37" w:rsidRDefault="006B4D88" w:rsidP="00A9445A">
            <w:pPr>
              <w:spacing w:after="0" w:line="240" w:lineRule="auto"/>
              <w:jc w:val="center"/>
              <w:rPr>
                <w:rFonts w:ascii="Calibri" w:eastAsia="Times New Roman" w:hAnsi="Calibri" w:cs="Calibri"/>
                <w:color w:val="000000"/>
                <w:sz w:val="24"/>
                <w:szCs w:val="24"/>
              </w:rPr>
            </w:pPr>
            <w:ins w:id="3" w:author="fanzhou kong" w:date="2020-04-03T10:15:00Z">
              <w:r>
                <w:rPr>
                  <w:rFonts w:ascii="Calibri" w:eastAsia="Times New Roman" w:hAnsi="Calibri" w:cs="Calibri"/>
                  <w:color w:val="000000"/>
                  <w:sz w:val="24"/>
                  <w:szCs w:val="24"/>
                </w:rPr>
                <w:t>NA</w:t>
              </w:r>
            </w:ins>
          </w:p>
        </w:tc>
      </w:tr>
      <w:tr w:rsidR="002D1584" w:rsidRPr="00054E37" w14:paraId="767BA37A" w14:textId="77777777" w:rsidTr="002D1584">
        <w:trPr>
          <w:trHeight w:val="315"/>
        </w:trPr>
        <w:tc>
          <w:tcPr>
            <w:tcW w:w="1932" w:type="dxa"/>
            <w:tcBorders>
              <w:top w:val="nil"/>
              <w:left w:val="nil"/>
              <w:right w:val="nil"/>
            </w:tcBorders>
            <w:shd w:val="clear" w:color="auto" w:fill="auto"/>
            <w:noWrap/>
            <w:vAlign w:val="center"/>
            <w:hideMark/>
          </w:tcPr>
          <w:p w14:paraId="171CFC18"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max_features</w:t>
            </w:r>
            <w:proofErr w:type="spellEnd"/>
          </w:p>
        </w:tc>
        <w:tc>
          <w:tcPr>
            <w:tcW w:w="5100" w:type="dxa"/>
            <w:tcBorders>
              <w:top w:val="nil"/>
              <w:left w:val="nil"/>
              <w:right w:val="nil"/>
            </w:tcBorders>
            <w:shd w:val="clear" w:color="auto" w:fill="auto"/>
            <w:noWrap/>
            <w:vAlign w:val="center"/>
            <w:hideMark/>
          </w:tcPr>
          <w:p w14:paraId="4DFFE23C"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['auto', 'sqrt']</w:t>
            </w:r>
          </w:p>
        </w:tc>
        <w:tc>
          <w:tcPr>
            <w:tcW w:w="2660" w:type="dxa"/>
            <w:vMerge/>
            <w:tcBorders>
              <w:top w:val="nil"/>
              <w:left w:val="nil"/>
              <w:right w:val="nil"/>
            </w:tcBorders>
            <w:vAlign w:val="center"/>
            <w:hideMark/>
          </w:tcPr>
          <w:p w14:paraId="6C96F681" w14:textId="77777777" w:rsidR="002D1584" w:rsidRPr="00054E37" w:rsidRDefault="002D1584" w:rsidP="00A9445A">
            <w:pPr>
              <w:spacing w:after="0" w:line="240" w:lineRule="auto"/>
              <w:rPr>
                <w:rFonts w:ascii="Calibri" w:eastAsia="Times New Roman" w:hAnsi="Calibri" w:cs="Calibri"/>
                <w:color w:val="000000"/>
                <w:sz w:val="24"/>
                <w:szCs w:val="24"/>
              </w:rPr>
            </w:pPr>
          </w:p>
        </w:tc>
      </w:tr>
      <w:tr w:rsidR="002D1584" w:rsidRPr="00054E37" w14:paraId="31E1224B" w14:textId="77777777" w:rsidTr="002D1584">
        <w:trPr>
          <w:trHeight w:val="315"/>
        </w:trPr>
        <w:tc>
          <w:tcPr>
            <w:tcW w:w="1932" w:type="dxa"/>
            <w:tcBorders>
              <w:top w:val="nil"/>
              <w:left w:val="nil"/>
              <w:bottom w:val="nil"/>
              <w:right w:val="nil"/>
            </w:tcBorders>
            <w:shd w:val="clear" w:color="auto" w:fill="auto"/>
            <w:noWrap/>
            <w:vAlign w:val="center"/>
            <w:hideMark/>
          </w:tcPr>
          <w:p w14:paraId="003B7FD4"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n_estimators</w:t>
            </w:r>
            <w:proofErr w:type="spellEnd"/>
          </w:p>
        </w:tc>
        <w:tc>
          <w:tcPr>
            <w:tcW w:w="5100" w:type="dxa"/>
            <w:tcBorders>
              <w:top w:val="nil"/>
              <w:left w:val="nil"/>
              <w:bottom w:val="nil"/>
              <w:right w:val="nil"/>
            </w:tcBorders>
            <w:shd w:val="clear" w:color="auto" w:fill="auto"/>
            <w:noWrap/>
            <w:vAlign w:val="center"/>
            <w:hideMark/>
          </w:tcPr>
          <w:p w14:paraId="05A388EA"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[10, 120, 230, 340, 450, 560, 670, 780, 890, 1000]</w:t>
            </w:r>
          </w:p>
        </w:tc>
        <w:tc>
          <w:tcPr>
            <w:tcW w:w="2660" w:type="dxa"/>
            <w:vMerge/>
            <w:tcBorders>
              <w:top w:val="nil"/>
              <w:left w:val="nil"/>
              <w:bottom w:val="nil"/>
              <w:right w:val="nil"/>
            </w:tcBorders>
            <w:vAlign w:val="center"/>
            <w:hideMark/>
          </w:tcPr>
          <w:p w14:paraId="6DC82284" w14:textId="77777777" w:rsidR="002D1584" w:rsidRPr="00054E37" w:rsidRDefault="002D1584" w:rsidP="00A9445A">
            <w:pPr>
              <w:spacing w:after="0" w:line="240" w:lineRule="auto"/>
              <w:rPr>
                <w:rFonts w:ascii="Calibri" w:eastAsia="Times New Roman" w:hAnsi="Calibri" w:cs="Calibri"/>
                <w:color w:val="000000"/>
                <w:sz w:val="24"/>
                <w:szCs w:val="24"/>
              </w:rPr>
            </w:pPr>
          </w:p>
        </w:tc>
      </w:tr>
      <w:tr w:rsidR="002D1584" w:rsidRPr="00054E37" w14:paraId="5C5432CC" w14:textId="77777777" w:rsidTr="002D1584">
        <w:trPr>
          <w:trHeight w:val="315"/>
        </w:trPr>
        <w:tc>
          <w:tcPr>
            <w:tcW w:w="1932" w:type="dxa"/>
            <w:tcBorders>
              <w:top w:val="nil"/>
              <w:left w:val="nil"/>
              <w:bottom w:val="single" w:sz="18" w:space="0" w:color="auto"/>
              <w:right w:val="nil"/>
            </w:tcBorders>
            <w:shd w:val="clear" w:color="auto" w:fill="auto"/>
            <w:noWrap/>
            <w:vAlign w:val="center"/>
          </w:tcPr>
          <w:p w14:paraId="24ED6001" w14:textId="77777777" w:rsidR="002D1584" w:rsidRPr="002D1584" w:rsidRDefault="002D1584" w:rsidP="00A9445A">
            <w:pPr>
              <w:spacing w:after="0" w:line="240" w:lineRule="auto"/>
              <w:jc w:val="center"/>
              <w:rPr>
                <w:rFonts w:ascii="Calibri" w:hAnsi="Calibri" w:cs="Calibri"/>
                <w:color w:val="000000"/>
                <w:sz w:val="24"/>
                <w:szCs w:val="24"/>
              </w:rPr>
            </w:pPr>
            <w:r>
              <w:rPr>
                <w:rFonts w:ascii="Calibri" w:hAnsi="Calibri" w:cs="Calibri"/>
                <w:color w:val="000000"/>
                <w:sz w:val="24"/>
                <w:szCs w:val="24"/>
              </w:rPr>
              <w:t>Cost</w:t>
            </w:r>
          </w:p>
        </w:tc>
        <w:tc>
          <w:tcPr>
            <w:tcW w:w="5100" w:type="dxa"/>
            <w:tcBorders>
              <w:top w:val="nil"/>
              <w:left w:val="nil"/>
              <w:bottom w:val="single" w:sz="18" w:space="0" w:color="auto"/>
              <w:right w:val="nil"/>
            </w:tcBorders>
            <w:shd w:val="clear" w:color="auto" w:fill="auto"/>
            <w:noWrap/>
            <w:vAlign w:val="center"/>
          </w:tcPr>
          <w:p w14:paraId="4188C827" w14:textId="39658D58" w:rsidR="002D1584" w:rsidRPr="00054E37" w:rsidRDefault="006B4D88" w:rsidP="00A9445A">
            <w:pPr>
              <w:spacing w:after="0" w:line="240" w:lineRule="auto"/>
              <w:jc w:val="center"/>
              <w:rPr>
                <w:rFonts w:ascii="Calibri" w:eastAsia="Times New Roman" w:hAnsi="Calibri" w:cs="Calibri"/>
                <w:color w:val="000000"/>
                <w:sz w:val="24"/>
                <w:szCs w:val="24"/>
              </w:rPr>
            </w:pPr>
            <w:ins w:id="4" w:author="fanzhou kong" w:date="2020-04-03T10:15:00Z">
              <w:r>
                <w:rPr>
                  <w:rFonts w:ascii="Calibri" w:eastAsia="Times New Roman" w:hAnsi="Calibri" w:cs="Calibri"/>
                  <w:color w:val="000000"/>
                  <w:sz w:val="24"/>
                  <w:szCs w:val="24"/>
                </w:rPr>
                <w:t>NA</w:t>
              </w:r>
            </w:ins>
          </w:p>
        </w:tc>
        <w:tc>
          <w:tcPr>
            <w:tcW w:w="2660" w:type="dxa"/>
            <w:tcBorders>
              <w:top w:val="nil"/>
              <w:left w:val="nil"/>
              <w:bottom w:val="single" w:sz="18" w:space="0" w:color="auto"/>
              <w:right w:val="nil"/>
            </w:tcBorders>
            <w:vAlign w:val="center"/>
          </w:tcPr>
          <w:p w14:paraId="37734614" w14:textId="77777777" w:rsidR="002D1584" w:rsidRPr="00054E37" w:rsidRDefault="002D1584" w:rsidP="002D1584">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 xml:space="preserve">[0.1, 1, 10, 100, </w:t>
            </w:r>
            <w:commentRangeStart w:id="5"/>
            <w:commentRangeStart w:id="6"/>
            <w:r w:rsidRPr="00054E37">
              <w:rPr>
                <w:rFonts w:ascii="Calibri" w:eastAsia="Times New Roman" w:hAnsi="Calibri" w:cs="Calibri"/>
                <w:color w:val="000000"/>
                <w:sz w:val="24"/>
                <w:szCs w:val="24"/>
              </w:rPr>
              <w:t>1000</w:t>
            </w:r>
            <w:commentRangeEnd w:id="5"/>
            <w:r w:rsidR="000A163A">
              <w:rPr>
                <w:rStyle w:val="CommentReference"/>
              </w:rPr>
              <w:commentReference w:id="5"/>
            </w:r>
            <w:commentRangeEnd w:id="6"/>
            <w:r w:rsidR="006B4D88">
              <w:rPr>
                <w:rStyle w:val="CommentReference"/>
              </w:rPr>
              <w:commentReference w:id="6"/>
            </w:r>
            <w:r w:rsidRPr="00054E37">
              <w:rPr>
                <w:rFonts w:ascii="Calibri" w:eastAsia="Times New Roman" w:hAnsi="Calibri" w:cs="Calibri"/>
                <w:color w:val="000000"/>
                <w:sz w:val="24"/>
                <w:szCs w:val="24"/>
              </w:rPr>
              <w:t>]</w:t>
            </w:r>
          </w:p>
        </w:tc>
      </w:tr>
    </w:tbl>
    <w:p w14:paraId="5CE72872" w14:textId="77777777" w:rsidR="002D1584" w:rsidRDefault="002D1584" w:rsidP="002D1584">
      <w:pPr>
        <w:ind w:left="358"/>
        <w:jc w:val="both"/>
      </w:pPr>
    </w:p>
    <w:p w14:paraId="622F9B07" w14:textId="304C5FCB" w:rsidR="0006244D" w:rsidRPr="00DC0C6F" w:rsidRDefault="00921DEE" w:rsidP="007825AF">
      <w:pPr>
        <w:pStyle w:val="ListParagraph"/>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r w:rsidR="00BC14AB">
        <w:t>determined</w:t>
      </w:r>
      <w:r w:rsidR="00B54C74">
        <w:t>.</w:t>
      </w:r>
    </w:p>
    <w:p w14:paraId="7DDF25ED" w14:textId="77777777" w:rsidR="00DC0C6F" w:rsidRPr="00EC3131" w:rsidRDefault="00DC0C6F" w:rsidP="00DC0C6F">
      <w:pPr>
        <w:pStyle w:val="ListParagraph"/>
        <w:ind w:left="778" w:firstLineChars="0" w:firstLine="0"/>
        <w:jc w:val="both"/>
        <w:rPr>
          <w:color w:val="FF0000"/>
        </w:rPr>
      </w:pPr>
    </w:p>
    <w:p w14:paraId="688AE5F9" w14:textId="77777777" w:rsidR="0092565E" w:rsidRDefault="0092565E" w:rsidP="00DC0C6F">
      <w:pPr>
        <w:jc w:val="center"/>
      </w:pPr>
      <w:r w:rsidRPr="002D2474">
        <w:rPr>
          <w:noProof/>
        </w:rPr>
        <w:lastRenderedPageBreak/>
        <w:drawing>
          <wp:inline distT="0" distB="0" distL="0" distR="0" wp14:anchorId="6F46A3BF" wp14:editId="45A37D8E">
            <wp:extent cx="3324612" cy="2520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47" t="7841" r="9879" b="3755"/>
                    <a:stretch/>
                  </pic:blipFill>
                  <pic:spPr bwMode="auto">
                    <a:xfrm>
                      <a:off x="0" y="0"/>
                      <a:ext cx="3324612" cy="2520000"/>
                    </a:xfrm>
                    <a:prstGeom prst="rect">
                      <a:avLst/>
                    </a:prstGeom>
                    <a:ln>
                      <a:noFill/>
                    </a:ln>
                    <a:extLst>
                      <a:ext uri="{53640926-AAD7-44D8-BBD7-CCE9431645EC}">
                        <a14:shadowObscured xmlns:a14="http://schemas.microsoft.com/office/drawing/2010/main"/>
                      </a:ext>
                    </a:extLst>
                  </pic:spPr>
                </pic:pic>
              </a:graphicData>
            </a:graphic>
          </wp:inline>
        </w:drawing>
      </w:r>
    </w:p>
    <w:p w14:paraId="70AB2755" w14:textId="62D57FF5" w:rsidR="0092565E" w:rsidRPr="005157A4" w:rsidRDefault="0092565E" w:rsidP="00284D59">
      <w:r>
        <w:t xml:space="preserve">Fig.2. Diagram of the machine learning based workflow for model training and validation. </w:t>
      </w:r>
    </w:p>
    <w:p w14:paraId="1330DCCC" w14:textId="4D754825" w:rsidR="009F3DC7" w:rsidRDefault="008548A7" w:rsidP="00BD2411">
      <w:pPr>
        <w:jc w:val="both"/>
      </w:pPr>
      <w:r>
        <w:t xml:space="preserve">All </w:t>
      </w:r>
      <w:r w:rsidR="00E941C1">
        <w:t xml:space="preserve">data </w:t>
      </w:r>
      <w:r w:rsidR="002363B7">
        <w:t xml:space="preserve">analysis </w:t>
      </w:r>
      <w:r w:rsidR="00B05FE6">
        <w:t xml:space="preserve">were carried out </w:t>
      </w:r>
      <w:r w:rsidR="00120072">
        <w:t>by</w:t>
      </w:r>
      <w:r w:rsidR="00A93CF5">
        <w:t xml:space="preserve"> R (R Core Team, 201</w:t>
      </w:r>
      <w:r w:rsidR="00652453">
        <w:t>9</w:t>
      </w:r>
      <w:r w:rsidR="00A93CF5">
        <w:t>)</w:t>
      </w:r>
      <w:r w:rsidR="006F5366">
        <w:t xml:space="preserve">, </w:t>
      </w:r>
      <w:r w:rsidR="00A93CF5">
        <w:t>RStudio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proofErr w:type="spellStart"/>
      <w:r w:rsidR="0035521E" w:rsidRPr="001810AB">
        <w:t>dplyr</w:t>
      </w:r>
      <w:proofErr w:type="spellEnd"/>
      <w:r w:rsidR="006F5366">
        <w:t xml:space="preserve"> (R)</w:t>
      </w:r>
      <w:r w:rsidR="000E6B47">
        <w:fldChar w:fldCharType="begin" w:fldLock="1"/>
      </w:r>
      <w:r w:rsidR="00E95361">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30&lt;/sup&gt;","plainTextFormattedCitation":"30","previouslyFormattedCitation":"&lt;sup&gt;30&lt;/sup&gt;"},"properties":{"noteIndex":0},"schema":"https://github.com/citation-style-language/schema/raw/master/csl-citation.json"}</w:instrText>
      </w:r>
      <w:r w:rsidR="000E6B47">
        <w:fldChar w:fldCharType="separate"/>
      </w:r>
      <w:r w:rsidR="00BB4083" w:rsidRPr="00BB4083">
        <w:rPr>
          <w:noProof/>
          <w:vertAlign w:val="superscript"/>
        </w:rPr>
        <w:t>30</w:t>
      </w:r>
      <w:r w:rsidR="000E6B47">
        <w:fldChar w:fldCharType="end"/>
      </w:r>
      <w:r w:rsidR="0035521E" w:rsidRPr="001810AB">
        <w:t xml:space="preserve">, </w:t>
      </w:r>
      <w:proofErr w:type="spellStart"/>
      <w:r w:rsidR="0035521E" w:rsidRPr="001810AB">
        <w:t>factoextra</w:t>
      </w:r>
      <w:proofErr w:type="spellEnd"/>
      <w:r w:rsidR="006F5366">
        <w:t xml:space="preserve"> (R)</w:t>
      </w:r>
      <w:r w:rsidR="000E6B47">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0E6B47">
        <w:fldChar w:fldCharType="separate"/>
      </w:r>
      <w:r w:rsidR="00BB4083" w:rsidRPr="00BB4083">
        <w:rPr>
          <w:noProof/>
          <w:vertAlign w:val="superscript"/>
        </w:rPr>
        <w:t>31</w:t>
      </w:r>
      <w:r w:rsidR="000E6B47">
        <w:fldChar w:fldCharType="end"/>
      </w:r>
      <w:r w:rsidR="0035521E" w:rsidRPr="001810AB">
        <w:t xml:space="preserve">, </w:t>
      </w:r>
      <w:proofErr w:type="spellStart"/>
      <w:r w:rsidR="0035521E" w:rsidRPr="001810AB">
        <w:t>FSelector</w:t>
      </w:r>
      <w:proofErr w:type="spellEnd"/>
      <w:r w:rsidR="006F5366">
        <w:t xml:space="preserve"> (R)</w:t>
      </w:r>
      <w:r w:rsidR="00585A01" w:rsidRPr="001810AB">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585A01" w:rsidRPr="001810AB">
        <w:fldChar w:fldCharType="separate"/>
      </w:r>
      <w:r w:rsidR="00BB4083" w:rsidRPr="00BB4083">
        <w:rPr>
          <w:noProof/>
          <w:vertAlign w:val="superscript"/>
        </w:rPr>
        <w:t>31</w:t>
      </w:r>
      <w:r w:rsidR="00585A01" w:rsidRPr="001810AB">
        <w:fldChar w:fldCharType="end"/>
      </w:r>
      <w:r w:rsidR="006F5366">
        <w:t xml:space="preserve">, </w:t>
      </w:r>
      <w:proofErr w:type="spellStart"/>
      <w:r w:rsidR="006F5366">
        <w:t>sklearn</w:t>
      </w:r>
      <w:proofErr w:type="spellEnd"/>
      <w:r w:rsidR="006F5366">
        <w:t xml:space="preserve"> (</w:t>
      </w:r>
      <w:r w:rsidR="002A5FE1">
        <w:t>Python</w:t>
      </w:r>
      <w:r w:rsidR="006F5366">
        <w:t>)</w:t>
      </w:r>
      <w:r w:rsidR="004A07AB">
        <w:fldChar w:fldCharType="begin" w:fldLock="1"/>
      </w:r>
      <w:r w:rsidR="00E95361">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32&lt;/sup&gt;","plainTextFormattedCitation":"32","previouslyFormattedCitation":"&lt;sup&gt;32&lt;/sup&gt;"},"properties":{"noteIndex":0},"schema":"https://github.com/citation-style-language/schema/raw/master/csl-citation.json"}</w:instrText>
      </w:r>
      <w:r w:rsidR="004A07AB">
        <w:fldChar w:fldCharType="separate"/>
      </w:r>
      <w:r w:rsidR="00BB4083" w:rsidRPr="00BB4083">
        <w:rPr>
          <w:noProof/>
          <w:vertAlign w:val="superscript"/>
        </w:rPr>
        <w:t>32</w:t>
      </w:r>
      <w:r w:rsidR="004A07AB">
        <w:fldChar w:fldCharType="end"/>
      </w:r>
      <w:r w:rsidR="006F5366">
        <w:t xml:space="preserve">, </w:t>
      </w:r>
      <w:proofErr w:type="spellStart"/>
      <w:r w:rsidR="006F5366">
        <w:t>skrebate</w:t>
      </w:r>
      <w:proofErr w:type="spellEnd"/>
      <w:r w:rsidR="006F5366">
        <w:t xml:space="preserve"> (Python)</w:t>
      </w:r>
      <w:r w:rsidR="003872CB">
        <w:fldChar w:fldCharType="begin" w:fldLock="1"/>
      </w:r>
      <w:r w:rsidR="00E95361">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E95361">
        <w:rPr>
          <w:rFonts w:ascii="Cambria Math" w:hAnsi="Cambria Math" w:cs="Cambria Math"/>
        </w:rPr>
        <w:instrText>∗</w:instrText>
      </w:r>
      <w:r w:rsidR="00E95361">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33&lt;/sup&gt;","plainTextFormattedCitation":"33","previouslyFormattedCitation":"&lt;sup&gt;33&lt;/sup&gt;"},"properties":{"noteIndex":0},"schema":"https://github.com/citation-style-language/schema/raw/master/csl-citation.json"}</w:instrText>
      </w:r>
      <w:r w:rsidR="003872CB">
        <w:fldChar w:fldCharType="separate"/>
      </w:r>
      <w:r w:rsidR="00BB4083" w:rsidRPr="00BB4083">
        <w:rPr>
          <w:noProof/>
          <w:vertAlign w:val="superscript"/>
        </w:rPr>
        <w:t>33</w:t>
      </w:r>
      <w:r w:rsidR="003872CB">
        <w:fldChar w:fldCharType="end"/>
      </w:r>
      <w:r w:rsidR="006F5366">
        <w:t xml:space="preserve">, </w:t>
      </w:r>
      <w:proofErr w:type="spellStart"/>
      <w:r w:rsidR="006F5366">
        <w:t>numpy</w:t>
      </w:r>
      <w:proofErr w:type="spellEnd"/>
      <w:r w:rsidR="006F5366">
        <w:t xml:space="preserve"> (Python)</w:t>
      </w:r>
      <w:r w:rsidR="009E3A59">
        <w:fldChar w:fldCharType="begin" w:fldLock="1"/>
      </w:r>
      <w:r w:rsidR="00E95361">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34&lt;/sup&gt;","plainTextFormattedCitation":"34","previouslyFormattedCitation":"&lt;sup&gt;34&lt;/sup&gt;"},"properties":{"noteIndex":0},"schema":"https://github.com/citation-style-language/schema/raw/master/csl-citation.json"}</w:instrText>
      </w:r>
      <w:r w:rsidR="009E3A59">
        <w:fldChar w:fldCharType="separate"/>
      </w:r>
      <w:r w:rsidR="00BB4083" w:rsidRPr="00BB4083">
        <w:rPr>
          <w:noProof/>
          <w:vertAlign w:val="superscript"/>
        </w:rPr>
        <w:t>34</w:t>
      </w:r>
      <w:r w:rsidR="009E3A59">
        <w:fldChar w:fldCharType="end"/>
      </w:r>
      <w:r w:rsidR="006F5366">
        <w:t xml:space="preserve"> and pandas (Python)</w:t>
      </w:r>
      <w:r w:rsidR="003872CB">
        <w:fldChar w:fldCharType="begin" w:fldLock="1"/>
      </w:r>
      <w:r w:rsidR="00E95361">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35&lt;/sup&gt;","plainTextFormattedCitation":"35","previouslyFormattedCitation":"&lt;sup&gt;35&lt;/sup&gt;"},"properties":{"noteIndex":0},"schema":"https://github.com/citation-style-language/schema/raw/master/csl-citation.json"}</w:instrText>
      </w:r>
      <w:r w:rsidR="003872CB">
        <w:fldChar w:fldCharType="separate"/>
      </w:r>
      <w:r w:rsidR="00BB4083" w:rsidRPr="00BB4083">
        <w:rPr>
          <w:noProof/>
          <w:vertAlign w:val="superscript"/>
        </w:rPr>
        <w:t>35</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011E6C27" w14:textId="41F5870B" w:rsidR="0054246F" w:rsidRDefault="009A0A08" w:rsidP="0054246F">
      <w:pPr>
        <w:jc w:val="both"/>
      </w:pPr>
      <w:r>
        <w:t xml:space="preserve">As shown in Table </w:t>
      </w:r>
      <w:r w:rsidR="00064616">
        <w:t>S1</w:t>
      </w:r>
      <w:r>
        <w:t>, t</w:t>
      </w:r>
      <w:r w:rsidR="005D7A63">
        <w:t xml:space="preserve">he measured concentrations of </w:t>
      </w:r>
      <w:r w:rsidR="00130651">
        <w:t xml:space="preserve">elements in </w:t>
      </w:r>
      <w:r w:rsidR="000458C7">
        <w:t xml:space="preserve">the </w:t>
      </w:r>
      <w:r w:rsidR="003D6659" w:rsidRPr="006E0B82">
        <w:t>certified reference material</w:t>
      </w:r>
      <w:r w:rsidR="005D7A63">
        <w:t xml:space="preserve">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 xml:space="preserve">Table </w:t>
      </w:r>
      <w:r w:rsidR="00A9445A">
        <w:t>S2</w:t>
      </w:r>
      <w:r w:rsidR="00A9445A" w:rsidRPr="009A0C81">
        <w:t xml:space="preserve"> </w:t>
      </w:r>
      <w:r w:rsidR="00DC026A" w:rsidRPr="009A0C81">
        <w:t>shows</w:t>
      </w:r>
      <w:r w:rsidR="00DC026A">
        <w:t xml:space="preserve"> the </w:t>
      </w:r>
      <w:r w:rsidR="00433C54">
        <w:t>concentrations</w:t>
      </w:r>
      <w:r w:rsidR="00DC026A">
        <w:t xml:space="preserve"> of </w:t>
      </w:r>
      <w:r w:rsidR="00227C68">
        <w:t xml:space="preserve">the </w:t>
      </w:r>
      <w:r w:rsidR="00CA0D40">
        <w:t xml:space="preserve">30 elements measured </w:t>
      </w:r>
      <w:r w:rsidR="00433C54">
        <w:t xml:space="preserve">in the </w:t>
      </w:r>
      <w:r w:rsidR="00BD6A5F">
        <w:t>131</w:t>
      </w:r>
      <w:r w:rsidR="00433C54">
        <w:t xml:space="preserve"> Chinese </w:t>
      </w:r>
      <w:r w:rsidR="00DC026A">
        <w:t>GI rice</w:t>
      </w:r>
      <w:r w:rsidR="00227C68">
        <w:t xml:space="preserve"> samples</w:t>
      </w:r>
      <w:r w:rsidR="00DC026A">
        <w:t xml:space="preserv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w:t>
      </w:r>
      <w:r w:rsidR="00FE45DE">
        <w:t>were</w:t>
      </w:r>
      <w:r w:rsidR="00B2354C" w:rsidRPr="00ED28E8">
        <w:t xml:space="preserve"> observed among all elements across </w:t>
      </w:r>
      <w:r w:rsidR="00381653">
        <w:t>all types of rice</w:t>
      </w:r>
      <w:r w:rsidR="00B2354C" w:rsidRPr="00ED28E8">
        <w:t xml:space="preserve">. </w:t>
      </w:r>
    </w:p>
    <w:p w14:paraId="2DA2B967" w14:textId="77777777" w:rsidR="00092A57" w:rsidRPr="00092A57" w:rsidRDefault="00092A57" w:rsidP="003805CC">
      <w:pPr>
        <w:jc w:val="both"/>
        <w:rPr>
          <w:bCs/>
          <w:i/>
          <w:iCs/>
        </w:rPr>
      </w:pPr>
    </w:p>
    <w:p w14:paraId="19632F7F" w14:textId="26D219C3" w:rsidR="00DC026A" w:rsidRPr="009A2496" w:rsidRDefault="00A6102A" w:rsidP="003805CC">
      <w:pPr>
        <w:jc w:val="both"/>
        <w:rPr>
          <w:bCs/>
          <w:i/>
          <w:iCs/>
        </w:rPr>
      </w:pPr>
      <w:r>
        <w:rPr>
          <w:bCs/>
          <w:i/>
          <w:iCs/>
        </w:rPr>
        <w:t>PCA analysis</w:t>
      </w:r>
    </w:p>
    <w:p w14:paraId="0D21D19D" w14:textId="7051421F"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w:t>
      </w:r>
      <w:r w:rsidR="007126E0">
        <w:t>was</w:t>
      </w:r>
      <w:r w:rsidRPr="009A0C81">
        <w:t xml:space="preserv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r w:rsidR="00F73E60">
        <w:t xml:space="preserve"> </w:t>
      </w:r>
      <w:r w:rsidR="0035334B" w:rsidRPr="009A0C81">
        <w:rPr>
          <w:vertAlign w:val="superscript"/>
        </w:rPr>
        <w:t>51</w:t>
      </w:r>
      <w:r w:rsidRPr="009A0C81">
        <w:t>V</w:t>
      </w:r>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t>separated</w:t>
      </w:r>
      <w:r w:rsidR="00F46DF5" w:rsidRPr="009A0C81">
        <w:t xml:space="preserve">, </w:t>
      </w:r>
      <w:r w:rsidR="004757BC">
        <w:t>des</w:t>
      </w:r>
      <w:r w:rsidR="00A665EE">
        <w:t>pite that</w:t>
      </w:r>
      <w:r w:rsidR="00534911">
        <w:t xml:space="preserve"> they were</w:t>
      </w:r>
      <w:r w:rsidR="0044015D">
        <w:t xml:space="preserve"> </w:t>
      </w:r>
      <w:r w:rsidR="00534911" w:rsidRPr="009A0C81">
        <w:t xml:space="preserve">from the same </w:t>
      </w:r>
      <w:r w:rsidR="00F73E60">
        <w:t>geographical</w:t>
      </w:r>
      <w:r w:rsidR="007126E0" w:rsidRPr="009A0C81">
        <w:t xml:space="preserve"> </w:t>
      </w:r>
      <w:r w:rsidR="00534911" w:rsidRPr="009A0C81">
        <w:t>origin</w:t>
      </w:r>
      <w:r w:rsidR="00A665EE">
        <w:t xml:space="preserve"> (Fig.</w:t>
      </w:r>
      <w:r w:rsidR="00BC23D4">
        <w:t xml:space="preserve"> </w:t>
      </w:r>
      <w:r w:rsidR="00A665EE">
        <w:t>3a)</w:t>
      </w:r>
      <w:r w:rsidRPr="009A0C81">
        <w:t xml:space="preserve">. </w:t>
      </w:r>
      <w:r w:rsidR="00293CF1">
        <w:t xml:space="preserve">A possible explanation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2589E6D8" w14:textId="408EC872" w:rsidR="007126E0" w:rsidRDefault="003D2ABF" w:rsidP="00BF45BB">
      <w:pPr>
        <w:jc w:val="center"/>
        <w:rPr>
          <w:noProof/>
        </w:rPr>
      </w:pPr>
      <w:r>
        <w:rPr>
          <w:noProof/>
        </w:rPr>
        <w:lastRenderedPageBreak/>
        <w:drawing>
          <wp:inline distT="0" distB="0" distL="0" distR="0" wp14:anchorId="1579288C" wp14:editId="4762EDA8">
            <wp:extent cx="4248455"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455" cy="2880000"/>
                    </a:xfrm>
                    <a:prstGeom prst="rect">
                      <a:avLst/>
                    </a:prstGeom>
                    <a:noFill/>
                    <a:ln>
                      <a:noFill/>
                    </a:ln>
                  </pic:spPr>
                </pic:pic>
              </a:graphicData>
            </a:graphic>
          </wp:inline>
        </w:drawing>
      </w:r>
    </w:p>
    <w:p w14:paraId="66D60D86" w14:textId="543F9642" w:rsidR="00BF45BB" w:rsidRDefault="00BF45BB" w:rsidP="00FA1904">
      <w:pPr>
        <w:jc w:val="center"/>
      </w:pPr>
      <w:r>
        <w:t>(</w:t>
      </w:r>
      <w:r>
        <w:rPr>
          <w:rFonts w:hint="eastAsia"/>
        </w:rPr>
        <w:t>a</w:t>
      </w:r>
      <w:r w:rsidR="00FA1904">
        <w:t>)</w:t>
      </w:r>
    </w:p>
    <w:p w14:paraId="22F84E8E" w14:textId="5CEA5FED" w:rsidR="00BF45BB" w:rsidRDefault="00BF45BB" w:rsidP="00BF45BB">
      <w:pPr>
        <w:jc w:val="center"/>
        <w:rPr>
          <w:noProof/>
        </w:rPr>
      </w:pPr>
      <w:bookmarkStart w:id="7" w:name="_GoBack"/>
      <w:r>
        <w:rPr>
          <w:noProof/>
        </w:rPr>
        <w:drawing>
          <wp:inline distT="0" distB="0" distL="0" distR="0" wp14:anchorId="162F6EE9" wp14:editId="34BE9086">
            <wp:extent cx="3606800" cy="2105372"/>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5497" cy="2162983"/>
                    </a:xfrm>
                    <a:prstGeom prst="rect">
                      <a:avLst/>
                    </a:prstGeom>
                    <a:noFill/>
                    <a:ln>
                      <a:noFill/>
                    </a:ln>
                  </pic:spPr>
                </pic:pic>
              </a:graphicData>
            </a:graphic>
          </wp:inline>
        </w:drawing>
      </w:r>
      <w:bookmarkEnd w:id="7"/>
    </w:p>
    <w:p w14:paraId="0DF5EF68" w14:textId="6E7BE6D7" w:rsidR="007126E0" w:rsidRDefault="007126E0" w:rsidP="00E23CC5">
      <w:pPr>
        <w:jc w:val="center"/>
      </w:pPr>
      <w:r>
        <w:rPr>
          <w:rFonts w:hint="eastAsia"/>
        </w:rPr>
        <w:t>(</w:t>
      </w:r>
      <w:r>
        <w:t>b)</w:t>
      </w:r>
    </w:p>
    <w:p w14:paraId="2EEE2A1F" w14:textId="6F06FEA7" w:rsidR="007126E0" w:rsidRDefault="007126E0" w:rsidP="009A395B">
      <w:pPr>
        <w:jc w:val="both"/>
      </w:pPr>
      <w:r w:rsidRPr="00510289">
        <w:t>Fig.</w:t>
      </w:r>
      <w:r>
        <w:t>3</w:t>
      </w:r>
      <w:r w:rsidRPr="00510289">
        <w:t>.</w:t>
      </w:r>
      <w:r>
        <w:t xml:space="preserve"> </w:t>
      </w:r>
      <w:r w:rsidRPr="00510289">
        <w:t>PCA</w:t>
      </w:r>
      <w:r>
        <w:t xml:space="preserve"> analysis of </w:t>
      </w:r>
      <w:r w:rsidR="003A73FE">
        <w:t xml:space="preserve">the </w:t>
      </w:r>
      <w:r>
        <w:t xml:space="preserve">30 elements measured in </w:t>
      </w:r>
      <w:r w:rsidR="003A73FE">
        <w:t>the 131</w:t>
      </w:r>
      <w:r>
        <w:t xml:space="preserve"> Chinese GI rice samples: (a</w:t>
      </w:r>
      <w:r w:rsidRPr="00510289">
        <w:t>)</w:t>
      </w:r>
      <w:r>
        <w:t xml:space="preserve"> </w:t>
      </w:r>
      <w:r>
        <w:rPr>
          <w:rFonts w:hint="eastAsia"/>
        </w:rPr>
        <w:t>s</w:t>
      </w:r>
      <w:r w:rsidRPr="00510289">
        <w:t>c</w:t>
      </w:r>
      <w:r>
        <w:t xml:space="preserve">oring </w:t>
      </w:r>
      <w:r w:rsidRPr="00510289">
        <w:t>plot</w:t>
      </w:r>
      <w:r>
        <w:t xml:space="preserve"> </w:t>
      </w:r>
      <w:r>
        <w:rPr>
          <w:rFonts w:hint="eastAsia"/>
        </w:rPr>
        <w:t>o</w:t>
      </w:r>
      <w:r>
        <w:t>f PC1 and PC2, with 95% confidence interval eclipse</w:t>
      </w:r>
      <w:r w:rsidRPr="00510289">
        <w:t>;</w:t>
      </w:r>
      <w:r>
        <w:t xml:space="preserve"> </w:t>
      </w:r>
      <w:r w:rsidRPr="00510289">
        <w:t>(</w:t>
      </w:r>
      <w:r>
        <w:t>b</w:t>
      </w:r>
      <w:r w:rsidRPr="00510289">
        <w:t>)</w:t>
      </w:r>
      <w:r w:rsidRPr="006845C5">
        <w:t xml:space="preserve"> </w:t>
      </w:r>
      <w:r>
        <w:t xml:space="preserve">loading plot of all features (elements) on </w:t>
      </w:r>
      <w:r w:rsidR="009A395B">
        <w:t xml:space="preserve">the </w:t>
      </w:r>
      <w:r>
        <w:t>first two PCs.</w:t>
      </w:r>
    </w:p>
    <w:p w14:paraId="26BF3E87" w14:textId="77777777" w:rsidR="007126E0" w:rsidRPr="007126E0" w:rsidRDefault="007126E0" w:rsidP="00243EB2">
      <w:pPr>
        <w:jc w:val="both"/>
      </w:pPr>
    </w:p>
    <w:p w14:paraId="47917066" w14:textId="544DA9DF" w:rsidR="00FE02A5" w:rsidRPr="00371BA2" w:rsidRDefault="00FE02A5" w:rsidP="00FE02A5">
      <w:pPr>
        <w:pStyle w:val="CommentText"/>
        <w:rPr>
          <w:i/>
          <w:iCs/>
        </w:rPr>
      </w:pPr>
      <w:r w:rsidRPr="00371BA2">
        <w:rPr>
          <w:i/>
          <w:iCs/>
        </w:rPr>
        <w:t>Determination of geographical orig</w:t>
      </w:r>
      <w:r w:rsidRPr="00B51EF0">
        <w:rPr>
          <w:i/>
          <w:iCs/>
        </w:rPr>
        <w:t>in</w:t>
      </w:r>
      <w:r w:rsidR="001214E1" w:rsidRPr="00B51EF0">
        <w:rPr>
          <w:i/>
          <w:iCs/>
        </w:rPr>
        <w:t>s</w:t>
      </w:r>
      <w:r w:rsidR="001A5730">
        <w:rPr>
          <w:i/>
          <w:iCs/>
        </w:rPr>
        <w:t xml:space="preserve"> </w:t>
      </w:r>
    </w:p>
    <w:p w14:paraId="0CF8D68A" w14:textId="31994C22" w:rsidR="00715383" w:rsidRDefault="00957E0E" w:rsidP="002C6892">
      <w:pPr>
        <w:jc w:val="both"/>
      </w:pPr>
      <w:r>
        <w:t>High quality s</w:t>
      </w:r>
      <w:r w:rsidR="006C2917" w:rsidRPr="00E70EF3">
        <w:t>ampling is fundamental to achieve reliable results from multivariate model</w:t>
      </w:r>
      <w:r w:rsidR="000401BB">
        <w:t>ing</w:t>
      </w:r>
      <w:r w:rsidR="0016526D" w:rsidRPr="00E70EF3">
        <w:fldChar w:fldCharType="begin" w:fldLock="1"/>
      </w:r>
      <w:r w:rsidR="00E95361">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36&lt;/sup&gt;","plainTextFormattedCitation":"36","previouslyFormattedCitation":"&lt;sup&gt;36&lt;/sup&gt;"},"properties":{"noteIndex":0},"schema":"https://github.com/citation-style-language/schema/raw/master/csl-citation.json"}</w:instrText>
      </w:r>
      <w:r w:rsidR="0016526D" w:rsidRPr="00E70EF3">
        <w:fldChar w:fldCharType="separate"/>
      </w:r>
      <w:r w:rsidR="00BB4083" w:rsidRPr="00BB4083">
        <w:rPr>
          <w:noProof/>
          <w:vertAlign w:val="superscript"/>
        </w:rPr>
        <w:t>36</w:t>
      </w:r>
      <w:r w:rsidR="0016526D" w:rsidRPr="00E70EF3">
        <w:fldChar w:fldCharType="end"/>
      </w:r>
      <w:r w:rsidR="007034ED" w:rsidRPr="00E70EF3">
        <w:t xml:space="preserve">. </w:t>
      </w:r>
      <w:r w:rsidR="00CC436F" w:rsidRPr="00E70EF3">
        <w:t>In this study</w:t>
      </w:r>
      <w:r w:rsidR="00EB4D85">
        <w:t xml:space="preserve">, </w:t>
      </w:r>
      <w:r w:rsidR="00C945C6">
        <w:t>rather than sampling from marke</w:t>
      </w:r>
      <w:r w:rsidR="00695F90">
        <w:t>t</w:t>
      </w:r>
      <w:r w:rsidR="00C945C6">
        <w:t xml:space="preserve">, we obtained all </w:t>
      </w:r>
      <w:r w:rsidR="00E25A0A">
        <w:t xml:space="preserve">GI rice samples from </w:t>
      </w:r>
      <w:r w:rsidR="00AB2851">
        <w:t>reliable sources</w:t>
      </w:r>
      <w:r w:rsidR="000F37F1">
        <w:t xml:space="preserve">, </w:t>
      </w:r>
      <w:r w:rsidR="00EB4D85">
        <w:t>which</w:t>
      </w:r>
      <w:r w:rsidR="00540B1C">
        <w:t xml:space="preserve"> ensur</w:t>
      </w:r>
      <w:r w:rsidR="000978D7">
        <w:t>e</w:t>
      </w:r>
      <w:r w:rsidR="00540B1C">
        <w:t xml:space="preserve">d the </w:t>
      </w:r>
      <w:r w:rsidR="00F1416E">
        <w:t xml:space="preserve">authenticity </w:t>
      </w:r>
      <w:r w:rsidR="00540B1C">
        <w:t xml:space="preserve">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E73A2F">
        <w:t xml:space="preserve"> “contaminated” data</w:t>
      </w:r>
      <w:r w:rsidR="00E968AA">
        <w:t>set</w:t>
      </w:r>
      <w:r w:rsidR="00E73A2F">
        <w:t>.</w:t>
      </w:r>
      <w:r w:rsidR="00610F95">
        <w:t xml:space="preserve"> </w:t>
      </w:r>
      <w:r w:rsidR="0066544E">
        <w:t>In addition</w:t>
      </w:r>
      <w:r w:rsidR="000401BB">
        <w:t>,</w:t>
      </w:r>
      <w:r w:rsidR="00144E40">
        <w:t xml:space="preserve"> </w:t>
      </w:r>
      <w:ins w:id="8" w:author="Peng, Hong" w:date="2020-04-02T19:54:00Z">
        <w:r w:rsidR="00064616">
          <w:t xml:space="preserve">the numbers of samples </w:t>
        </w:r>
      </w:ins>
      <w:ins w:id="9" w:author="Peng, Hong" w:date="2020-04-02T20:00:00Z">
        <w:r w:rsidR="00064616">
          <w:t xml:space="preserve">of </w:t>
        </w:r>
      </w:ins>
      <w:ins w:id="10" w:author="Peng, Hong" w:date="2020-04-02T19:54:00Z">
        <w:r w:rsidR="00064616">
          <w:t xml:space="preserve">each </w:t>
        </w:r>
      </w:ins>
      <w:ins w:id="11" w:author="Peng, Hong" w:date="2020-04-02T20:01:00Z">
        <w:r w:rsidR="00064616">
          <w:t>ric</w:t>
        </w:r>
      </w:ins>
      <w:ins w:id="12" w:author="Peng, Hong" w:date="2020-04-02T20:45:00Z">
        <w:r w:rsidR="001E73C5">
          <w:t>e</w:t>
        </w:r>
      </w:ins>
      <w:ins w:id="13" w:author="Peng, Hong" w:date="2020-04-02T20:01:00Z">
        <w:r w:rsidR="00064616">
          <w:t xml:space="preserve"> </w:t>
        </w:r>
      </w:ins>
      <w:ins w:id="14" w:author="Peng, Hong" w:date="2020-04-02T19:59:00Z">
        <w:r w:rsidR="00064616">
          <w:t>type were quite similar</w:t>
        </w:r>
      </w:ins>
      <w:ins w:id="15" w:author="Peng, Hong" w:date="2020-04-02T19:54:00Z">
        <w:r w:rsidR="00064616">
          <w:t xml:space="preserve">, </w:t>
        </w:r>
      </w:ins>
      <w:del w:id="16" w:author="Peng, Hong" w:date="2020-04-02T19:56:00Z">
        <w:r w:rsidR="000E0377" w:rsidDel="00064616">
          <w:delText xml:space="preserve">we worked with relatively </w:delText>
        </w:r>
      </w:del>
      <w:ins w:id="17" w:author="Peng, Hong" w:date="2020-04-02T19:57:00Z">
        <w:r w:rsidR="00064616">
          <w:t xml:space="preserve">such a </w:t>
        </w:r>
      </w:ins>
      <w:r w:rsidR="000E0377">
        <w:t>balanced dataset</w:t>
      </w:r>
      <w:r w:rsidR="000401BB">
        <w:t xml:space="preserve"> </w:t>
      </w:r>
      <w:del w:id="18" w:author="Peng, Hong" w:date="2020-04-02T19:56:00Z">
        <w:r w:rsidR="000401BB" w:rsidDel="00064616">
          <w:delText>(i.e. similar numbers of samples from each GI rice)</w:delText>
        </w:r>
        <w:r w:rsidR="000E0377" w:rsidDel="00064616">
          <w:delText xml:space="preserve">, which </w:delText>
        </w:r>
        <w:r w:rsidR="00711010" w:rsidDel="00064616">
          <w:delText xml:space="preserve">avoid </w:delText>
        </w:r>
      </w:del>
      <w:ins w:id="19" w:author="Peng, Hong" w:date="2020-04-02T19:57:00Z">
        <w:r w:rsidR="00064616">
          <w:t xml:space="preserve">prevented </w:t>
        </w:r>
      </w:ins>
      <w:r w:rsidR="00711010">
        <w:t xml:space="preserve">the </w:t>
      </w:r>
      <w:proofErr w:type="spellStart"/>
      <w:r w:rsidR="00711010">
        <w:t>occurance</w:t>
      </w:r>
      <w:proofErr w:type="spellEnd"/>
      <w:r w:rsidR="00711010">
        <w:t xml:space="preserve"> of mis-classification due to</w:t>
      </w:r>
      <w:del w:id="20" w:author="Peng, Hong" w:date="2020-04-02T19:57:00Z">
        <w:r w:rsidR="00EA08AE" w:rsidDel="00064616">
          <w:delText xml:space="preserve"> </w:delText>
        </w:r>
        <w:r w:rsidR="005039BD" w:rsidDel="00064616">
          <w:delText>the</w:delText>
        </w:r>
      </w:del>
      <w:r w:rsidR="005039BD">
        <w:t xml:space="preserve"> </w:t>
      </w:r>
      <w:r w:rsidR="007C03BD">
        <w:t>modeling with imbalanced dataset</w:t>
      </w:r>
      <w:r w:rsidR="00E95361">
        <w:fldChar w:fldCharType="begin" w:fldLock="1"/>
      </w:r>
      <w:r w:rsidR="007B489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spectrometry","type":"article-journal","volume":"121"},"uris":["http://www.mendeley.com/documents/?uuid=a88f7be2-e59e-4b5f-a327-1d76b4d40a16"]},{"id":"ITEM-2","itemData":{"DOI":"10.1371/journal.pone.0067863","abstract":"Training and testing of conventional machine learning models on binary classification problems depend on the proportions of the two outcomes in the relevant data sets. This may be especially important in practical terms when real-world applications of the classifier are either highly imbalanced or occur in unknown proportions. Intuitively, it may seem sensible to train machine learning models on data similar to the target data in terms of proportions of the two binary outcomes. However, we show that this is not the case using the example of prediction of deleterious and neutral phenotypes of human missense mutations in human genome data, for which the proportion of the binary outcome is unknown. Our results indicate that using balanced training data (50% neutral and 50% deleterious) results in the highest balanced accuracy (the average of True Positive Rate and True Negative Rate), Matthews correlation coefficient, and area under ROC curves, no matter what the proportions of the two phenotypes are in the testing data. Besides balancing the data by undersampling the majority class, other techniques in machine learning include oversampling the minority class, interpolating minority-class data points and various penalties for misclassifying the minority class. However, these techniques are not commonly used in either the missense phenotype prediction problem or in the prediction of disordered residues in proteins, where the imbalance problem is substantial. The appropriate approach depends on the amount of available data and the specific problem at hand.","author":[{"dropping-particle":"","family":"Wei","given":"Qiong","non-dropping-particle":"","parse-names":false,"suffix":""},{"dropping-particle":"","family":"Dunbrack Jr","given":"Roland L","non-dropping-particle":"","parse-names":false,"suffix":""}],"container-title":"PLOS ONE","id":"ITEM-2","issue":"7","issued":{"date-parts":[["2013"]]},"page":"1-12","publisher":"Public Library of Science","title":"The Role of Balanced Training and Testing Data Sets for Binary Classifiers in Bioinformatics","type":"article-journal","volume":"8"},"uris":["http://www.mendeley.com/documents/?uuid=1459c037-71d0-4139-bbd8-b5c403c06902"]}],"mendeley":{"formattedCitation":"&lt;sup&gt;12,38&lt;/sup&gt;","plainTextFormattedCitation":"12,38","previouslyFormattedCitation":"&lt;sup&gt;12,38&lt;/sup&gt;"},"properties":{"noteIndex":0},"schema":"https://github.com/citation-style-language/schema/raw/master/csl-citation.json"}</w:instrText>
      </w:r>
      <w:r w:rsidR="00E95361">
        <w:fldChar w:fldCharType="separate"/>
      </w:r>
      <w:r w:rsidR="00E95361" w:rsidRPr="00E95361">
        <w:rPr>
          <w:noProof/>
          <w:vertAlign w:val="superscript"/>
        </w:rPr>
        <w:t>12,38</w:t>
      </w:r>
      <w:r w:rsidR="00E95361">
        <w:fldChar w:fldCharType="end"/>
      </w:r>
      <w:ins w:id="21" w:author="Xu, Jason" w:date="2020-04-02T11:21:00Z">
        <w:r w:rsidR="005039BD">
          <w:t xml:space="preserve"> </w:t>
        </w:r>
      </w:ins>
    </w:p>
    <w:p w14:paraId="54C9D6B2" w14:textId="2FCA1FC7" w:rsidR="002E62F6" w:rsidRPr="00AE7AF4" w:rsidRDefault="00054217" w:rsidP="00BD79FA">
      <w:pPr>
        <w:jc w:val="both"/>
      </w:pPr>
      <w:r>
        <w:lastRenderedPageBreak/>
        <w:t xml:space="preserve">To date, </w:t>
      </w:r>
      <w:r w:rsidR="008A39BF">
        <w:t xml:space="preserve">ML algorithms such as </w:t>
      </w:r>
      <w:r w:rsidR="008A39BF" w:rsidRPr="00A531B1">
        <w:t>SVM</w:t>
      </w:r>
      <w:r w:rsidR="00635599">
        <w:t xml:space="preserve"> </w:t>
      </w:r>
      <w:r w:rsidR="008A39BF">
        <w:t xml:space="preserve">and </w:t>
      </w:r>
      <w:r w:rsidR="008A39BF" w:rsidRPr="00562E7E">
        <w:t>RF</w:t>
      </w:r>
      <w:r w:rsidR="008A39BF">
        <w:t>, have been reported to outperform traditional MVA</w:t>
      </w:r>
      <w:r w:rsidR="008A39BF">
        <w:fldChar w:fldCharType="begin" w:fldLock="1"/>
      </w:r>
      <w:r w:rsidR="007B489B">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39&lt;/sup&gt;","plainTextFormattedCitation":"39","previouslyFormattedCitation":"&lt;sup&gt;39&lt;/sup&gt;"},"properties":{"noteIndex":0},"schema":"https://github.com/citation-style-language/schema/raw/master/csl-citation.json"}</w:instrText>
      </w:r>
      <w:r w:rsidR="008A39BF">
        <w:fldChar w:fldCharType="separate"/>
      </w:r>
      <w:r w:rsidR="00E95361" w:rsidRPr="00E95361">
        <w:rPr>
          <w:noProof/>
          <w:vertAlign w:val="superscript"/>
        </w:rPr>
        <w:t>39</w:t>
      </w:r>
      <w:r w:rsidR="008A39BF">
        <w:fldChar w:fldCharType="end"/>
      </w:r>
      <w:r w:rsidR="008A39BF">
        <w:t xml:space="preserve"> </w:t>
      </w:r>
      <w:r w:rsidR="00E95026">
        <w:t xml:space="preserve">as </w:t>
      </w:r>
      <w:r w:rsidR="00694433">
        <w:t>can build</w:t>
      </w:r>
      <w:r w:rsidR="00E95026">
        <w:t xml:space="preserve"> </w:t>
      </w:r>
      <w:r w:rsidR="007008DA">
        <w:t>prediction</w:t>
      </w:r>
      <w:r w:rsidR="008A39BF">
        <w:t xml:space="preserve"> models with </w:t>
      </w:r>
      <w:r w:rsidR="003B15C5">
        <w:t xml:space="preserve">superior </w:t>
      </w:r>
      <w:r w:rsidR="008A39BF">
        <w:t>reliability and robustness</w:t>
      </w:r>
      <w:r w:rsidR="008A39BF">
        <w:fldChar w:fldCharType="begin" w:fldLock="1"/>
      </w:r>
      <w:r w:rsidR="007B489B">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7B489B">
        <w:rPr>
          <w:rFonts w:hint="eastAsia"/>
        </w:rPr>
        <w:instrText xml:space="preserve">d ( NIR ) spectroscopy : Focus on parameters optimization and model interpretation </w:instrText>
      </w:r>
      <w:r w:rsidR="007B489B">
        <w:rPr>
          <w:rFonts w:hint="eastAsia"/>
        </w:rPr>
        <w:instrText>☆</w:instrText>
      </w:r>
      <w:r w:rsidR="007B489B">
        <w:rPr>
          <w:rFonts w:hint="eastAsia"/>
        </w:rPr>
        <w:instrText>","type":"article-journal","volume":"96"},"uris":["http://www.mendeley.com/documents/?uuid=47137a07-3923-401b-95f6-51fd479e4280"]},{"id":"ITEM-2","itemData":{"DOI":"10.101</w:instrText>
      </w:r>
      <w:r w:rsidR="007B489B">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12,40&lt;/sup&gt;","plainTextFormattedCitation":"12,40","previouslyFormattedCitation":"&lt;sup&gt;12,40&lt;/sup&gt;"},"properties":{"noteIndex":0},"schema":"https://github.com/citation-style-language/schema/raw/master/csl-citation.json"}</w:instrText>
      </w:r>
      <w:r w:rsidR="008A39BF">
        <w:fldChar w:fldCharType="separate"/>
      </w:r>
      <w:r w:rsidR="00E95361" w:rsidRPr="00E95361">
        <w:rPr>
          <w:noProof/>
          <w:vertAlign w:val="superscript"/>
        </w:rPr>
        <w:t>12,40</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r w:rsidR="009F4658">
        <w:t xml:space="preserve">shows </w:t>
      </w:r>
      <w:r w:rsidR="008358BF">
        <w:t xml:space="preserve">the results obtained from </w:t>
      </w:r>
      <w:r w:rsidR="00A523B2">
        <w:t xml:space="preserve">the </w:t>
      </w:r>
      <w:del w:id="22" w:author="Peng, Hong" w:date="2020-04-02T20:18:00Z">
        <w:r w:rsidR="008358BF" w:rsidDel="00635599">
          <w:delText>training</w:delText>
        </w:r>
        <w:r w:rsidR="00434E32" w:rsidDel="00635599">
          <w:delText xml:space="preserve"> </w:delText>
        </w:r>
      </w:del>
      <w:ins w:id="23" w:author="Peng, Hong" w:date="2020-04-02T20:18:00Z">
        <w:r w:rsidR="00635599">
          <w:t xml:space="preserve">construction </w:t>
        </w:r>
      </w:ins>
      <w:r w:rsidR="00434E32">
        <w:t xml:space="preserve">of </w:t>
      </w:r>
      <w:r w:rsidR="00030F6F">
        <w:t xml:space="preserve">optimal </w:t>
      </w:r>
      <w:r w:rsidR="00434E32">
        <w:t>classifiers</w:t>
      </w:r>
      <w:del w:id="24" w:author="Peng, Hong" w:date="2020-04-02T20:19:00Z">
        <w:r w:rsidR="006D7C39" w:rsidDel="00635599">
          <w:delText xml:space="preserve"> using </w:delText>
        </w:r>
        <w:r w:rsidR="00403444" w:rsidDel="00635599">
          <w:delText>SVM</w:delText>
        </w:r>
        <w:r w:rsidR="006D7C39" w:rsidDel="00635599">
          <w:delText xml:space="preserve"> and </w:delText>
        </w:r>
        <w:r w:rsidR="00403444" w:rsidDel="00635599">
          <w:delText>RF</w:delText>
        </w:r>
      </w:del>
      <w:r w:rsidR="00B54DD2">
        <w:t xml:space="preserve">. </w:t>
      </w:r>
      <w:r w:rsidR="0050617A">
        <w:t xml:space="preserve">Beyond </w:t>
      </w:r>
      <w:r w:rsidR="00F90A4D">
        <w:t>the</w:t>
      </w:r>
      <w:r w:rsidR="00B43A11">
        <w:t xml:space="preserve"> function of </w:t>
      </w:r>
      <w:r w:rsidR="00823A69">
        <w:t>reducing dimension</w:t>
      </w:r>
      <w:r w:rsidR="004E7EAA">
        <w:t>s</w:t>
      </w:r>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r w:rsidR="008C7690">
        <w:t xml:space="preserve">features </w:t>
      </w:r>
      <w:r w:rsidR="00FD5426">
        <w:t xml:space="preserve">with high </w:t>
      </w:r>
      <w:r w:rsidR="008C7690">
        <w:t xml:space="preserve">predictability, </w:t>
      </w:r>
      <w:r w:rsidR="00412542">
        <w:t xml:space="preserve">also </w:t>
      </w:r>
      <w:r w:rsidR="00823A69">
        <w:t xml:space="preserve">known as </w:t>
      </w:r>
      <w:r w:rsidR="008C7690">
        <w:t>biomarkers</w:t>
      </w:r>
      <w:r w:rsidR="00276528">
        <w:fldChar w:fldCharType="begin" w:fldLock="1"/>
      </w:r>
      <w:r w:rsidR="007B489B">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41&lt;/sup&gt;","plainTextFormattedCitation":"41","previouslyFormattedCitation":"&lt;sup&gt;41&lt;/sup&gt;"},"properties":{"noteIndex":0},"schema":"https://github.com/citation-style-language/schema/raw/master/csl-citation.json"}</w:instrText>
      </w:r>
      <w:r w:rsidR="00276528">
        <w:fldChar w:fldCharType="separate"/>
      </w:r>
      <w:r w:rsidR="00E95361" w:rsidRPr="00E95361">
        <w:rPr>
          <w:noProof/>
          <w:vertAlign w:val="superscript"/>
        </w:rPr>
        <w:t>41</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25"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25"/>
      <w:r w:rsidR="008358BF">
        <w:t xml:space="preserve"> and </w:t>
      </w:r>
      <w:r w:rsidR="008358BF" w:rsidRPr="00E82E0D">
        <w:rPr>
          <w:vertAlign w:val="superscript"/>
        </w:rPr>
        <w:t>86</w:t>
      </w:r>
      <w:r w:rsidR="008358BF">
        <w:t xml:space="preserve">Sr were </w:t>
      </w:r>
      <w:r w:rsidR="00603CC0">
        <w:t xml:space="preserve">the </w:t>
      </w:r>
      <w:r w:rsidR="007D632F">
        <w:t xml:space="preserve">leading </w:t>
      </w:r>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r w:rsidR="00BD3AEF">
        <w:t>This is</w:t>
      </w:r>
      <w:r w:rsidR="00BD3AEF" w:rsidRPr="00F13D4D">
        <w:t xml:space="preserve"> consistent with the observations</w:t>
      </w:r>
      <w:r w:rsidR="00BD3AEF" w:rsidDel="000B42A7">
        <w:t xml:space="preserve"> </w:t>
      </w:r>
      <w:r w:rsidR="00BD3AEF">
        <w:t xml:space="preserve">in a previously published study, where feature selection was also applied and four elements </w:t>
      </w:r>
      <w:r w:rsidR="00BD3AEF">
        <w:rPr>
          <w:rFonts w:hint="eastAsia"/>
        </w:rPr>
        <w:t>(</w:t>
      </w:r>
      <w:r w:rsidR="00BD3AEF">
        <w:rPr>
          <w:vertAlign w:val="superscript"/>
        </w:rPr>
        <w:t>14</w:t>
      </w:r>
      <w:r w:rsidR="00BD3AEF">
        <w:t xml:space="preserve">Cd, </w:t>
      </w:r>
      <w:r w:rsidR="00BD3AEF">
        <w:rPr>
          <w:vertAlign w:val="superscript"/>
        </w:rPr>
        <w:t>85</w:t>
      </w:r>
      <w:r w:rsidR="00BD3AEF">
        <w:t xml:space="preserve">Rb, </w:t>
      </w:r>
      <w:r w:rsidR="00BD3AEF">
        <w:rPr>
          <w:vertAlign w:val="superscript"/>
        </w:rPr>
        <w:t>12</w:t>
      </w:r>
      <w:r w:rsidR="00BD3AEF">
        <w:t xml:space="preserve">Mg and </w:t>
      </w:r>
      <w:r w:rsidR="00BD3AEF">
        <w:rPr>
          <w:vertAlign w:val="superscript"/>
        </w:rPr>
        <w:t>19</w:t>
      </w:r>
      <w:r w:rsidR="00BD3AEF">
        <w:t xml:space="preserve">K) among </w:t>
      </w:r>
      <w:commentRangeStart w:id="26"/>
      <w:ins w:id="27" w:author="fanzhou kong" w:date="2020-04-03T11:39:00Z">
        <w:r w:rsidR="009F4CD0">
          <w:t>thirty</w:t>
        </w:r>
      </w:ins>
      <w:commentRangeEnd w:id="26"/>
      <w:ins w:id="28" w:author="fanzhou kong" w:date="2020-04-03T11:40:00Z">
        <w:r w:rsidR="009F4CD0">
          <w:rPr>
            <w:rStyle w:val="CommentReference"/>
          </w:rPr>
          <w:commentReference w:id="26"/>
        </w:r>
      </w:ins>
      <w:commentRangeStart w:id="29"/>
      <w:del w:id="30" w:author="fanzhou kong" w:date="2020-04-03T11:39:00Z">
        <w:r w:rsidR="00BD3AEF" w:rsidRPr="00EC4F6C" w:rsidDel="009F4CD0">
          <w:delText>xx</w:delText>
        </w:r>
      </w:del>
      <w:commentRangeEnd w:id="29"/>
      <w:r w:rsidR="00EC4F6C">
        <w:rPr>
          <w:rStyle w:val="CommentReference"/>
        </w:rPr>
        <w:commentReference w:id="29"/>
      </w:r>
      <w:r w:rsidR="00BD3AEF">
        <w:t xml:space="preserve"> elements </w:t>
      </w:r>
      <w:r w:rsidR="00053B32">
        <w:t xml:space="preserve">were also found to be </w:t>
      </w:r>
      <w:r w:rsidR="00BD3AEF">
        <w:t>the most relevant for the differentiation between rice samples from two geographical origins</w:t>
      </w:r>
      <w:del w:id="31" w:author="Peng, Hong" w:date="2020-04-02T20:23:00Z">
        <w:r w:rsidR="00BD3AEF" w:rsidDel="000A163A">
          <w:delText xml:space="preserve"> in Brazil</w:delText>
        </w:r>
      </w:del>
      <w:r w:rsidR="00BD3AEF">
        <w:fldChar w:fldCharType="begin" w:fldLock="1"/>
      </w:r>
      <w:r w:rsidR="00BD3AEF">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BD3AEF">
        <w:fldChar w:fldCharType="separate"/>
      </w:r>
      <w:r w:rsidR="00BD3AEF" w:rsidRPr="002E1C3D">
        <w:rPr>
          <w:noProof/>
          <w:vertAlign w:val="superscript"/>
        </w:rPr>
        <w:t>12</w:t>
      </w:r>
      <w:r w:rsidR="00BD3AEF">
        <w:fldChar w:fldCharType="end"/>
      </w:r>
      <w:r w:rsidR="00BD3AEF">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added</w:t>
      </w:r>
      <w:r w:rsidR="000B42A7">
        <w:t>, as shown in Fig. 4b</w:t>
      </w:r>
      <w:r w:rsidR="002355B6">
        <w:t xml:space="preserve">. </w:t>
      </w:r>
      <w:r w:rsidR="000B42A7">
        <w:t>W</w:t>
      </w:r>
      <w:r w:rsidR="000B42A7" w:rsidRPr="009A0C81">
        <w:t>ith</w:t>
      </w:r>
      <w:r w:rsidR="000B42A7">
        <w:t xml:space="preserve"> one feature (</w:t>
      </w:r>
      <w:r w:rsidR="000B42A7">
        <w:rPr>
          <w:vertAlign w:val="superscript"/>
        </w:rPr>
        <w:t>27</w:t>
      </w:r>
      <w:r w:rsidR="000B42A7">
        <w:t xml:space="preserve">Al), the mean cross-validation accuracy for RF and SVM were 48% and 63% respectively, </w:t>
      </w:r>
      <w:r w:rsidR="000B42A7">
        <w:rPr>
          <w:rFonts w:hint="eastAsia"/>
        </w:rPr>
        <w:t>bot</w:t>
      </w:r>
      <w:r w:rsidR="000B42A7">
        <w:t xml:space="preserve">h of which reached up to </w:t>
      </w:r>
      <w:r w:rsidR="00BD79FA">
        <w:t>100% as four features (</w:t>
      </w:r>
      <w:r w:rsidR="00BD79FA" w:rsidRPr="00E82E0D">
        <w:rPr>
          <w:vertAlign w:val="superscript"/>
        </w:rPr>
        <w:t>27</w:t>
      </w:r>
      <w:r w:rsidR="00BD79FA">
        <w:t xml:space="preserve">Al, </w:t>
      </w:r>
      <w:r w:rsidR="00BD79FA" w:rsidRPr="00E82E0D">
        <w:rPr>
          <w:vertAlign w:val="superscript"/>
        </w:rPr>
        <w:t>85</w:t>
      </w:r>
      <w:r w:rsidR="00BD79FA">
        <w:t xml:space="preserve">Rb, </w:t>
      </w:r>
      <w:r w:rsidR="00BD79FA" w:rsidRPr="00E82E0D">
        <w:rPr>
          <w:vertAlign w:val="superscript"/>
        </w:rPr>
        <w:t>10</w:t>
      </w:r>
      <w:r w:rsidR="00BD79FA">
        <w:t xml:space="preserve">B, and </w:t>
      </w:r>
      <w:r w:rsidR="00BD79FA" w:rsidRPr="00E82E0D">
        <w:rPr>
          <w:vertAlign w:val="superscript"/>
        </w:rPr>
        <w:t>23</w:t>
      </w:r>
      <w:r w:rsidR="00BD79FA">
        <w:t>Na) were applied.</w:t>
      </w:r>
      <w:r w:rsidR="00DF2B63">
        <w:t xml:space="preserve"> </w:t>
      </w:r>
      <w:r w:rsidR="00E60282">
        <w:t xml:space="preserve">Eventually, the </w:t>
      </w:r>
      <w:r w:rsidR="00715A8B">
        <w:t xml:space="preserve">optimal </w:t>
      </w:r>
      <w:r w:rsidR="00E60282">
        <w:t xml:space="preserve">classifiers were </w:t>
      </w:r>
      <w:r w:rsidR="00017F66">
        <w:t xml:space="preserve">constructed with </w:t>
      </w:r>
      <w:r w:rsidR="00E60282">
        <w:t xml:space="preserve">four features </w:t>
      </w:r>
      <w:r w:rsidR="00017F66">
        <w:t xml:space="preserve">and </w:t>
      </w:r>
      <w:ins w:id="32" w:author="fanzhou kong" w:date="2020-04-03T12:28:00Z">
        <w:r w:rsidR="00D04B87">
          <w:t xml:space="preserve">optimized </w:t>
        </w:r>
      </w:ins>
      <w:del w:id="33" w:author="Peng, Hong" w:date="2020-04-02T15:53:00Z">
        <w:r w:rsidR="00017F66" w:rsidDel="004717F9">
          <w:delText xml:space="preserve">optimized </w:delText>
        </w:r>
      </w:del>
      <w:r w:rsidR="00E60282">
        <w:t>hyperparameters</w:t>
      </w:r>
      <w:del w:id="34" w:author="fanzhou kong" w:date="2020-04-03T12:27:00Z">
        <w:r w:rsidR="00017F66" w:rsidDel="00D04B87">
          <w:delText xml:space="preserve"> </w:delText>
        </w:r>
      </w:del>
      <w:ins w:id="35" w:author="Peng, Hong" w:date="2020-03-30T15:14:00Z">
        <w:del w:id="36" w:author="fanzhou kong" w:date="2020-04-03T12:27:00Z">
          <w:r w:rsidR="00E60282" w:rsidDel="00D04B87">
            <w:delText>of</w:delText>
          </w:r>
        </w:del>
      </w:ins>
      <w:ins w:id="37" w:author="Xu, Jason" w:date="2020-04-01T16:56:00Z">
        <w:r w:rsidR="00703353">
          <w:t xml:space="preserve"> </w:t>
        </w:r>
      </w:ins>
      <w:ins w:id="38" w:author="Peng, Hong" w:date="2020-03-30T15:00:00Z">
        <w:r w:rsidR="00293284">
          <w:t>(</w:t>
        </w:r>
        <w:proofErr w:type="spellStart"/>
        <w:r w:rsidR="00293284">
          <w:t>max_depth</w:t>
        </w:r>
        <w:proofErr w:type="spellEnd"/>
        <w:r w:rsidR="00293284">
          <w:t xml:space="preserve">=37, </w:t>
        </w:r>
        <w:proofErr w:type="spellStart"/>
        <w:r w:rsidR="00293284">
          <w:t>max_features</w:t>
        </w:r>
        <w:proofErr w:type="spellEnd"/>
        <w:r w:rsidR="00293284">
          <w:t xml:space="preserve"> = ‘auto’, </w:t>
        </w:r>
        <w:proofErr w:type="spellStart"/>
        <w:r w:rsidR="00293284">
          <w:t>n_estimators</w:t>
        </w:r>
        <w:proofErr w:type="spellEnd"/>
        <w:r w:rsidR="00293284">
          <w:t xml:space="preserve"> = 200</w:t>
        </w:r>
      </w:ins>
      <w:ins w:id="39" w:author="fanzhou kong" w:date="2020-04-03T12:27:00Z">
        <w:r w:rsidR="00D04B87">
          <w:t xml:space="preserve"> for RF</w:t>
        </w:r>
      </w:ins>
      <w:ins w:id="40" w:author="fanzhou kong" w:date="2020-04-03T12:28:00Z">
        <w:r w:rsidR="00D04B87">
          <w:t>;</w:t>
        </w:r>
      </w:ins>
      <w:ins w:id="41" w:author="fanzhou kong" w:date="2020-04-03T12:27:00Z">
        <w:r w:rsidR="00D04B87">
          <w:t xml:space="preserve"> </w:t>
        </w:r>
        <w:r w:rsidR="00D04B87">
          <w:t>‘</w:t>
        </w:r>
        <w:proofErr w:type="spellStart"/>
        <w:r w:rsidR="00D04B87">
          <w:t>rbf</w:t>
        </w:r>
        <w:proofErr w:type="spellEnd"/>
        <w:r w:rsidR="00D04B87">
          <w:t>’ kernel, with C value =1 and gamma value = 0.1</w:t>
        </w:r>
        <w:r w:rsidR="00D04B87">
          <w:t xml:space="preserve"> for </w:t>
        </w:r>
        <w:commentRangeStart w:id="42"/>
        <w:r w:rsidR="00D04B87">
          <w:t>SVM</w:t>
        </w:r>
      </w:ins>
      <w:commentRangeEnd w:id="42"/>
      <w:ins w:id="43" w:author="fanzhou kong" w:date="2020-04-03T12:28:00Z">
        <w:r w:rsidR="00D04B87">
          <w:rPr>
            <w:rStyle w:val="CommentReference"/>
          </w:rPr>
          <w:commentReference w:id="42"/>
        </w:r>
      </w:ins>
      <w:ins w:id="44" w:author="fanzhou kong" w:date="2020-04-03T12:27:00Z">
        <w:r w:rsidR="00D04B87">
          <w:t>)</w:t>
        </w:r>
      </w:ins>
      <w:ins w:id="45" w:author="Peng, Hong" w:date="2020-03-30T15:00:00Z">
        <w:del w:id="46" w:author="fanzhou kong" w:date="2020-04-03T12:27:00Z">
          <w:r w:rsidR="00293284" w:rsidDel="00D04B87">
            <w:delText>)</w:delText>
          </w:r>
        </w:del>
      </w:ins>
      <w:ins w:id="47" w:author="Peng, Hong" w:date="2020-03-30T15:15:00Z">
        <w:del w:id="48" w:author="fanzhou kong" w:date="2020-04-03T12:27:00Z">
          <w:r w:rsidR="00E60282" w:rsidDel="00D04B87">
            <w:delText xml:space="preserve"> for RF and </w:delText>
          </w:r>
        </w:del>
      </w:ins>
      <w:ins w:id="49" w:author="Peng, Hong" w:date="2020-03-30T15:00:00Z">
        <w:del w:id="50" w:author="fanzhou kong" w:date="2020-04-03T12:27:00Z">
          <w:r w:rsidR="00293284" w:rsidDel="00D04B87">
            <w:delText>(‘rbf’ kernel, with C value =1 and gamma value = 0.1)</w:delText>
          </w:r>
        </w:del>
      </w:ins>
      <w:ins w:id="51" w:author="Peng, Hong" w:date="2020-03-30T15:22:00Z">
        <w:del w:id="52" w:author="fanzhou kong" w:date="2020-04-03T12:27:00Z">
          <w:r w:rsidR="009D1BE7" w:rsidDel="00D04B87">
            <w:delText xml:space="preserve"> for SVM</w:delText>
          </w:r>
        </w:del>
      </w:ins>
      <w:ins w:id="53" w:author="Peng, Hong" w:date="2020-03-30T15:00:00Z">
        <w:r w:rsidR="00293284">
          <w:t>.</w:t>
        </w:r>
      </w:ins>
      <w:ins w:id="54" w:author="Peng, Hong" w:date="2020-04-02T20:22:00Z">
        <w:r w:rsidR="00635599">
          <w:t xml:space="preserve"> </w:t>
        </w:r>
      </w:ins>
      <w:r w:rsidR="00A703A0">
        <w:t>Notably</w:t>
      </w:r>
      <w:r w:rsidR="002E62F6">
        <w:t xml:space="preserve">, </w:t>
      </w:r>
      <w:r w:rsidR="00A50060">
        <w:t xml:space="preserve">in our study </w:t>
      </w:r>
      <w:r w:rsidR="002E62F6" w:rsidRPr="0019172A">
        <w:rPr>
          <w:rFonts w:ascii="Calibri" w:eastAsia="SimSun" w:hAnsi="Calibri" w:cs="Calibri"/>
        </w:rPr>
        <w:t xml:space="preserve">feature selection </w:t>
      </w:r>
      <w:r w:rsidR="00A50060">
        <w:rPr>
          <w:rFonts w:ascii="Calibri" w:eastAsia="SimSun" w:hAnsi="Calibri" w:cs="Calibri"/>
        </w:rPr>
        <w:t xml:space="preserve">was applied </w:t>
      </w:r>
      <w:r w:rsidR="002E62F6" w:rsidRPr="0019172A">
        <w:rPr>
          <w:rFonts w:ascii="Calibri" w:eastAsia="SimSun" w:hAnsi="Calibri" w:cs="Calibri"/>
        </w:rPr>
        <w:t xml:space="preserve">solely on </w:t>
      </w:r>
      <w:r w:rsidR="00A703A0">
        <w:rPr>
          <w:rFonts w:ascii="Calibri" w:eastAsia="SimSun" w:hAnsi="Calibri" w:cs="Calibri"/>
        </w:rPr>
        <w:t xml:space="preserve">the </w:t>
      </w:r>
      <w:r w:rsidR="002E62F6" w:rsidRPr="0019172A">
        <w:rPr>
          <w:rFonts w:ascii="Calibri" w:eastAsia="SimSun" w:hAnsi="Calibri" w:cs="Calibri"/>
        </w:rPr>
        <w:t xml:space="preserve">training set </w:t>
      </w:r>
      <w:r w:rsidR="00694433">
        <w:rPr>
          <w:rFonts w:ascii="Calibri" w:eastAsia="SimSun" w:hAnsi="Calibri" w:cs="Calibri"/>
        </w:rPr>
        <w:t>rather than</w:t>
      </w:r>
      <w:r w:rsidR="002E62F6">
        <w:rPr>
          <w:rFonts w:ascii="Calibri" w:eastAsia="SimSun" w:hAnsi="Calibri" w:cs="Calibri"/>
        </w:rPr>
        <w:t xml:space="preserve"> the entire dat</w:t>
      </w:r>
      <w:r w:rsidR="002E62F6">
        <w:rPr>
          <w:rFonts w:ascii="Calibri" w:eastAsia="SimSun" w:hAnsi="Calibri" w:cs="Calibri" w:hint="eastAsia"/>
        </w:rPr>
        <w:t>aset</w:t>
      </w:r>
      <w:r w:rsidR="002E62F6">
        <w:rPr>
          <w:rFonts w:ascii="Calibri" w:eastAsia="SimSun" w:hAnsi="Calibri" w:cs="Calibri"/>
        </w:rPr>
        <w:t xml:space="preserve">, </w:t>
      </w:r>
      <w:r w:rsidR="00A50060">
        <w:rPr>
          <w:rFonts w:ascii="Calibri" w:eastAsia="SimSun" w:hAnsi="Calibri" w:cs="Calibri"/>
        </w:rPr>
        <w:t xml:space="preserve">which </w:t>
      </w:r>
      <w:r w:rsidR="002E62F6" w:rsidRPr="0019172A">
        <w:rPr>
          <w:rFonts w:ascii="Calibri" w:eastAsia="SimSun" w:hAnsi="Calibri" w:cs="Calibri"/>
        </w:rPr>
        <w:t>eliminate</w:t>
      </w:r>
      <w:r w:rsidR="00A703A0">
        <w:rPr>
          <w:rFonts w:ascii="Calibri" w:eastAsia="SimSun" w:hAnsi="Calibri" w:cs="Calibri"/>
        </w:rPr>
        <w:t>d</w:t>
      </w:r>
      <w:r w:rsidR="002E62F6" w:rsidRPr="0019172A">
        <w:rPr>
          <w:rFonts w:ascii="Calibri" w:eastAsia="SimSun" w:hAnsi="Calibri" w:cs="Calibri"/>
        </w:rPr>
        <w:t xml:space="preserve"> </w:t>
      </w:r>
      <w:r w:rsidR="004A039C">
        <w:rPr>
          <w:rFonts w:ascii="Calibri" w:eastAsia="SimSun" w:hAnsi="Calibri" w:cs="Calibri"/>
        </w:rPr>
        <w:t xml:space="preserve">the </w:t>
      </w:r>
      <w:r w:rsidR="00A703A0">
        <w:rPr>
          <w:rFonts w:ascii="Calibri" w:eastAsia="SimSun" w:hAnsi="Calibri" w:cs="Calibri"/>
        </w:rPr>
        <w:t xml:space="preserve">risk </w:t>
      </w:r>
      <w:r w:rsidR="002E62F6" w:rsidRPr="0019172A">
        <w:rPr>
          <w:rFonts w:ascii="Calibri" w:eastAsia="SimSun" w:hAnsi="Calibri" w:cs="Calibri"/>
        </w:rPr>
        <w:t>of selection b</w:t>
      </w:r>
      <w:r w:rsidR="002E62F6">
        <w:rPr>
          <w:rFonts w:ascii="Calibri" w:eastAsia="SimSun" w:hAnsi="Calibri" w:cs="Calibri"/>
        </w:rPr>
        <w:t>ias</w:t>
      </w:r>
      <w:r w:rsidR="002E62F6">
        <w:rPr>
          <w:rFonts w:ascii="Calibri" w:eastAsia="SimSun" w:hAnsi="Calibri" w:cs="Calibri"/>
        </w:rPr>
        <w:fldChar w:fldCharType="begin" w:fldLock="1"/>
      </w:r>
      <w:r w:rsidR="007B489B">
        <w:rPr>
          <w:rFonts w:ascii="Calibri" w:eastAsia="SimSun"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42&lt;/sup&gt;","plainTextFormattedCitation":"42","previouslyFormattedCitation":"&lt;sup&gt;42&lt;/sup&gt;"},"properties":{"noteIndex":0},"schema":"https://github.com/citation-style-language/schema/raw/master/csl-citation.json"}</w:instrText>
      </w:r>
      <w:r w:rsidR="002E62F6">
        <w:rPr>
          <w:rFonts w:ascii="Calibri" w:eastAsia="SimSun" w:hAnsi="Calibri" w:cs="Calibri"/>
        </w:rPr>
        <w:fldChar w:fldCharType="separate"/>
      </w:r>
      <w:r w:rsidR="00E95361" w:rsidRPr="00E95361">
        <w:rPr>
          <w:rFonts w:ascii="Calibri" w:eastAsia="SimSun" w:hAnsi="Calibri" w:cs="Calibri"/>
          <w:noProof/>
          <w:vertAlign w:val="superscript"/>
        </w:rPr>
        <w:t>42</w:t>
      </w:r>
      <w:r w:rsidR="002E62F6">
        <w:rPr>
          <w:rFonts w:ascii="Calibri" w:eastAsia="SimSun" w:hAnsi="Calibri" w:cs="Calibri"/>
        </w:rPr>
        <w:fldChar w:fldCharType="end"/>
      </w:r>
      <w:r w:rsidR="004A039C">
        <w:rPr>
          <w:rFonts w:ascii="Calibri" w:eastAsia="SimSun" w:hAnsi="Calibri" w:cs="Calibri"/>
        </w:rPr>
        <w:t>.</w:t>
      </w:r>
    </w:p>
    <w:p w14:paraId="6091E972" w14:textId="160A747F" w:rsidR="00DC0C6F" w:rsidRDefault="00DC0C6F" w:rsidP="00DC0C6F">
      <w:pPr>
        <w:jc w:val="center"/>
      </w:pPr>
    </w:p>
    <w:p w14:paraId="6881DF3B" w14:textId="4B47336C" w:rsidR="001354F4" w:rsidRDefault="000A163A" w:rsidP="00DC0C6F">
      <w:pPr>
        <w:jc w:val="center"/>
      </w:pPr>
      <w:del w:id="55" w:author="fanzhou kong" w:date="2020-04-03T10:19:00Z">
        <w:r w:rsidDel="006B4D88">
          <w:rPr>
            <w:noProof/>
          </w:rPr>
          <w:drawing>
            <wp:inline distT="0" distB="0" distL="0" distR="0" wp14:anchorId="124A3FB9" wp14:editId="049AAB67">
              <wp:extent cx="5416061" cy="3599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0593" cy="3608837"/>
                      </a:xfrm>
                      <a:prstGeom prst="rect">
                        <a:avLst/>
                      </a:prstGeom>
                    </pic:spPr>
                  </pic:pic>
                </a:graphicData>
              </a:graphic>
            </wp:inline>
          </w:drawing>
        </w:r>
      </w:del>
      <w:ins w:id="56" w:author="fanzhou kong" w:date="2020-04-03T10:19:00Z">
        <w:r w:rsidR="006B4D88">
          <w:rPr>
            <w:noProof/>
          </w:rPr>
          <w:drawing>
            <wp:inline distT="0" distB="0" distL="0" distR="0" wp14:anchorId="02D36779" wp14:editId="73C7A0C5">
              <wp:extent cx="6057900" cy="3383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9260" cy="3400558"/>
                      </a:xfrm>
                      <a:prstGeom prst="rect">
                        <a:avLst/>
                      </a:prstGeom>
                      <a:noFill/>
                    </pic:spPr>
                  </pic:pic>
                </a:graphicData>
              </a:graphic>
            </wp:inline>
          </w:drawing>
        </w:r>
      </w:ins>
    </w:p>
    <w:p w14:paraId="5734E8FB" w14:textId="667B7A25" w:rsidR="00DC0C6F" w:rsidRPr="00E95026" w:rsidRDefault="00D47607" w:rsidP="00B748C3">
      <w:pPr>
        <w:jc w:val="center"/>
      </w:pPr>
      <w:r>
        <w:rPr>
          <w:rFonts w:hint="eastAsia"/>
        </w:rPr>
        <w:t>(</w:t>
      </w:r>
      <w:commentRangeStart w:id="57"/>
      <w:r>
        <w:t>a</w:t>
      </w:r>
      <w:commentRangeEnd w:id="57"/>
      <w:r w:rsidR="006B4D88">
        <w:rPr>
          <w:rStyle w:val="CommentReference"/>
        </w:rPr>
        <w:commentReference w:id="57"/>
      </w:r>
      <w:r>
        <w:t>)</w:t>
      </w:r>
    </w:p>
    <w:p w14:paraId="1A89E93C" w14:textId="77777777" w:rsidR="00DC0C6F" w:rsidRDefault="00DC0C6F" w:rsidP="005C37D1">
      <w:pPr>
        <w:jc w:val="center"/>
      </w:pPr>
      <w:r>
        <w:rPr>
          <w:noProof/>
        </w:rPr>
        <w:lastRenderedPageBreak/>
        <w:drawing>
          <wp:inline distT="0" distB="0" distL="0" distR="0" wp14:anchorId="0A6712EF" wp14:editId="2A123961">
            <wp:extent cx="4680000" cy="2807470"/>
            <wp:effectExtent l="0" t="0" r="6350" b="12065"/>
            <wp:docPr id="5" name="Chart 5">
              <a:extLst xmlns:a="http://schemas.openxmlformats.org/drawingml/2006/main">
                <a:ext uri="{FF2B5EF4-FFF2-40B4-BE49-F238E27FC236}">
                  <a16:creationId xmlns:a16="http://schemas.microsoft.com/office/drawing/2014/main" id="{A5C89A9A-2371-4D1C-A83E-0AE2B98B6ED7}"/>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69D9EDC" w14:textId="14C8C6FD" w:rsidR="00D47607" w:rsidRDefault="00D47607" w:rsidP="00D47607">
      <w:pPr>
        <w:jc w:val="center"/>
      </w:pPr>
      <w:r>
        <w:rPr>
          <w:rFonts w:hint="eastAsia"/>
        </w:rPr>
        <w:t>(</w:t>
      </w:r>
      <w:r>
        <w:t>b)</w:t>
      </w:r>
    </w:p>
    <w:p w14:paraId="6B587961" w14:textId="39D11474" w:rsidR="00831499" w:rsidRPr="00BD79FA" w:rsidRDefault="00DC0C6F" w:rsidP="00F2636D">
      <w:r w:rsidRPr="001F002A">
        <w:t xml:space="preserve">Fig. </w:t>
      </w:r>
      <w:r>
        <w:t>4</w:t>
      </w:r>
      <w:r w:rsidRPr="001F002A">
        <w:t xml:space="preserve">. </w:t>
      </w:r>
      <w:r>
        <w:t xml:space="preserve">Feature ranking with </w:t>
      </w:r>
      <w:proofErr w:type="spellStart"/>
      <w:r>
        <w:t>ReliefF</w:t>
      </w:r>
      <w:proofErr w:type="spellEnd"/>
      <w:r>
        <w:t xml:space="preserve"> and model optimization</w:t>
      </w:r>
      <w:r w:rsidR="00543DA0">
        <w:t xml:space="preserve"> with cross-validation</w:t>
      </w:r>
      <w:r w:rsidR="00C60E6B">
        <w:t xml:space="preserve"> </w:t>
      </w:r>
      <w:r>
        <w:t>(a) r</w:t>
      </w:r>
      <w:r w:rsidRPr="001F002A">
        <w:t>elative importance</w:t>
      </w:r>
      <w:r>
        <w:t xml:space="preserve"> of </w:t>
      </w:r>
      <w:r w:rsidR="00587F1C">
        <w:t xml:space="preserve">each </w:t>
      </w:r>
      <w:r w:rsidR="0011365A">
        <w:t>feature</w:t>
      </w:r>
      <w:r w:rsidRPr="001F002A">
        <w:t xml:space="preserve"> based on </w:t>
      </w:r>
      <w:proofErr w:type="spellStart"/>
      <w:r>
        <w:t>ReliefF</w:t>
      </w:r>
      <w:proofErr w:type="spellEnd"/>
      <w:r>
        <w:t xml:space="preserve">; (b) cross-validation </w:t>
      </w:r>
      <w:r w:rsidR="00360670">
        <w:t>accuracy achieved by the classification models with different feature subsets</w:t>
      </w:r>
      <w:r>
        <w:t xml:space="preserve">. </w:t>
      </w:r>
    </w:p>
    <w:p w14:paraId="45547F61" w14:textId="6953BAA6" w:rsidR="004E0E8B" w:rsidRDefault="000A53F1" w:rsidP="000A1A80">
      <w:pPr>
        <w:jc w:val="both"/>
      </w:pPr>
      <w:ins w:id="58" w:author="fanzhou kong" w:date="2020-04-03T13:55:00Z">
        <w:r>
          <w:t>While</w:t>
        </w:r>
      </w:ins>
      <w:ins w:id="59" w:author="fanzhou kong" w:date="2020-04-03T13:52:00Z">
        <w:r>
          <w:t xml:space="preserve"> the </w:t>
        </w:r>
        <w:commentRangeStart w:id="60"/>
        <w:r>
          <w:t xml:space="preserve">goodness of fit </w:t>
        </w:r>
      </w:ins>
      <w:commentRangeEnd w:id="60"/>
      <w:ins w:id="61" w:author="fanzhou kong" w:date="2020-04-03T13:57:00Z">
        <w:r>
          <w:rPr>
            <w:rStyle w:val="CommentReference"/>
          </w:rPr>
          <w:commentReference w:id="60"/>
        </w:r>
      </w:ins>
      <w:ins w:id="62" w:author="fanzhou kong" w:date="2020-04-03T13:52:00Z">
        <w:r>
          <w:t xml:space="preserve">of the model </w:t>
        </w:r>
      </w:ins>
      <w:ins w:id="63" w:author="fanzhou kong" w:date="2020-04-03T13:57:00Z">
        <w:r>
          <w:t>was</w:t>
        </w:r>
      </w:ins>
      <w:ins w:id="64" w:author="fanzhou kong" w:date="2020-04-03T13:55:00Z">
        <w:r>
          <w:t xml:space="preserve"> assessed</w:t>
        </w:r>
      </w:ins>
      <w:ins w:id="65" w:author="fanzhou kong" w:date="2020-04-03T13:53:00Z">
        <w:r>
          <w:t xml:space="preserve"> by </w:t>
        </w:r>
      </w:ins>
      <w:ins w:id="66" w:author="fanzhou kong" w:date="2020-04-03T13:55:00Z">
        <w:r>
          <w:t xml:space="preserve">the </w:t>
        </w:r>
      </w:ins>
      <w:ins w:id="67" w:author="fanzhou kong" w:date="2020-04-03T13:53:00Z">
        <w:r>
          <w:t xml:space="preserve">cross-validation, </w:t>
        </w:r>
      </w:ins>
      <w:ins w:id="68" w:author="fanzhou kong" w:date="2020-04-03T13:54:00Z">
        <w:r>
          <w:t xml:space="preserve">the model performance should be </w:t>
        </w:r>
      </w:ins>
      <w:ins w:id="69" w:author="fanzhou kong" w:date="2020-04-03T13:55:00Z">
        <w:r>
          <w:t xml:space="preserve">validated on </w:t>
        </w:r>
      </w:ins>
      <w:ins w:id="70" w:author="fanzhou kong" w:date="2020-04-03T13:56:00Z">
        <w:r>
          <w:t xml:space="preserve">a separate test set using additional samples </w:t>
        </w:r>
        <w:r w:rsidRPr="000A53F1">
          <w:rPr>
            <w:highlight w:val="yellow"/>
            <w:rPrChange w:id="71" w:author="fanzhou kong" w:date="2020-04-03T14:00:00Z">
              <w:rPr/>
            </w:rPrChange>
          </w:rPr>
          <w:t xml:space="preserve">(reference </w:t>
        </w:r>
        <w:commentRangeStart w:id="72"/>
        <w:r w:rsidRPr="000A53F1">
          <w:rPr>
            <w:highlight w:val="yellow"/>
            <w:rPrChange w:id="73" w:author="fanzhou kong" w:date="2020-04-03T14:00:00Z">
              <w:rPr/>
            </w:rPrChange>
          </w:rPr>
          <w:t>16</w:t>
        </w:r>
      </w:ins>
      <w:commentRangeEnd w:id="72"/>
      <w:ins w:id="74" w:author="fanzhou kong" w:date="2020-04-03T13:57:00Z">
        <w:r w:rsidRPr="000A53F1">
          <w:rPr>
            <w:rStyle w:val="CommentReference"/>
            <w:highlight w:val="yellow"/>
            <w:rPrChange w:id="75" w:author="fanzhou kong" w:date="2020-04-03T14:00:00Z">
              <w:rPr>
                <w:rStyle w:val="CommentReference"/>
              </w:rPr>
            </w:rPrChange>
          </w:rPr>
          <w:commentReference w:id="72"/>
        </w:r>
      </w:ins>
      <w:ins w:id="76" w:author="fanzhou kong" w:date="2020-04-03T13:56:00Z">
        <w:r w:rsidRPr="000A53F1">
          <w:rPr>
            <w:highlight w:val="yellow"/>
            <w:rPrChange w:id="77" w:author="fanzhou kong" w:date="2020-04-03T14:00:00Z">
              <w:rPr/>
            </w:rPrChange>
          </w:rPr>
          <w:t>)</w:t>
        </w:r>
      </w:ins>
      <w:del w:id="78" w:author="fanzhou kong" w:date="2020-04-03T13:57:00Z">
        <w:r w:rsidR="00E84870" w:rsidRPr="000A53F1" w:rsidDel="000A53F1">
          <w:rPr>
            <w:highlight w:val="yellow"/>
            <w:rPrChange w:id="79" w:author="fanzhou kong" w:date="2020-04-03T14:00:00Z">
              <w:rPr/>
            </w:rPrChange>
          </w:rPr>
          <w:delText xml:space="preserve">While </w:delText>
        </w:r>
        <w:r w:rsidR="00DF2B63" w:rsidRPr="000A53F1" w:rsidDel="000A53F1">
          <w:rPr>
            <w:highlight w:val="yellow"/>
            <w:rPrChange w:id="80" w:author="fanzhou kong" w:date="2020-04-03T14:00:00Z">
              <w:rPr/>
            </w:rPrChange>
          </w:rPr>
          <w:delText xml:space="preserve">cross-validation </w:delText>
        </w:r>
        <w:r w:rsidR="004E0E8B" w:rsidRPr="000A53F1" w:rsidDel="000A53F1">
          <w:rPr>
            <w:highlight w:val="yellow"/>
            <w:rPrChange w:id="81" w:author="fanzhou kong" w:date="2020-04-03T14:00:00Z">
              <w:rPr/>
            </w:rPrChange>
          </w:rPr>
          <w:delText xml:space="preserve">within </w:delText>
        </w:r>
        <w:r w:rsidR="00360670" w:rsidRPr="000A53F1" w:rsidDel="000A53F1">
          <w:rPr>
            <w:highlight w:val="yellow"/>
            <w:rPrChange w:id="82" w:author="fanzhou kong" w:date="2020-04-03T14:00:00Z">
              <w:rPr/>
            </w:rPrChange>
          </w:rPr>
          <w:delText xml:space="preserve">the trainig set </w:delText>
        </w:r>
        <w:r w:rsidR="00F9405B" w:rsidRPr="000A53F1" w:rsidDel="000A53F1">
          <w:rPr>
            <w:highlight w:val="yellow"/>
            <w:rPrChange w:id="83" w:author="fanzhou kong" w:date="2020-04-03T14:00:00Z">
              <w:rPr/>
            </w:rPrChange>
          </w:rPr>
          <w:delText>was applied</w:delText>
        </w:r>
        <w:r w:rsidR="00DF2B63" w:rsidRPr="000A53F1" w:rsidDel="000A53F1">
          <w:rPr>
            <w:highlight w:val="yellow"/>
            <w:rPrChange w:id="84" w:author="fanzhou kong" w:date="2020-04-03T14:00:00Z">
              <w:rPr/>
            </w:rPrChange>
          </w:rPr>
          <w:delText xml:space="preserve"> to </w:delText>
        </w:r>
        <w:r w:rsidR="001D7F79" w:rsidRPr="000A53F1" w:rsidDel="000A53F1">
          <w:rPr>
            <w:highlight w:val="yellow"/>
            <w:rPrChange w:id="85" w:author="fanzhou kong" w:date="2020-04-03T14:00:00Z">
              <w:rPr/>
            </w:rPrChange>
          </w:rPr>
          <w:delText>assess the</w:delText>
        </w:r>
        <w:r w:rsidR="00860174" w:rsidRPr="000A53F1" w:rsidDel="000A53F1">
          <w:rPr>
            <w:highlight w:val="yellow"/>
            <w:rPrChange w:id="86" w:author="fanzhou kong" w:date="2020-04-03T14:00:00Z">
              <w:rPr/>
            </w:rPrChange>
          </w:rPr>
          <w:delText xml:space="preserve"> goodness</w:delText>
        </w:r>
        <w:r w:rsidR="009305BE" w:rsidRPr="000A53F1" w:rsidDel="000A53F1">
          <w:rPr>
            <w:highlight w:val="yellow"/>
            <w:rPrChange w:id="87" w:author="fanzhou kong" w:date="2020-04-03T14:00:00Z">
              <w:rPr/>
            </w:rPrChange>
          </w:rPr>
          <w:delText>-</w:delText>
        </w:r>
        <w:r w:rsidR="00860174" w:rsidRPr="000A53F1" w:rsidDel="000A53F1">
          <w:rPr>
            <w:highlight w:val="yellow"/>
            <w:rPrChange w:id="88" w:author="fanzhou kong" w:date="2020-04-03T14:00:00Z">
              <w:rPr/>
            </w:rPrChange>
          </w:rPr>
          <w:delText>of</w:delText>
        </w:r>
        <w:r w:rsidR="009305BE" w:rsidRPr="000A53F1" w:rsidDel="000A53F1">
          <w:rPr>
            <w:highlight w:val="yellow"/>
            <w:rPrChange w:id="89" w:author="fanzhou kong" w:date="2020-04-03T14:00:00Z">
              <w:rPr/>
            </w:rPrChange>
          </w:rPr>
          <w:delText>-</w:delText>
        </w:r>
        <w:r w:rsidR="00860174" w:rsidRPr="000A53F1" w:rsidDel="000A53F1">
          <w:rPr>
            <w:highlight w:val="yellow"/>
            <w:rPrChange w:id="90" w:author="fanzhou kong" w:date="2020-04-03T14:00:00Z">
              <w:rPr/>
            </w:rPrChange>
          </w:rPr>
          <w:delText>fit</w:delText>
        </w:r>
        <w:r w:rsidR="000A163A" w:rsidRPr="000A53F1" w:rsidDel="000A53F1">
          <w:rPr>
            <w:highlight w:val="yellow"/>
            <w:rPrChange w:id="91" w:author="fanzhou kong" w:date="2020-04-03T14:00:00Z">
              <w:rPr/>
            </w:rPrChange>
          </w:rPr>
          <w:delText xml:space="preserve"> </w:delText>
        </w:r>
        <w:r w:rsidR="00D62168" w:rsidRPr="000A53F1" w:rsidDel="000A53F1">
          <w:rPr>
            <w:highlight w:val="yellow"/>
            <w:rPrChange w:id="92" w:author="fanzhou kong" w:date="2020-04-03T14:00:00Z">
              <w:rPr/>
            </w:rPrChange>
          </w:rPr>
          <w:delText xml:space="preserve">of </w:delText>
        </w:r>
        <w:r w:rsidR="00CF4921" w:rsidRPr="000A53F1" w:rsidDel="000A53F1">
          <w:rPr>
            <w:highlight w:val="yellow"/>
            <w:rPrChange w:id="93" w:author="fanzhou kong" w:date="2020-04-03T14:00:00Z">
              <w:rPr/>
            </w:rPrChange>
          </w:rPr>
          <w:delText xml:space="preserve">the </w:delText>
        </w:r>
        <w:r w:rsidR="009A249E" w:rsidRPr="000A53F1" w:rsidDel="000A53F1">
          <w:rPr>
            <w:highlight w:val="yellow"/>
            <w:rPrChange w:id="94" w:author="fanzhou kong" w:date="2020-04-03T14:00:00Z">
              <w:rPr/>
            </w:rPrChange>
          </w:rPr>
          <w:delText xml:space="preserve">model </w:delText>
        </w:r>
        <w:r w:rsidR="008309E9" w:rsidRPr="000A53F1" w:rsidDel="000A53F1">
          <w:rPr>
            <w:highlight w:val="yellow"/>
            <w:rPrChange w:id="95" w:author="fanzhou kong" w:date="2020-04-03T14:00:00Z">
              <w:rPr/>
            </w:rPrChange>
          </w:rPr>
          <w:delText xml:space="preserve">we have built, </w:delText>
        </w:r>
        <w:r w:rsidR="009D1478" w:rsidRPr="000A53F1" w:rsidDel="000A53F1">
          <w:rPr>
            <w:highlight w:val="yellow"/>
            <w:rPrChange w:id="96" w:author="fanzhou kong" w:date="2020-04-03T14:00:00Z">
              <w:rPr/>
            </w:rPrChange>
          </w:rPr>
          <w:delText xml:space="preserve">it is </w:delText>
        </w:r>
      </w:del>
      <w:ins w:id="97" w:author="Peng, Hong" w:date="2020-04-02T16:10:00Z">
        <w:del w:id="98" w:author="fanzhou kong" w:date="2020-04-03T13:57:00Z">
          <w:r w:rsidR="004E3900" w:rsidRPr="000A53F1" w:rsidDel="000A53F1">
            <w:rPr>
              <w:highlight w:val="yellow"/>
              <w:rPrChange w:id="99" w:author="fanzhou kong" w:date="2020-04-03T14:00:00Z">
                <w:rPr/>
              </w:rPrChange>
            </w:rPr>
            <w:delText xml:space="preserve">was </w:delText>
          </w:r>
        </w:del>
      </w:ins>
      <w:del w:id="100" w:author="fanzhou kong" w:date="2020-04-03T13:57:00Z">
        <w:r w:rsidR="00011649" w:rsidRPr="000A53F1" w:rsidDel="000A53F1">
          <w:rPr>
            <w:highlight w:val="yellow"/>
            <w:rPrChange w:id="101" w:author="fanzhou kong" w:date="2020-04-03T14:00:00Z">
              <w:rPr/>
            </w:rPrChange>
          </w:rPr>
          <w:delText xml:space="preserve">not </w:delText>
        </w:r>
        <w:r w:rsidR="00972D8D" w:rsidRPr="000A53F1" w:rsidDel="000A53F1">
          <w:rPr>
            <w:highlight w:val="yellow"/>
            <w:rPrChange w:id="102" w:author="fanzhou kong" w:date="2020-04-03T14:00:00Z">
              <w:rPr/>
            </w:rPrChange>
          </w:rPr>
          <w:delText xml:space="preserve">by nature </w:delText>
        </w:r>
        <w:r w:rsidR="007B489B" w:rsidRPr="000A53F1" w:rsidDel="000A53F1">
          <w:rPr>
            <w:highlight w:val="yellow"/>
            <w:rPrChange w:id="103" w:author="fanzhou kong" w:date="2020-04-03T14:00:00Z">
              <w:rPr/>
            </w:rPrChange>
          </w:rPr>
          <w:delText>designed for a right validation</w:delText>
        </w:r>
        <w:r w:rsidR="007B489B" w:rsidRPr="000A53F1" w:rsidDel="000A53F1">
          <w:rPr>
            <w:highlight w:val="yellow"/>
            <w:rPrChange w:id="104" w:author="fanzhou kong" w:date="2020-04-03T14:00:00Z">
              <w:rPr/>
            </w:rPrChange>
          </w:rPr>
          <w:fldChar w:fldCharType="begin" w:fldLock="1"/>
        </w:r>
        <w:r w:rsidR="007B489B" w:rsidRPr="000A53F1" w:rsidDel="000A53F1">
          <w:rPr>
            <w:highlight w:val="yellow"/>
            <w:rPrChange w:id="105" w:author="fanzhou kong" w:date="2020-04-03T14:00:00Z">
              <w:rPr/>
            </w:rPrChange>
          </w:rPr>
          <w:del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operties":{"noteIndex":0},"schema":"https://github.com/citation-style-language/schema/raw/master/csl-citation.json"}</w:delInstrText>
        </w:r>
        <w:r w:rsidR="007B489B" w:rsidRPr="000A53F1" w:rsidDel="000A53F1">
          <w:rPr>
            <w:highlight w:val="yellow"/>
            <w:rPrChange w:id="106" w:author="fanzhou kong" w:date="2020-04-03T14:00:00Z">
              <w:rPr/>
            </w:rPrChange>
          </w:rPr>
          <w:fldChar w:fldCharType="separate"/>
        </w:r>
        <w:r w:rsidR="007B489B" w:rsidRPr="000A53F1" w:rsidDel="000A53F1">
          <w:rPr>
            <w:noProof/>
            <w:highlight w:val="yellow"/>
            <w:vertAlign w:val="superscript"/>
            <w:rPrChange w:id="107" w:author="fanzhou kong" w:date="2020-04-03T14:00:00Z">
              <w:rPr>
                <w:noProof/>
                <w:vertAlign w:val="superscript"/>
              </w:rPr>
            </w:rPrChange>
          </w:rPr>
          <w:delText>16</w:delText>
        </w:r>
        <w:r w:rsidR="007B489B" w:rsidRPr="000A53F1" w:rsidDel="000A53F1">
          <w:rPr>
            <w:highlight w:val="yellow"/>
            <w:rPrChange w:id="108" w:author="fanzhou kong" w:date="2020-04-03T14:00:00Z">
              <w:rPr/>
            </w:rPrChange>
          </w:rPr>
          <w:fldChar w:fldCharType="end"/>
        </w:r>
        <w:r w:rsidR="00011649" w:rsidRPr="000A53F1" w:rsidDel="000A53F1">
          <w:rPr>
            <w:highlight w:val="yellow"/>
            <w:rPrChange w:id="109" w:author="fanzhou kong" w:date="2020-04-03T14:00:00Z">
              <w:rPr/>
            </w:rPrChange>
          </w:rPr>
          <w:delText xml:space="preserve"> </w:delText>
        </w:r>
      </w:del>
      <w:r w:rsidR="0008257C" w:rsidRPr="000A53F1">
        <w:rPr>
          <w:highlight w:val="yellow"/>
          <w:rPrChange w:id="110" w:author="fanzhou kong" w:date="2020-04-03T14:00:00Z">
            <w:rPr/>
          </w:rPrChange>
        </w:rPr>
        <w:t>.</w:t>
      </w:r>
      <w:r w:rsidR="00610F95">
        <w:t xml:space="preserve"> </w:t>
      </w:r>
      <w:r w:rsidR="0008257C">
        <w:t xml:space="preserve">According to the Principle of </w:t>
      </w:r>
      <w:r w:rsidR="00CA2BA4">
        <w:t>Proper Validation</w:t>
      </w:r>
      <w:r w:rsidR="00610F95">
        <w:t xml:space="preserve"> (PPV)</w:t>
      </w:r>
      <w:r w:rsidR="00CA2BA4">
        <w:t xml:space="preserve">, independent </w:t>
      </w:r>
      <w:r w:rsidR="00F66288">
        <w:t>validation</w:t>
      </w:r>
      <w:r w:rsidR="00061B6C">
        <w:t xml:space="preserve"> using</w:t>
      </w:r>
      <w:r w:rsidR="0034007A">
        <w:t xml:space="preserve"> </w:t>
      </w:r>
      <w:r w:rsidR="00CA2BA4">
        <w:t xml:space="preserve">a </w:t>
      </w:r>
      <w:r w:rsidR="001239DA">
        <w:t>separate dataset</w:t>
      </w:r>
      <w:ins w:id="111" w:author="Xu, Jason" w:date="2020-04-02T11:29:00Z">
        <w:r w:rsidR="00BD2C35">
          <w:t xml:space="preserve"> </w:t>
        </w:r>
      </w:ins>
      <w:r w:rsidR="00FE0277">
        <w:t xml:space="preserve">is </w:t>
      </w:r>
      <w:r w:rsidR="007F0259">
        <w:t xml:space="preserve">the </w:t>
      </w:r>
      <w:r w:rsidR="00B23251">
        <w:t xml:space="preserve">one and </w:t>
      </w:r>
      <w:r w:rsidR="007F0259">
        <w:t>only</w:t>
      </w:r>
      <w:r w:rsidR="00B23251">
        <w:t xml:space="preserve"> valid paradigm</w:t>
      </w:r>
      <w:r w:rsidR="00B23251">
        <w:fldChar w:fldCharType="begin" w:fldLock="1"/>
      </w:r>
      <w:r w:rsidR="007B489B">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B23251">
        <w:fldChar w:fldCharType="separate"/>
      </w:r>
      <w:r w:rsidR="00E95361" w:rsidRPr="00E95361">
        <w:rPr>
          <w:noProof/>
          <w:vertAlign w:val="superscript"/>
        </w:rPr>
        <w:t>43</w:t>
      </w:r>
      <w:r w:rsidR="00B23251">
        <w:fldChar w:fldCharType="end"/>
      </w:r>
      <w:r w:rsidR="006E22F5">
        <w:t xml:space="preserve"> for model </w:t>
      </w:r>
      <w:commentRangeStart w:id="112"/>
      <w:commentRangeStart w:id="113"/>
      <w:r w:rsidR="006E22F5">
        <w:t>assessment</w:t>
      </w:r>
      <w:commentRangeEnd w:id="112"/>
      <w:r w:rsidR="00A82420">
        <w:rPr>
          <w:rStyle w:val="CommentReference"/>
        </w:rPr>
        <w:commentReference w:id="112"/>
      </w:r>
      <w:commentRangeEnd w:id="113"/>
      <w:r w:rsidR="00312040">
        <w:rPr>
          <w:rStyle w:val="CommentReference"/>
        </w:rPr>
        <w:commentReference w:id="113"/>
      </w:r>
      <w:ins w:id="114" w:author="Xu, Jason" w:date="2020-04-02T11:29:00Z">
        <w:r w:rsidR="004F1376">
          <w:t>, since</w:t>
        </w:r>
        <w:r w:rsidR="00BD2C35">
          <w:t xml:space="preserve"> the </w:t>
        </w:r>
        <w:r w:rsidR="004F1376">
          <w:t xml:space="preserve"> </w:t>
        </w:r>
        <w:r w:rsidR="00BD2C35">
          <w:t>testing set</w:t>
        </w:r>
      </w:ins>
      <w:ins w:id="115" w:author="Xu, Jason" w:date="2020-04-02T11:30:00Z">
        <w:r w:rsidR="00F2636D">
          <w:t xml:space="preserve"> </w:t>
        </w:r>
        <w:r w:rsidR="00E25F13">
          <w:t>represents the future working si</w:t>
        </w:r>
      </w:ins>
      <w:ins w:id="116" w:author="Xu, Jason" w:date="2020-04-02T11:31:00Z">
        <w:r w:rsidR="00E25F13">
          <w:t xml:space="preserve">tuation of </w:t>
        </w:r>
        <w:r w:rsidR="009A249E">
          <w:t>such particular</w:t>
        </w:r>
      </w:ins>
      <w:ins w:id="117" w:author="Xu, Jason" w:date="2020-04-02T11:32:00Z">
        <w:r w:rsidR="008309E9">
          <w:t xml:space="preserve"> model</w:t>
        </w:r>
        <w:r w:rsidR="00CE3E2B">
          <w:fldChar w:fldCharType="begin" w:fldLock="1"/>
        </w:r>
      </w:ins>
      <w:r w:rsidR="007B489B">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ins w:id="118" w:author="Xu, Jason" w:date="2020-04-02T11:32:00Z">
        <w:r w:rsidR="00CE3E2B">
          <w:fldChar w:fldCharType="separate"/>
        </w:r>
        <w:r w:rsidR="00CE3E2B" w:rsidRPr="00E95361">
          <w:rPr>
            <w:noProof/>
            <w:vertAlign w:val="superscript"/>
          </w:rPr>
          <w:t>43</w:t>
        </w:r>
        <w:r w:rsidR="00CE3E2B">
          <w:fldChar w:fldCharType="end"/>
        </w:r>
      </w:ins>
      <w:r w:rsidR="00B23251">
        <w:t>.</w:t>
      </w:r>
      <w:r w:rsidR="004A039C">
        <w:t xml:space="preserve"> </w:t>
      </w:r>
      <w:r w:rsidR="00156957">
        <w:t xml:space="preserve">In our study, </w:t>
      </w:r>
      <w:r w:rsidR="00CF4921">
        <w:t xml:space="preserve">independent validation was conducted using the testing set </w:t>
      </w:r>
      <w:r w:rsidR="00156957">
        <w:t>and the</w:t>
      </w:r>
      <w:r w:rsidR="00CF4921">
        <w:t xml:space="preserve"> </w:t>
      </w:r>
      <w:r w:rsidR="00BB741E">
        <w:t>result is shown</w:t>
      </w:r>
      <w:r w:rsidR="00A96C67">
        <w:t xml:space="preserve"> in table 2</w:t>
      </w:r>
      <w:r w:rsidR="001831A1">
        <w:t>.</w:t>
      </w:r>
      <w:r w:rsidR="001C5F13">
        <w:t xml:space="preserve"> </w:t>
      </w:r>
      <w:r w:rsidR="00F3530F">
        <w:t>B</w:t>
      </w:r>
      <w:r w:rsidR="000A1A80">
        <w:t>oth classifiers (</w:t>
      </w:r>
      <w:r w:rsidR="00F3530F">
        <w:t xml:space="preserve">RF and </w:t>
      </w:r>
      <w:r w:rsidR="000A1A80">
        <w:t xml:space="preserve">SVM) could </w:t>
      </w:r>
      <w:r w:rsidR="00453CD4">
        <w:t>make predictions of geographical origins with 100% accuracy for all six types of Chinese GI rice</w:t>
      </w:r>
      <w:r w:rsidR="000A1A80">
        <w:t xml:space="preserve">. </w:t>
      </w:r>
      <w:r w:rsidR="00F3530F">
        <w:t>The result demonstrated</w:t>
      </w:r>
      <w:r w:rsidR="000A1A80">
        <w:t xml:space="preserve"> the </w:t>
      </w:r>
      <w:r w:rsidR="00156957">
        <w:t xml:space="preserve">effectiveness </w:t>
      </w:r>
      <w:r w:rsidR="000A1A80">
        <w:t xml:space="preserve">of the </w:t>
      </w:r>
      <w:del w:id="119" w:author="Peng, Hong" w:date="2020-04-02T16:40:00Z">
        <w:r w:rsidR="000A1A80" w:rsidDel="0003416D">
          <w:delText xml:space="preserve">framework </w:delText>
        </w:r>
      </w:del>
      <w:ins w:id="120" w:author="Peng, Hong" w:date="2020-04-02T16:40:00Z">
        <w:r w:rsidR="0003416D">
          <w:t xml:space="preserve">workflow </w:t>
        </w:r>
      </w:ins>
      <w:r w:rsidR="000A1A80">
        <w:t>established</w:t>
      </w:r>
      <w:r w:rsidR="00E576D3">
        <w:t xml:space="preserve"> </w:t>
      </w:r>
      <w:r w:rsidR="00E576D3">
        <w:rPr>
          <w:rFonts w:hint="eastAsia"/>
        </w:rPr>
        <w:t>in</w:t>
      </w:r>
      <w:r w:rsidR="00E576D3">
        <w:t xml:space="preserve"> this study</w:t>
      </w:r>
      <w:r w:rsidR="000A1A80">
        <w:t xml:space="preserve">, especially in constructing reliable prediction models while simultaneously </w:t>
      </w:r>
      <w:r w:rsidR="00156957">
        <w:t xml:space="preserve">identifying </w:t>
      </w:r>
      <w:r w:rsidR="000A1A80">
        <w:t>potential biomarkers responsible for the differentiation.</w:t>
      </w:r>
    </w:p>
    <w:p w14:paraId="19B295BD" w14:textId="48EF6C33" w:rsidR="004E0E8B" w:rsidRDefault="000A163A" w:rsidP="004E0E8B">
      <w:r>
        <w:t>Table 2.</w:t>
      </w:r>
      <w:r w:rsidR="004E0E8B">
        <w:t xml:space="preserve"> </w:t>
      </w:r>
      <w:r w:rsidR="00945232">
        <w:t xml:space="preserve">Confusion </w:t>
      </w:r>
      <w:r w:rsidR="004E0E8B">
        <w:t xml:space="preserve">matrix </w:t>
      </w:r>
      <w:r w:rsidR="00945232">
        <w:t>for</w:t>
      </w:r>
      <w:ins w:id="121" w:author="Peng, Hong" w:date="2020-04-02T20:28:00Z">
        <w:r>
          <w:t xml:space="preserve"> the</w:t>
        </w:r>
      </w:ins>
      <w:r w:rsidR="00945232">
        <w:t xml:space="preserve"> </w:t>
      </w:r>
      <w:r w:rsidR="004E0E8B">
        <w:t xml:space="preserve">independent validation </w:t>
      </w:r>
      <w:r w:rsidR="00945232">
        <w:t xml:space="preserve">using </w:t>
      </w:r>
      <w:del w:id="122" w:author="Peng, Hong" w:date="2020-04-02T20:28:00Z">
        <w:r w:rsidR="00773DBC" w:rsidDel="000A163A">
          <w:delText xml:space="preserve">a separate </w:delText>
        </w:r>
      </w:del>
      <w:ins w:id="123" w:author="Peng, Hong" w:date="2020-04-02T20:28:00Z">
        <w:r>
          <w:t>the</w:t>
        </w:r>
      </w:ins>
      <w:r w:rsidR="00A82420">
        <w:t xml:space="preserve"> </w:t>
      </w:r>
      <w:r w:rsidR="00945232">
        <w:t>testing set</w:t>
      </w:r>
      <w:r w:rsidR="004E0E8B">
        <w:t>.</w:t>
      </w:r>
    </w:p>
    <w:tbl>
      <w:tblPr>
        <w:tblW w:w="9251" w:type="dxa"/>
        <w:tblLook w:val="04A0" w:firstRow="1" w:lastRow="0" w:firstColumn="1" w:lastColumn="0" w:noHBand="0" w:noVBand="1"/>
      </w:tblPr>
      <w:tblGrid>
        <w:gridCol w:w="1261"/>
        <w:gridCol w:w="1169"/>
        <w:gridCol w:w="1194"/>
        <w:gridCol w:w="1088"/>
        <w:gridCol w:w="1279"/>
        <w:gridCol w:w="1136"/>
        <w:gridCol w:w="1046"/>
        <w:gridCol w:w="1078"/>
      </w:tblGrid>
      <w:tr w:rsidR="000A163A" w:rsidRPr="00213E20" w14:paraId="01DCB656" w14:textId="77777777" w:rsidTr="000A163A">
        <w:trPr>
          <w:trHeight w:val="330"/>
        </w:trPr>
        <w:tc>
          <w:tcPr>
            <w:tcW w:w="1261" w:type="dxa"/>
            <w:vMerge w:val="restart"/>
            <w:tcBorders>
              <w:top w:val="single" w:sz="18" w:space="0" w:color="auto"/>
              <w:left w:val="nil"/>
              <w:right w:val="nil"/>
            </w:tcBorders>
            <w:shd w:val="clear" w:color="auto" w:fill="auto"/>
            <w:noWrap/>
            <w:vAlign w:val="center"/>
            <w:hideMark/>
          </w:tcPr>
          <w:p w14:paraId="75066F7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Classifier</w:t>
            </w:r>
          </w:p>
        </w:tc>
        <w:tc>
          <w:tcPr>
            <w:tcW w:w="1169" w:type="dxa"/>
            <w:vMerge w:val="restart"/>
            <w:tcBorders>
              <w:top w:val="single" w:sz="18" w:space="0" w:color="auto"/>
              <w:left w:val="nil"/>
              <w:right w:val="nil"/>
            </w:tcBorders>
            <w:shd w:val="clear" w:color="auto" w:fill="auto"/>
            <w:noWrap/>
            <w:vAlign w:val="center"/>
            <w:hideMark/>
          </w:tcPr>
          <w:p w14:paraId="12EF45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Predicted</w:t>
            </w:r>
          </w:p>
        </w:tc>
        <w:tc>
          <w:tcPr>
            <w:tcW w:w="6821" w:type="dxa"/>
            <w:gridSpan w:val="6"/>
            <w:tcBorders>
              <w:top w:val="single" w:sz="18" w:space="0" w:color="auto"/>
              <w:left w:val="nil"/>
              <w:bottom w:val="single" w:sz="8" w:space="0" w:color="auto"/>
              <w:right w:val="nil"/>
            </w:tcBorders>
            <w:shd w:val="clear" w:color="auto" w:fill="auto"/>
            <w:noWrap/>
            <w:vAlign w:val="center"/>
            <w:hideMark/>
          </w:tcPr>
          <w:p w14:paraId="3D019C7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Reference</w:t>
            </w:r>
          </w:p>
        </w:tc>
      </w:tr>
      <w:tr w:rsidR="000A163A" w:rsidRPr="00213E20" w14:paraId="21BA4983" w14:textId="77777777" w:rsidTr="000A163A">
        <w:trPr>
          <w:trHeight w:val="315"/>
        </w:trPr>
        <w:tc>
          <w:tcPr>
            <w:tcW w:w="1261" w:type="dxa"/>
            <w:vMerge/>
            <w:tcBorders>
              <w:left w:val="nil"/>
              <w:bottom w:val="single" w:sz="8" w:space="0" w:color="auto"/>
              <w:right w:val="nil"/>
            </w:tcBorders>
            <w:vAlign w:val="center"/>
            <w:hideMark/>
          </w:tcPr>
          <w:p w14:paraId="0B4BC415" w14:textId="77777777" w:rsidR="000A163A" w:rsidRPr="00213E20" w:rsidRDefault="000A163A" w:rsidP="00213E20">
            <w:pPr>
              <w:spacing w:after="0" w:line="240" w:lineRule="auto"/>
              <w:rPr>
                <w:rFonts w:ascii="Calibri" w:eastAsia="Times New Roman" w:hAnsi="Calibri" w:cs="Calibri"/>
                <w:color w:val="000000"/>
              </w:rPr>
            </w:pPr>
          </w:p>
        </w:tc>
        <w:tc>
          <w:tcPr>
            <w:tcW w:w="1169" w:type="dxa"/>
            <w:vMerge/>
            <w:tcBorders>
              <w:left w:val="nil"/>
              <w:bottom w:val="single" w:sz="8" w:space="0" w:color="auto"/>
              <w:right w:val="nil"/>
            </w:tcBorders>
            <w:vAlign w:val="center"/>
            <w:hideMark/>
          </w:tcPr>
          <w:p w14:paraId="74AE0E01" w14:textId="77777777" w:rsidR="000A163A" w:rsidRPr="00213E20" w:rsidRDefault="000A163A" w:rsidP="00213E20">
            <w:pPr>
              <w:spacing w:after="0" w:line="240" w:lineRule="auto"/>
              <w:rPr>
                <w:rFonts w:ascii="Calibri" w:eastAsia="Times New Roman" w:hAnsi="Calibri" w:cs="Calibri"/>
                <w:color w:val="000000"/>
              </w:rPr>
            </w:pPr>
          </w:p>
        </w:tc>
        <w:tc>
          <w:tcPr>
            <w:tcW w:w="1194" w:type="dxa"/>
            <w:tcBorders>
              <w:top w:val="single" w:sz="8" w:space="0" w:color="auto"/>
              <w:left w:val="nil"/>
              <w:bottom w:val="single" w:sz="8" w:space="0" w:color="auto"/>
              <w:right w:val="nil"/>
            </w:tcBorders>
            <w:shd w:val="clear" w:color="auto" w:fill="auto"/>
            <w:noWrap/>
            <w:vAlign w:val="center"/>
            <w:hideMark/>
          </w:tcPr>
          <w:p w14:paraId="6F0DD91E" w14:textId="543CA43B"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 (</w:t>
            </w:r>
            <w:r>
              <w:rPr>
                <w:rFonts w:ascii="Calibri" w:eastAsia="Times New Roman" w:hAnsi="Calibri" w:cs="Calibri"/>
                <w:color w:val="000000"/>
              </w:rPr>
              <w:t>n=</w:t>
            </w:r>
            <w:r w:rsidRPr="00213E20">
              <w:rPr>
                <w:rFonts w:ascii="Calibri" w:eastAsia="Times New Roman" w:hAnsi="Calibri" w:cs="Calibri"/>
                <w:color w:val="000000"/>
              </w:rPr>
              <w:t>3)</w:t>
            </w:r>
          </w:p>
        </w:tc>
        <w:tc>
          <w:tcPr>
            <w:tcW w:w="1088" w:type="dxa"/>
            <w:tcBorders>
              <w:top w:val="single" w:sz="8" w:space="0" w:color="auto"/>
              <w:left w:val="nil"/>
              <w:bottom w:val="single" w:sz="8" w:space="0" w:color="auto"/>
              <w:right w:val="nil"/>
            </w:tcBorders>
            <w:shd w:val="clear" w:color="auto" w:fill="auto"/>
            <w:noWrap/>
            <w:vAlign w:val="center"/>
            <w:hideMark/>
          </w:tcPr>
          <w:p w14:paraId="014F52AE" w14:textId="582523D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 (</w:t>
            </w:r>
            <w:r>
              <w:rPr>
                <w:rFonts w:ascii="Calibri" w:eastAsia="Times New Roman" w:hAnsi="Calibri" w:cs="Calibri"/>
                <w:color w:val="000000"/>
              </w:rPr>
              <w:t>n=</w:t>
            </w:r>
            <w:r w:rsidRPr="00213E20">
              <w:rPr>
                <w:rFonts w:ascii="Calibri" w:eastAsia="Times New Roman" w:hAnsi="Calibri" w:cs="Calibri"/>
                <w:color w:val="000000"/>
              </w:rPr>
              <w:t>4)</w:t>
            </w:r>
          </w:p>
        </w:tc>
        <w:tc>
          <w:tcPr>
            <w:tcW w:w="1279" w:type="dxa"/>
            <w:tcBorders>
              <w:top w:val="single" w:sz="8" w:space="0" w:color="auto"/>
              <w:left w:val="nil"/>
              <w:bottom w:val="single" w:sz="8" w:space="0" w:color="auto"/>
              <w:right w:val="nil"/>
            </w:tcBorders>
            <w:shd w:val="clear" w:color="auto" w:fill="auto"/>
            <w:noWrap/>
            <w:vAlign w:val="center"/>
            <w:hideMark/>
          </w:tcPr>
          <w:p w14:paraId="5B239D93" w14:textId="72AABC45"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 (</w:t>
            </w:r>
            <w:r>
              <w:rPr>
                <w:rFonts w:ascii="Calibri" w:eastAsia="Times New Roman" w:hAnsi="Calibri" w:cs="Calibri"/>
                <w:color w:val="000000"/>
              </w:rPr>
              <w:t>n=</w:t>
            </w:r>
            <w:r w:rsidRPr="00213E20">
              <w:rPr>
                <w:rFonts w:ascii="Calibri" w:eastAsia="Times New Roman" w:hAnsi="Calibri" w:cs="Calibri"/>
                <w:color w:val="000000"/>
              </w:rPr>
              <w:t>7)</w:t>
            </w:r>
          </w:p>
        </w:tc>
        <w:tc>
          <w:tcPr>
            <w:tcW w:w="1136" w:type="dxa"/>
            <w:tcBorders>
              <w:top w:val="single" w:sz="8" w:space="0" w:color="auto"/>
              <w:left w:val="nil"/>
              <w:bottom w:val="single" w:sz="8" w:space="0" w:color="auto"/>
              <w:right w:val="nil"/>
            </w:tcBorders>
            <w:shd w:val="clear" w:color="auto" w:fill="auto"/>
            <w:noWrap/>
            <w:vAlign w:val="center"/>
            <w:hideMark/>
          </w:tcPr>
          <w:p w14:paraId="0060EB5F" w14:textId="29164A7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 (</w:t>
            </w:r>
            <w:r>
              <w:rPr>
                <w:rFonts w:ascii="Calibri" w:eastAsia="Times New Roman" w:hAnsi="Calibri" w:cs="Calibri"/>
                <w:color w:val="000000"/>
              </w:rPr>
              <w:t>n=</w:t>
            </w:r>
            <w:r w:rsidRPr="00213E20">
              <w:rPr>
                <w:rFonts w:ascii="Calibri" w:eastAsia="Times New Roman" w:hAnsi="Calibri" w:cs="Calibri"/>
                <w:color w:val="000000"/>
              </w:rPr>
              <w:t>4)</w:t>
            </w:r>
          </w:p>
        </w:tc>
        <w:tc>
          <w:tcPr>
            <w:tcW w:w="1046" w:type="dxa"/>
            <w:tcBorders>
              <w:top w:val="single" w:sz="8" w:space="0" w:color="auto"/>
              <w:left w:val="nil"/>
              <w:bottom w:val="single" w:sz="8" w:space="0" w:color="auto"/>
              <w:right w:val="nil"/>
            </w:tcBorders>
            <w:shd w:val="clear" w:color="auto" w:fill="auto"/>
            <w:noWrap/>
            <w:vAlign w:val="center"/>
            <w:hideMark/>
          </w:tcPr>
          <w:p w14:paraId="213247B9" w14:textId="58FDA4C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 (</w:t>
            </w:r>
            <w:r>
              <w:rPr>
                <w:rFonts w:ascii="Calibri" w:eastAsia="Times New Roman" w:hAnsi="Calibri" w:cs="Calibri"/>
                <w:color w:val="000000"/>
              </w:rPr>
              <w:t>n=</w:t>
            </w:r>
            <w:r w:rsidRPr="00213E20">
              <w:rPr>
                <w:rFonts w:ascii="Calibri" w:eastAsia="Times New Roman" w:hAnsi="Calibri" w:cs="Calibri"/>
                <w:color w:val="000000"/>
              </w:rPr>
              <w:t>4)</w:t>
            </w:r>
          </w:p>
        </w:tc>
        <w:tc>
          <w:tcPr>
            <w:tcW w:w="1078" w:type="dxa"/>
            <w:tcBorders>
              <w:top w:val="single" w:sz="8" w:space="0" w:color="auto"/>
              <w:left w:val="nil"/>
              <w:bottom w:val="single" w:sz="8" w:space="0" w:color="auto"/>
              <w:right w:val="nil"/>
            </w:tcBorders>
            <w:shd w:val="clear" w:color="auto" w:fill="auto"/>
            <w:noWrap/>
            <w:vAlign w:val="center"/>
            <w:hideMark/>
          </w:tcPr>
          <w:p w14:paraId="20F63E21" w14:textId="3B30D7B4"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 (</w:t>
            </w:r>
            <w:r>
              <w:rPr>
                <w:rFonts w:ascii="Calibri" w:eastAsia="Times New Roman" w:hAnsi="Calibri" w:cs="Calibri"/>
                <w:color w:val="000000"/>
              </w:rPr>
              <w:t>n=</w:t>
            </w:r>
            <w:r w:rsidRPr="00213E20">
              <w:rPr>
                <w:rFonts w:ascii="Calibri" w:eastAsia="Times New Roman" w:hAnsi="Calibri" w:cs="Calibri"/>
                <w:color w:val="000000"/>
              </w:rPr>
              <w:t>4)</w:t>
            </w:r>
          </w:p>
        </w:tc>
      </w:tr>
      <w:tr w:rsidR="000A163A" w:rsidRPr="00213E20" w14:paraId="3D1C34CF" w14:textId="77777777" w:rsidTr="000A163A">
        <w:trPr>
          <w:trHeight w:val="300"/>
        </w:trPr>
        <w:tc>
          <w:tcPr>
            <w:tcW w:w="1261" w:type="dxa"/>
            <w:vMerge w:val="restart"/>
            <w:tcBorders>
              <w:top w:val="single" w:sz="8" w:space="0" w:color="auto"/>
              <w:left w:val="nil"/>
              <w:right w:val="nil"/>
            </w:tcBorders>
            <w:shd w:val="clear" w:color="auto" w:fill="auto"/>
            <w:noWrap/>
            <w:vAlign w:val="center"/>
            <w:hideMark/>
          </w:tcPr>
          <w:p w14:paraId="02A2F20C" w14:textId="77777777" w:rsidR="000A163A" w:rsidRPr="00213E20"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RF</w:t>
            </w:r>
          </w:p>
        </w:tc>
        <w:tc>
          <w:tcPr>
            <w:tcW w:w="1169" w:type="dxa"/>
            <w:tcBorders>
              <w:top w:val="single" w:sz="8" w:space="0" w:color="auto"/>
              <w:left w:val="nil"/>
              <w:right w:val="nil"/>
            </w:tcBorders>
            <w:shd w:val="clear" w:color="auto" w:fill="auto"/>
            <w:noWrap/>
            <w:vAlign w:val="center"/>
            <w:hideMark/>
          </w:tcPr>
          <w:p w14:paraId="402C667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right w:val="nil"/>
            </w:tcBorders>
            <w:shd w:val="clear" w:color="000000" w:fill="A9D08E"/>
            <w:noWrap/>
            <w:vAlign w:val="center"/>
            <w:hideMark/>
          </w:tcPr>
          <w:p w14:paraId="45201DD2" w14:textId="0429D5F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right w:val="nil"/>
            </w:tcBorders>
            <w:shd w:val="clear" w:color="auto" w:fill="auto"/>
            <w:noWrap/>
            <w:vAlign w:val="center"/>
            <w:hideMark/>
          </w:tcPr>
          <w:p w14:paraId="7C24DBF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right w:val="nil"/>
            </w:tcBorders>
            <w:shd w:val="clear" w:color="auto" w:fill="auto"/>
            <w:noWrap/>
            <w:vAlign w:val="center"/>
            <w:hideMark/>
          </w:tcPr>
          <w:p w14:paraId="2D17083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right w:val="nil"/>
            </w:tcBorders>
            <w:shd w:val="clear" w:color="auto" w:fill="auto"/>
            <w:noWrap/>
            <w:vAlign w:val="center"/>
            <w:hideMark/>
          </w:tcPr>
          <w:p w14:paraId="67A3FBE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right w:val="nil"/>
            </w:tcBorders>
            <w:shd w:val="clear" w:color="auto" w:fill="auto"/>
            <w:noWrap/>
            <w:vAlign w:val="center"/>
            <w:hideMark/>
          </w:tcPr>
          <w:p w14:paraId="1902B9E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right w:val="nil"/>
            </w:tcBorders>
            <w:shd w:val="clear" w:color="auto" w:fill="auto"/>
            <w:noWrap/>
            <w:vAlign w:val="center"/>
            <w:hideMark/>
          </w:tcPr>
          <w:p w14:paraId="18A2EAF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CD58D00" w14:textId="77777777" w:rsidTr="000A163A">
        <w:trPr>
          <w:trHeight w:val="300"/>
        </w:trPr>
        <w:tc>
          <w:tcPr>
            <w:tcW w:w="1261" w:type="dxa"/>
            <w:vMerge/>
            <w:tcBorders>
              <w:top w:val="nil"/>
              <w:left w:val="nil"/>
              <w:right w:val="nil"/>
            </w:tcBorders>
            <w:vAlign w:val="center"/>
            <w:hideMark/>
          </w:tcPr>
          <w:p w14:paraId="7E22BC7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15A433B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right w:val="nil"/>
            </w:tcBorders>
            <w:shd w:val="clear" w:color="auto" w:fill="auto"/>
            <w:noWrap/>
            <w:vAlign w:val="center"/>
            <w:hideMark/>
          </w:tcPr>
          <w:p w14:paraId="0C4308B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000000" w:fill="A9D08E"/>
            <w:noWrap/>
            <w:vAlign w:val="center"/>
            <w:hideMark/>
          </w:tcPr>
          <w:p w14:paraId="02B15B2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right w:val="nil"/>
            </w:tcBorders>
            <w:shd w:val="clear" w:color="auto" w:fill="auto"/>
            <w:noWrap/>
            <w:vAlign w:val="center"/>
            <w:hideMark/>
          </w:tcPr>
          <w:p w14:paraId="69037DE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4601D55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4F636E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349ED81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35F01CD" w14:textId="77777777" w:rsidTr="000A163A">
        <w:trPr>
          <w:trHeight w:val="300"/>
        </w:trPr>
        <w:tc>
          <w:tcPr>
            <w:tcW w:w="1261" w:type="dxa"/>
            <w:vMerge/>
            <w:tcBorders>
              <w:top w:val="nil"/>
              <w:left w:val="nil"/>
              <w:right w:val="nil"/>
            </w:tcBorders>
            <w:vAlign w:val="center"/>
            <w:hideMark/>
          </w:tcPr>
          <w:p w14:paraId="378F293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0A2E0D1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right w:val="nil"/>
            </w:tcBorders>
            <w:shd w:val="clear" w:color="auto" w:fill="auto"/>
            <w:noWrap/>
            <w:vAlign w:val="center"/>
            <w:hideMark/>
          </w:tcPr>
          <w:p w14:paraId="28073E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38F2BC8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000000" w:fill="A9D08E"/>
            <w:noWrap/>
            <w:vAlign w:val="center"/>
            <w:hideMark/>
          </w:tcPr>
          <w:p w14:paraId="53386F1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right w:val="nil"/>
            </w:tcBorders>
            <w:shd w:val="clear" w:color="auto" w:fill="auto"/>
            <w:noWrap/>
            <w:vAlign w:val="center"/>
            <w:hideMark/>
          </w:tcPr>
          <w:p w14:paraId="3709FD6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154C0A0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212A6B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308BC366" w14:textId="77777777" w:rsidTr="000A163A">
        <w:trPr>
          <w:trHeight w:val="300"/>
        </w:trPr>
        <w:tc>
          <w:tcPr>
            <w:tcW w:w="1261" w:type="dxa"/>
            <w:vMerge/>
            <w:tcBorders>
              <w:top w:val="nil"/>
              <w:left w:val="nil"/>
              <w:right w:val="nil"/>
            </w:tcBorders>
            <w:vAlign w:val="center"/>
            <w:hideMark/>
          </w:tcPr>
          <w:p w14:paraId="1ED50EDC"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EA7CB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right w:val="nil"/>
            </w:tcBorders>
            <w:shd w:val="clear" w:color="auto" w:fill="auto"/>
            <w:noWrap/>
            <w:vAlign w:val="center"/>
            <w:hideMark/>
          </w:tcPr>
          <w:p w14:paraId="36BC4D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70FCCD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2D551D7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000000" w:fill="A9D08E"/>
            <w:noWrap/>
            <w:vAlign w:val="center"/>
            <w:hideMark/>
          </w:tcPr>
          <w:p w14:paraId="355808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right w:val="nil"/>
            </w:tcBorders>
            <w:shd w:val="clear" w:color="auto" w:fill="auto"/>
            <w:noWrap/>
            <w:vAlign w:val="center"/>
            <w:hideMark/>
          </w:tcPr>
          <w:p w14:paraId="0D4D6E3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6E899E5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ED2BA55" w14:textId="77777777" w:rsidTr="000A163A">
        <w:trPr>
          <w:trHeight w:val="300"/>
        </w:trPr>
        <w:tc>
          <w:tcPr>
            <w:tcW w:w="1261" w:type="dxa"/>
            <w:vMerge/>
            <w:tcBorders>
              <w:top w:val="nil"/>
              <w:left w:val="nil"/>
              <w:right w:val="nil"/>
            </w:tcBorders>
            <w:vAlign w:val="center"/>
            <w:hideMark/>
          </w:tcPr>
          <w:p w14:paraId="7CD3F399"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A3522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right w:val="nil"/>
            </w:tcBorders>
            <w:shd w:val="clear" w:color="auto" w:fill="auto"/>
            <w:noWrap/>
            <w:vAlign w:val="center"/>
            <w:hideMark/>
          </w:tcPr>
          <w:p w14:paraId="004673C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29D49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5CCF264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11FC2FC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000000" w:fill="A9D08E"/>
            <w:noWrap/>
            <w:vAlign w:val="center"/>
            <w:hideMark/>
          </w:tcPr>
          <w:p w14:paraId="12C107A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right w:val="nil"/>
            </w:tcBorders>
            <w:shd w:val="clear" w:color="auto" w:fill="auto"/>
            <w:noWrap/>
            <w:vAlign w:val="center"/>
            <w:hideMark/>
          </w:tcPr>
          <w:p w14:paraId="124EA9B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A311D63" w14:textId="77777777" w:rsidTr="000A163A">
        <w:trPr>
          <w:trHeight w:val="315"/>
        </w:trPr>
        <w:tc>
          <w:tcPr>
            <w:tcW w:w="1261" w:type="dxa"/>
            <w:vMerge/>
            <w:tcBorders>
              <w:top w:val="nil"/>
              <w:left w:val="nil"/>
              <w:bottom w:val="single" w:sz="8" w:space="0" w:color="auto"/>
              <w:right w:val="nil"/>
            </w:tcBorders>
            <w:vAlign w:val="center"/>
            <w:hideMark/>
          </w:tcPr>
          <w:p w14:paraId="254346B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8" w:space="0" w:color="auto"/>
              <w:right w:val="nil"/>
            </w:tcBorders>
            <w:shd w:val="clear" w:color="auto" w:fill="auto"/>
            <w:noWrap/>
            <w:vAlign w:val="center"/>
            <w:hideMark/>
          </w:tcPr>
          <w:p w14:paraId="20FBB8D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8" w:space="0" w:color="auto"/>
              <w:right w:val="nil"/>
            </w:tcBorders>
            <w:shd w:val="clear" w:color="auto" w:fill="auto"/>
            <w:noWrap/>
            <w:vAlign w:val="center"/>
            <w:hideMark/>
          </w:tcPr>
          <w:p w14:paraId="4D7882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8" w:space="0" w:color="auto"/>
              <w:right w:val="nil"/>
            </w:tcBorders>
            <w:shd w:val="clear" w:color="auto" w:fill="auto"/>
            <w:noWrap/>
            <w:vAlign w:val="center"/>
            <w:hideMark/>
          </w:tcPr>
          <w:p w14:paraId="232768C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8" w:space="0" w:color="auto"/>
              <w:right w:val="nil"/>
            </w:tcBorders>
            <w:shd w:val="clear" w:color="auto" w:fill="auto"/>
            <w:noWrap/>
            <w:vAlign w:val="center"/>
            <w:hideMark/>
          </w:tcPr>
          <w:p w14:paraId="39EC092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8" w:space="0" w:color="auto"/>
              <w:right w:val="nil"/>
            </w:tcBorders>
            <w:shd w:val="clear" w:color="auto" w:fill="auto"/>
            <w:noWrap/>
            <w:vAlign w:val="center"/>
            <w:hideMark/>
          </w:tcPr>
          <w:p w14:paraId="2F286C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8" w:space="0" w:color="auto"/>
              <w:right w:val="nil"/>
            </w:tcBorders>
            <w:shd w:val="clear" w:color="auto" w:fill="auto"/>
            <w:noWrap/>
            <w:vAlign w:val="center"/>
            <w:hideMark/>
          </w:tcPr>
          <w:p w14:paraId="3CE28E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8" w:space="0" w:color="auto"/>
              <w:right w:val="nil"/>
            </w:tcBorders>
            <w:shd w:val="clear" w:color="000000" w:fill="A9D08E"/>
            <w:noWrap/>
            <w:vAlign w:val="center"/>
            <w:hideMark/>
          </w:tcPr>
          <w:p w14:paraId="5A7233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r w:rsidR="000A163A" w:rsidRPr="00213E20" w14:paraId="237BDAAF" w14:textId="77777777" w:rsidTr="000A163A">
        <w:trPr>
          <w:trHeight w:val="300"/>
        </w:trPr>
        <w:tc>
          <w:tcPr>
            <w:tcW w:w="1261" w:type="dxa"/>
            <w:vMerge w:val="restart"/>
            <w:tcBorders>
              <w:top w:val="single" w:sz="8" w:space="0" w:color="auto"/>
              <w:left w:val="nil"/>
              <w:bottom w:val="single" w:sz="12" w:space="0" w:color="000000"/>
              <w:right w:val="nil"/>
            </w:tcBorders>
            <w:shd w:val="clear" w:color="auto" w:fill="auto"/>
            <w:noWrap/>
            <w:vAlign w:val="center"/>
            <w:hideMark/>
          </w:tcPr>
          <w:p w14:paraId="79414563" w14:textId="77777777" w:rsidR="000A163A" w:rsidRPr="00213E20"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SVM</w:t>
            </w:r>
          </w:p>
        </w:tc>
        <w:tc>
          <w:tcPr>
            <w:tcW w:w="1169" w:type="dxa"/>
            <w:tcBorders>
              <w:top w:val="single" w:sz="8" w:space="0" w:color="auto"/>
              <w:left w:val="nil"/>
              <w:bottom w:val="nil"/>
              <w:right w:val="nil"/>
            </w:tcBorders>
            <w:shd w:val="clear" w:color="auto" w:fill="auto"/>
            <w:noWrap/>
            <w:vAlign w:val="center"/>
            <w:hideMark/>
          </w:tcPr>
          <w:p w14:paraId="580FF2C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bottom w:val="nil"/>
              <w:right w:val="nil"/>
            </w:tcBorders>
            <w:shd w:val="clear" w:color="000000" w:fill="A9D08E"/>
            <w:noWrap/>
            <w:vAlign w:val="center"/>
            <w:hideMark/>
          </w:tcPr>
          <w:p w14:paraId="4CB8A9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bottom w:val="nil"/>
              <w:right w:val="nil"/>
            </w:tcBorders>
            <w:shd w:val="clear" w:color="auto" w:fill="auto"/>
            <w:noWrap/>
            <w:vAlign w:val="center"/>
            <w:hideMark/>
          </w:tcPr>
          <w:p w14:paraId="6348BA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bottom w:val="nil"/>
              <w:right w:val="nil"/>
            </w:tcBorders>
            <w:shd w:val="clear" w:color="auto" w:fill="auto"/>
            <w:noWrap/>
            <w:vAlign w:val="center"/>
            <w:hideMark/>
          </w:tcPr>
          <w:p w14:paraId="78331C2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bottom w:val="nil"/>
              <w:right w:val="nil"/>
            </w:tcBorders>
            <w:shd w:val="clear" w:color="auto" w:fill="auto"/>
            <w:noWrap/>
            <w:vAlign w:val="center"/>
            <w:hideMark/>
          </w:tcPr>
          <w:p w14:paraId="5BCB90D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bottom w:val="nil"/>
              <w:right w:val="nil"/>
            </w:tcBorders>
            <w:shd w:val="clear" w:color="auto" w:fill="auto"/>
            <w:noWrap/>
            <w:vAlign w:val="center"/>
            <w:hideMark/>
          </w:tcPr>
          <w:p w14:paraId="2B8009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bottom w:val="nil"/>
              <w:right w:val="nil"/>
            </w:tcBorders>
            <w:shd w:val="clear" w:color="auto" w:fill="auto"/>
            <w:noWrap/>
            <w:vAlign w:val="center"/>
            <w:hideMark/>
          </w:tcPr>
          <w:p w14:paraId="6A002A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6E94917" w14:textId="77777777" w:rsidTr="000A163A">
        <w:trPr>
          <w:trHeight w:val="300"/>
        </w:trPr>
        <w:tc>
          <w:tcPr>
            <w:tcW w:w="1261" w:type="dxa"/>
            <w:vMerge/>
            <w:tcBorders>
              <w:top w:val="nil"/>
              <w:left w:val="nil"/>
              <w:bottom w:val="single" w:sz="12" w:space="0" w:color="000000"/>
              <w:right w:val="nil"/>
            </w:tcBorders>
            <w:vAlign w:val="center"/>
            <w:hideMark/>
          </w:tcPr>
          <w:p w14:paraId="6181267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32AD9A9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bottom w:val="nil"/>
              <w:right w:val="nil"/>
            </w:tcBorders>
            <w:shd w:val="clear" w:color="auto" w:fill="auto"/>
            <w:noWrap/>
            <w:vAlign w:val="center"/>
            <w:hideMark/>
          </w:tcPr>
          <w:p w14:paraId="182F02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000000" w:fill="A9D08E"/>
            <w:noWrap/>
            <w:vAlign w:val="center"/>
            <w:hideMark/>
          </w:tcPr>
          <w:p w14:paraId="5E902CD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bottom w:val="nil"/>
              <w:right w:val="nil"/>
            </w:tcBorders>
            <w:shd w:val="clear" w:color="auto" w:fill="auto"/>
            <w:noWrap/>
            <w:vAlign w:val="center"/>
            <w:hideMark/>
          </w:tcPr>
          <w:p w14:paraId="5C151F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3170EF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54AC9BD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7CE4219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DBA0B12" w14:textId="77777777" w:rsidTr="000A163A">
        <w:trPr>
          <w:trHeight w:val="300"/>
        </w:trPr>
        <w:tc>
          <w:tcPr>
            <w:tcW w:w="1261" w:type="dxa"/>
            <w:vMerge/>
            <w:tcBorders>
              <w:top w:val="nil"/>
              <w:left w:val="nil"/>
              <w:bottom w:val="single" w:sz="12" w:space="0" w:color="000000"/>
              <w:right w:val="nil"/>
            </w:tcBorders>
            <w:vAlign w:val="center"/>
            <w:hideMark/>
          </w:tcPr>
          <w:p w14:paraId="4EA5C9DA"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493D89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bottom w:val="nil"/>
              <w:right w:val="nil"/>
            </w:tcBorders>
            <w:shd w:val="clear" w:color="auto" w:fill="auto"/>
            <w:noWrap/>
            <w:vAlign w:val="center"/>
            <w:hideMark/>
          </w:tcPr>
          <w:p w14:paraId="6BD8ADB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728CC45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000000" w:fill="A9D08E"/>
            <w:noWrap/>
            <w:vAlign w:val="center"/>
            <w:hideMark/>
          </w:tcPr>
          <w:p w14:paraId="1D55BB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bottom w:val="nil"/>
              <w:right w:val="nil"/>
            </w:tcBorders>
            <w:shd w:val="clear" w:color="auto" w:fill="auto"/>
            <w:noWrap/>
            <w:vAlign w:val="center"/>
            <w:hideMark/>
          </w:tcPr>
          <w:p w14:paraId="7D0866E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4661DBC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333A46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FA5669E" w14:textId="77777777" w:rsidTr="000A163A">
        <w:trPr>
          <w:trHeight w:val="300"/>
        </w:trPr>
        <w:tc>
          <w:tcPr>
            <w:tcW w:w="1261" w:type="dxa"/>
            <w:vMerge/>
            <w:tcBorders>
              <w:top w:val="nil"/>
              <w:left w:val="nil"/>
              <w:bottom w:val="single" w:sz="12" w:space="0" w:color="000000"/>
              <w:right w:val="nil"/>
            </w:tcBorders>
            <w:vAlign w:val="center"/>
            <w:hideMark/>
          </w:tcPr>
          <w:p w14:paraId="45479605"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6653078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bottom w:val="nil"/>
              <w:right w:val="nil"/>
            </w:tcBorders>
            <w:shd w:val="clear" w:color="auto" w:fill="auto"/>
            <w:noWrap/>
            <w:vAlign w:val="center"/>
            <w:hideMark/>
          </w:tcPr>
          <w:p w14:paraId="56BE39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5AA896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109A568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000000" w:fill="A9D08E"/>
            <w:noWrap/>
            <w:vAlign w:val="center"/>
            <w:hideMark/>
          </w:tcPr>
          <w:p w14:paraId="0BF60AA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bottom w:val="nil"/>
              <w:right w:val="nil"/>
            </w:tcBorders>
            <w:shd w:val="clear" w:color="auto" w:fill="auto"/>
            <w:noWrap/>
            <w:vAlign w:val="center"/>
            <w:hideMark/>
          </w:tcPr>
          <w:p w14:paraId="790376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14E3BB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01EC1F2" w14:textId="77777777" w:rsidTr="000A163A">
        <w:trPr>
          <w:trHeight w:val="300"/>
        </w:trPr>
        <w:tc>
          <w:tcPr>
            <w:tcW w:w="1261" w:type="dxa"/>
            <w:vMerge/>
            <w:tcBorders>
              <w:top w:val="nil"/>
              <w:left w:val="nil"/>
              <w:bottom w:val="single" w:sz="12" w:space="0" w:color="000000"/>
              <w:right w:val="nil"/>
            </w:tcBorders>
            <w:vAlign w:val="center"/>
            <w:hideMark/>
          </w:tcPr>
          <w:p w14:paraId="075EC75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5A1320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bottom w:val="nil"/>
              <w:right w:val="nil"/>
            </w:tcBorders>
            <w:shd w:val="clear" w:color="auto" w:fill="auto"/>
            <w:noWrap/>
            <w:vAlign w:val="center"/>
            <w:hideMark/>
          </w:tcPr>
          <w:p w14:paraId="5B5265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030A825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4537C2E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073C52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000000" w:fill="A9D08E"/>
            <w:noWrap/>
            <w:vAlign w:val="center"/>
            <w:hideMark/>
          </w:tcPr>
          <w:p w14:paraId="30373AF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bottom w:val="nil"/>
              <w:right w:val="nil"/>
            </w:tcBorders>
            <w:shd w:val="clear" w:color="auto" w:fill="auto"/>
            <w:noWrap/>
            <w:vAlign w:val="center"/>
            <w:hideMark/>
          </w:tcPr>
          <w:p w14:paraId="51DE16D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366B2B4" w14:textId="77777777" w:rsidTr="000A163A">
        <w:trPr>
          <w:trHeight w:val="315"/>
        </w:trPr>
        <w:tc>
          <w:tcPr>
            <w:tcW w:w="1261" w:type="dxa"/>
            <w:vMerge/>
            <w:tcBorders>
              <w:top w:val="nil"/>
              <w:left w:val="nil"/>
              <w:bottom w:val="single" w:sz="18" w:space="0" w:color="auto"/>
              <w:right w:val="nil"/>
            </w:tcBorders>
            <w:vAlign w:val="center"/>
            <w:hideMark/>
          </w:tcPr>
          <w:p w14:paraId="47032F3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18" w:space="0" w:color="auto"/>
              <w:right w:val="nil"/>
            </w:tcBorders>
            <w:shd w:val="clear" w:color="auto" w:fill="auto"/>
            <w:noWrap/>
            <w:vAlign w:val="center"/>
            <w:hideMark/>
          </w:tcPr>
          <w:p w14:paraId="603723B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18" w:space="0" w:color="auto"/>
              <w:right w:val="nil"/>
            </w:tcBorders>
            <w:shd w:val="clear" w:color="auto" w:fill="auto"/>
            <w:noWrap/>
            <w:vAlign w:val="center"/>
            <w:hideMark/>
          </w:tcPr>
          <w:p w14:paraId="3C4EEA2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18" w:space="0" w:color="auto"/>
              <w:right w:val="nil"/>
            </w:tcBorders>
            <w:shd w:val="clear" w:color="auto" w:fill="auto"/>
            <w:noWrap/>
            <w:vAlign w:val="center"/>
            <w:hideMark/>
          </w:tcPr>
          <w:p w14:paraId="3A795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18" w:space="0" w:color="auto"/>
              <w:right w:val="nil"/>
            </w:tcBorders>
            <w:shd w:val="clear" w:color="auto" w:fill="auto"/>
            <w:noWrap/>
            <w:vAlign w:val="center"/>
            <w:hideMark/>
          </w:tcPr>
          <w:p w14:paraId="5D28D61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18" w:space="0" w:color="auto"/>
              <w:right w:val="nil"/>
            </w:tcBorders>
            <w:shd w:val="clear" w:color="auto" w:fill="auto"/>
            <w:noWrap/>
            <w:vAlign w:val="center"/>
            <w:hideMark/>
          </w:tcPr>
          <w:p w14:paraId="02A9FD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18" w:space="0" w:color="auto"/>
              <w:right w:val="nil"/>
            </w:tcBorders>
            <w:shd w:val="clear" w:color="auto" w:fill="auto"/>
            <w:noWrap/>
            <w:vAlign w:val="center"/>
            <w:hideMark/>
          </w:tcPr>
          <w:p w14:paraId="4E67881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18" w:space="0" w:color="auto"/>
              <w:right w:val="nil"/>
            </w:tcBorders>
            <w:shd w:val="clear" w:color="000000" w:fill="A9D08E"/>
            <w:noWrap/>
            <w:vAlign w:val="center"/>
            <w:hideMark/>
          </w:tcPr>
          <w:p w14:paraId="74DC52F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bl>
    <w:p w14:paraId="0104602B" w14:textId="77777777" w:rsidR="009B17FF" w:rsidRDefault="009B17FF" w:rsidP="002C6892">
      <w:pPr>
        <w:jc w:val="both"/>
      </w:pPr>
    </w:p>
    <w:p w14:paraId="39F5094F" w14:textId="6ADF0A89" w:rsidR="00D272E6" w:rsidRDefault="00214259" w:rsidP="00693BA3">
      <w:pPr>
        <w:jc w:val="both"/>
      </w:pPr>
      <w:r>
        <w:t>The differentiation power of the four features is clearly visualized in Fig. 5, where the relative median concentrations were plotted. It’s obvious that</w:t>
      </w:r>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r w:rsidR="001A5120">
        <w:t>Particu</w:t>
      </w:r>
      <w:r w:rsidR="00254C0A">
        <w:t>l</w:t>
      </w:r>
      <w:r w:rsidR="001A5120">
        <w:t>arly</w:t>
      </w:r>
      <w:r w:rsidR="00195384">
        <w:t>,</w:t>
      </w:r>
      <w:r w:rsidR="00DC116D">
        <w:t xml:space="preserve"> </w:t>
      </w:r>
      <w:r w:rsidR="00A6440E">
        <w:t xml:space="preserve">the </w:t>
      </w:r>
      <w:r w:rsidR="00A23080">
        <w:t xml:space="preserve">concentration </w:t>
      </w:r>
      <w:r w:rsidR="00A6440E">
        <w:t xml:space="preserve">of </w:t>
      </w:r>
      <w:r w:rsidR="00A6440E" w:rsidRPr="00500002">
        <w:rPr>
          <w:vertAlign w:val="superscript"/>
        </w:rPr>
        <w:t>27</w:t>
      </w:r>
      <w:r w:rsidR="00A6440E">
        <w:t xml:space="preserve">Al </w:t>
      </w:r>
      <w:r w:rsidR="00A23080">
        <w:t xml:space="preserve">was the highest in PJ-1 </w:t>
      </w:r>
      <w:r w:rsidR="000F21AD">
        <w:t xml:space="preserve">whilst </w:t>
      </w:r>
      <w:r w:rsidR="00A23080">
        <w:t xml:space="preserve">the lowest in PJ-2, </w:t>
      </w:r>
      <w:r w:rsidR="001A5120">
        <w:t xml:space="preserve">even though </w:t>
      </w:r>
      <w:r w:rsidR="00A23080">
        <w:t xml:space="preserve">PJ-1 and PJ-2 </w:t>
      </w:r>
      <w:r w:rsidR="00BE486F">
        <w:t>were sampled from the</w:t>
      </w:r>
      <w:r w:rsidR="001A5120">
        <w:t xml:space="preserve"> </w:t>
      </w:r>
      <w:r w:rsidR="00BE486F">
        <w:t xml:space="preserve">same </w:t>
      </w:r>
      <w:r w:rsidR="001A5120">
        <w:t xml:space="preserve">geographical </w:t>
      </w:r>
      <w:r w:rsidR="005701F6">
        <w:t>location</w:t>
      </w:r>
      <w:r w:rsidR="00A23080">
        <w:t>.</w:t>
      </w:r>
      <w:r w:rsidR="000D7CCE">
        <w:t xml:space="preserve"> </w:t>
      </w:r>
      <w:r w:rsidR="00B54AD4">
        <w:t xml:space="preserve">Besides, </w:t>
      </w:r>
      <w:r w:rsidR="00A23080">
        <w:t>the other three elements also</w:t>
      </w:r>
      <w:r w:rsidR="00A6440E">
        <w:t xml:space="preserve"> showed considerably different </w:t>
      </w:r>
      <w:r w:rsidR="000F21AD">
        <w:t xml:space="preserve">proportions </w:t>
      </w:r>
      <w:r w:rsidR="00A6440E">
        <w:t xml:space="preserve">in PJ-1 </w:t>
      </w:r>
      <w:r w:rsidR="00A74092">
        <w:t xml:space="preserve">and </w:t>
      </w:r>
      <w:r w:rsidR="008E7891">
        <w:t>PJ-</w:t>
      </w:r>
      <w:r w:rsidR="00A6440E">
        <w:t>2</w:t>
      </w:r>
      <w:r w:rsidR="000D7CCE">
        <w:t xml:space="preserve">. </w:t>
      </w:r>
      <w:r w:rsidR="00F85A48">
        <w:t>Th</w:t>
      </w:r>
      <w:r w:rsidR="00FB1E5D">
        <w:t>e</w:t>
      </w:r>
      <w:r w:rsidR="00F85A48">
        <w:t>se observations</w:t>
      </w:r>
      <w:r w:rsidR="00BF28D6">
        <w:t xml:space="preserve"> agree</w:t>
      </w:r>
      <w:r w:rsidR="00377F90">
        <w:t>d</w:t>
      </w:r>
      <w:r w:rsidR="00BF28D6">
        <w:t xml:space="preserve"> </w:t>
      </w:r>
      <w:r w:rsidR="00FB1E5D">
        <w:t xml:space="preserve">well </w:t>
      </w:r>
      <w:r w:rsidR="00BF28D6">
        <w:t>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r w:rsidR="00BD51F9">
        <w:t xml:space="preserve">played a significant role on </w:t>
      </w:r>
      <w:r w:rsidR="007F714B">
        <w:t xml:space="preserve">the </w:t>
      </w:r>
      <w:r w:rsidR="00044C0D">
        <w:t>element</w:t>
      </w:r>
      <w:r w:rsidR="00FB1E5D">
        <w:t>al</w:t>
      </w:r>
      <w:r w:rsidR="00C92CE0">
        <w:t xml:space="preserve"> </w:t>
      </w:r>
      <w:r w:rsidR="007F714B">
        <w:t xml:space="preserve">composition </w:t>
      </w:r>
      <w:r w:rsidR="00FB1E5D">
        <w:t xml:space="preserve">of </w:t>
      </w:r>
      <w:r w:rsidR="003D724D">
        <w:t>rice</w:t>
      </w:r>
      <w:r w:rsidR="00900953">
        <w:fldChar w:fldCharType="begin" w:fldLock="1"/>
      </w:r>
      <w:r w:rsidR="007B489B">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44,45&lt;/sup&gt;","plainTextFormattedCitation":"44,45","previouslyFormattedCitation":"&lt;sup&gt;44,45&lt;/sup&gt;"},"properties":{"noteIndex":0},"schema":"https://github.com/citation-style-language/schema/raw/master/csl-citation.json"}</w:instrText>
      </w:r>
      <w:r w:rsidR="00900953">
        <w:fldChar w:fldCharType="separate"/>
      </w:r>
      <w:r w:rsidR="00E95361" w:rsidRPr="00E95361">
        <w:rPr>
          <w:noProof/>
          <w:vertAlign w:val="superscript"/>
        </w:rPr>
        <w:t>44,45</w:t>
      </w:r>
      <w:r w:rsidR="00900953">
        <w:fldChar w:fldCharType="end"/>
      </w:r>
      <w:r w:rsidR="00900953">
        <w:t>.</w:t>
      </w:r>
      <w:r w:rsidR="00963123">
        <w:t xml:space="preserve"> </w:t>
      </w:r>
      <w:r w:rsidR="00241FD0">
        <w:t>Due to the diversity and complexity of the sample set</w:t>
      </w:r>
      <w:r w:rsidR="00BD51F9">
        <w:t xml:space="preserve"> in this study</w:t>
      </w:r>
      <w:r w:rsidR="00B71E6B">
        <w:t xml:space="preserve">, </w:t>
      </w:r>
      <w:r w:rsidR="00BD51F9">
        <w:t>by now it’s still a challenge</w:t>
      </w:r>
      <w:r w:rsidR="00B71E6B">
        <w:t xml:space="preserve"> to elucidate </w:t>
      </w:r>
      <w:r w:rsidR="00BD51F9">
        <w:t xml:space="preserve">exactly </w:t>
      </w:r>
      <w:r w:rsidR="003F54F9">
        <w:t>why</w:t>
      </w:r>
      <w:r w:rsidR="00112075">
        <w:t xml:space="preserve"> </w:t>
      </w:r>
      <w:r w:rsidR="00075B74">
        <w:t>the four</w:t>
      </w:r>
      <w:r w:rsidR="00B71E6B">
        <w:t xml:space="preserve"> elements </w:t>
      </w:r>
      <w:r w:rsidR="00D51DAD">
        <w:t xml:space="preserve">showed </w:t>
      </w:r>
      <w:r w:rsidR="00BD51F9">
        <w:t xml:space="preserve">such </w:t>
      </w:r>
      <w:r w:rsidR="00B71E6B">
        <w:t>strong differentiation power</w:t>
      </w:r>
      <w:r w:rsidR="003F54F9">
        <w:t>.</w:t>
      </w:r>
      <w:r w:rsidR="00B71E6B">
        <w:t xml:space="preserve"> </w:t>
      </w:r>
      <w:r w:rsidR="00FA66C7">
        <w:t>The</w:t>
      </w:r>
      <w:r w:rsidR="00B71E6B">
        <w:t xml:space="preserve"> samples </w:t>
      </w:r>
      <w:r w:rsidR="00FA66C7">
        <w:t xml:space="preserve">were </w:t>
      </w:r>
      <w:r w:rsidR="00693BA3">
        <w:t xml:space="preserve">all </w:t>
      </w:r>
      <w:r w:rsidR="00B71E6B">
        <w:t xml:space="preserve">from </w:t>
      </w:r>
      <w:r w:rsidR="00FA66C7">
        <w:t xml:space="preserve">the </w:t>
      </w:r>
      <w:r w:rsidR="00B71E6B">
        <w:t xml:space="preserve">three dominate </w:t>
      </w:r>
      <w:r w:rsidR="00693BA3">
        <w:t>rice-</w:t>
      </w:r>
      <w:r w:rsidR="00B71E6B">
        <w:t xml:space="preserve">producing regions </w:t>
      </w:r>
      <w:r w:rsidR="00693BA3">
        <w:t xml:space="preserve">of </w:t>
      </w:r>
      <w:r w:rsidR="00B71E6B">
        <w:t xml:space="preserve">China, including the northeast China plain (WC, PJ-1, and PJ-2), Yangtze River Basin (SY, JS) and southeast coastal region (GG). Such </w:t>
      </w:r>
      <w:r w:rsidR="009173EA">
        <w:t xml:space="preserve">a geographically </w:t>
      </w:r>
      <w:r w:rsidR="00B71E6B">
        <w:t>wide sampling scope introduced multi</w:t>
      </w:r>
      <w:r w:rsidR="004A7DD8">
        <w:t>ple l</w:t>
      </w:r>
      <w:r w:rsidR="00B71E6B">
        <w:t xml:space="preserve">ayers of </w:t>
      </w:r>
      <w:r w:rsidR="004A7DD8">
        <w:t>variables</w:t>
      </w:r>
      <w:r w:rsidR="009173EA">
        <w:t>, including</w:t>
      </w:r>
      <w:r w:rsidR="00B71E6B">
        <w:t xml:space="preserve"> soil characteristics, agricultural practices and genotype variation</w:t>
      </w:r>
      <w:r w:rsidR="009173EA">
        <w:t>s</w:t>
      </w:r>
      <w:r w:rsidR="00B71E6B">
        <w:t xml:space="preserve">, which </w:t>
      </w:r>
      <w:r w:rsidR="005D56B8">
        <w:t>could</w:t>
      </w:r>
      <w:r w:rsidR="009173EA">
        <w:t xml:space="preserve"> all contribute to </w:t>
      </w:r>
      <w:r w:rsidR="00B71E6B">
        <w:t xml:space="preserve">the </w:t>
      </w:r>
      <w:r w:rsidR="00044C0D">
        <w:t>element</w:t>
      </w:r>
      <w:r w:rsidR="00B71E6B">
        <w:t xml:space="preserve"> profile of crops</w:t>
      </w:r>
      <w:r w:rsidR="00B71E6B">
        <w:fldChar w:fldCharType="begin" w:fldLock="1"/>
      </w:r>
      <w:r w:rsidR="007B489B">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46&lt;/sup&gt;","plainTextFormattedCitation":"46","previouslyFormattedCitation":"&lt;sup&gt;46&lt;/sup&gt;"},"properties":{"noteIndex":0},"schema":"https://github.com/citation-style-language/schema/raw/master/csl-citation.json"}</w:instrText>
      </w:r>
      <w:r w:rsidR="00B71E6B">
        <w:fldChar w:fldCharType="separate"/>
      </w:r>
      <w:r w:rsidR="00E95361" w:rsidRPr="00E95361">
        <w:rPr>
          <w:noProof/>
          <w:vertAlign w:val="superscript"/>
        </w:rPr>
        <w:t>46</w:t>
      </w:r>
      <w:r w:rsidR="00B71E6B">
        <w:fldChar w:fldCharType="end"/>
      </w:r>
      <w:r w:rsidR="00B71E6B" w:rsidRPr="00DA3487">
        <w:rPr>
          <w:vertAlign w:val="superscript"/>
        </w:rPr>
        <w:t>,</w:t>
      </w:r>
      <w:r w:rsidR="00B71E6B">
        <w:fldChar w:fldCharType="begin" w:fldLock="1"/>
      </w:r>
      <w:r w:rsidR="007B489B">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47&lt;/sup&gt;","plainTextFormattedCitation":"47","previouslyFormattedCitation":"&lt;sup&gt;47&lt;/sup&gt;"},"properties":{"noteIndex":0},"schema":"https://github.com/citation-style-language/schema/raw/master/csl-citation.json"}</w:instrText>
      </w:r>
      <w:r w:rsidR="00B71E6B">
        <w:fldChar w:fldCharType="separate"/>
      </w:r>
      <w:r w:rsidR="00E95361" w:rsidRPr="00E95361">
        <w:rPr>
          <w:noProof/>
          <w:vertAlign w:val="superscript"/>
        </w:rPr>
        <w:t>47</w:t>
      </w:r>
      <w:r w:rsidR="00B71E6B">
        <w:fldChar w:fldCharType="end"/>
      </w:r>
      <w:r w:rsidR="00B71E6B">
        <w:t>.</w:t>
      </w:r>
      <w:r w:rsidR="00BD1FB3">
        <w:t xml:space="preserve"> </w:t>
      </w:r>
    </w:p>
    <w:p w14:paraId="0E7AEFEF" w14:textId="2A99E7A0" w:rsidR="00085F0C" w:rsidRDefault="00085F0C" w:rsidP="00085F0C">
      <w:pPr>
        <w:spacing w:after="0" w:line="240" w:lineRule="auto"/>
      </w:pPr>
    </w:p>
    <w:p w14:paraId="3DF85F08" w14:textId="40D54F07" w:rsidR="00881564" w:rsidRDefault="00900B94" w:rsidP="00085F0C">
      <w:pPr>
        <w:spacing w:after="0" w:line="240" w:lineRule="auto"/>
      </w:pPr>
      <w:r>
        <w:rPr>
          <w:noProof/>
        </w:rPr>
        <w:drawing>
          <wp:inline distT="0" distB="0" distL="0" distR="0" wp14:anchorId="18FE999C" wp14:editId="762A964A">
            <wp:extent cx="5495754" cy="3638377"/>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3080" cy="3649847"/>
                    </a:xfrm>
                    <a:prstGeom prst="rect">
                      <a:avLst/>
                    </a:prstGeom>
                    <a:noFill/>
                  </pic:spPr>
                </pic:pic>
              </a:graphicData>
            </a:graphic>
          </wp:inline>
        </w:drawing>
      </w:r>
    </w:p>
    <w:p w14:paraId="580DA6A1" w14:textId="71D7C85D" w:rsidR="00EC4346" w:rsidRDefault="00EC4346" w:rsidP="00085F0C">
      <w:pPr>
        <w:spacing w:after="0" w:line="240" w:lineRule="auto"/>
      </w:pPr>
    </w:p>
    <w:p w14:paraId="1D53605E" w14:textId="1DB8A426" w:rsidR="00085F0C" w:rsidRDefault="00085F0C" w:rsidP="00294018">
      <w:pPr>
        <w:spacing w:after="0" w:line="240" w:lineRule="auto"/>
        <w:jc w:val="both"/>
      </w:pPr>
      <w:r>
        <w:t>Fig. 5. Radar plot of</w:t>
      </w:r>
      <w:r w:rsidRPr="00FC7477">
        <w:t xml:space="preserve"> </w:t>
      </w:r>
      <w:r w:rsidR="00294018">
        <w:t xml:space="preserve">the </w:t>
      </w:r>
      <w:r w:rsidRPr="00FC7477">
        <w:t xml:space="preserve">relative median concentrations of </w:t>
      </w:r>
      <w:r w:rsidR="00294018">
        <w:t xml:space="preserve">the </w:t>
      </w:r>
      <w:r>
        <w:t>four</w:t>
      </w:r>
      <w:r w:rsidRPr="00FC7477">
        <w:t xml:space="preserve"> </w:t>
      </w:r>
      <w:r w:rsidR="00294018">
        <w:t xml:space="preserve">features </w:t>
      </w:r>
      <w:r>
        <w:t xml:space="preserve">(Al, </w:t>
      </w:r>
      <w:proofErr w:type="spellStart"/>
      <w:r>
        <w:t>Rb</w:t>
      </w:r>
      <w:proofErr w:type="spellEnd"/>
      <w:r>
        <w:t>, B and Na)</w:t>
      </w:r>
      <w:r w:rsidRPr="00FC7477">
        <w:t xml:space="preserve"> in </w:t>
      </w:r>
      <w:r w:rsidR="00E35266">
        <w:t xml:space="preserve">the </w:t>
      </w:r>
      <w:r w:rsidRPr="00FC7477">
        <w:t>six types of Chinese GI rice.</w:t>
      </w:r>
    </w:p>
    <w:p w14:paraId="29CDE4D5" w14:textId="4DC3DC5E" w:rsidR="00085F0C" w:rsidRDefault="00085F0C" w:rsidP="002C6892">
      <w:pPr>
        <w:jc w:val="both"/>
        <w:rPr>
          <w:rFonts w:ascii="Calibri" w:eastAsia="SimSun" w:hAnsi="Calibri" w:cs="Calibri"/>
        </w:rPr>
      </w:pPr>
    </w:p>
    <w:p w14:paraId="73D23AF7" w14:textId="2A66FDC8" w:rsidR="00803AB3" w:rsidRPr="00F56AD4" w:rsidRDefault="00803AB3" w:rsidP="00803AB3">
      <w:pPr>
        <w:jc w:val="both"/>
        <w:rPr>
          <w:iCs/>
        </w:rPr>
      </w:pPr>
      <w:r>
        <w:lastRenderedPageBreak/>
        <w:t>In a previously published study on Brazilian rice</w:t>
      </w:r>
      <w:r>
        <w:fldChar w:fldCharType="begin" w:fldLock="1"/>
      </w:r>
      <w:r>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fldChar w:fldCharType="separate"/>
      </w:r>
      <w:r w:rsidRPr="002C0B5B">
        <w:rPr>
          <w:noProof/>
          <w:vertAlign w:val="superscript"/>
        </w:rPr>
        <w:t>12</w:t>
      </w:r>
      <w:r>
        <w:fldChar w:fldCharType="end"/>
      </w:r>
      <w:r>
        <w:t xml:space="preserve">, it has been reported that </w:t>
      </w:r>
      <w:r w:rsidRPr="00CB36B0">
        <w:rPr>
          <w:vertAlign w:val="superscript"/>
        </w:rPr>
        <w:t>114</w:t>
      </w:r>
      <w:r>
        <w:t xml:space="preserve">Cd only could differentiate rice samples from two geographical origins, and it was the difference in irrigation methods that resulted in the variance of </w:t>
      </w:r>
      <w:r w:rsidRPr="00721B2D">
        <w:rPr>
          <w:vertAlign w:val="superscript"/>
        </w:rPr>
        <w:t>114</w:t>
      </w:r>
      <w:r>
        <w:t xml:space="preserve">Cd content in rice. In this study, </w:t>
      </w:r>
      <w:r w:rsidRPr="00D1482D">
        <w:rPr>
          <w:vertAlign w:val="superscript"/>
        </w:rPr>
        <w:t>114</w:t>
      </w:r>
      <w:r>
        <w:t xml:space="preserve">Cd was detected in all six types of Chinese GI rice, with the highest concentration in GG which was sampled from Guangxi province (Table 1). Moreover, based on a previous national-scale study, the concentrations of </w:t>
      </w:r>
      <w:r w:rsidRPr="00ED322A">
        <w:rPr>
          <w:vertAlign w:val="superscript"/>
        </w:rPr>
        <w:t>114</w:t>
      </w:r>
      <w:r w:rsidRPr="002E420C">
        <w:rPr>
          <w:iCs/>
        </w:rPr>
        <w:t>Cd in p</w:t>
      </w:r>
      <w:r>
        <w:rPr>
          <w:iCs/>
        </w:rPr>
        <w:t xml:space="preserve">addy soils varied significantly in different regions of China, particularly higher in southeast coastal regions such as Guangxi province. Therefore, in this study, the feasibility of using only </w:t>
      </w:r>
      <w:r w:rsidRPr="00ED322A">
        <w:rPr>
          <w:vertAlign w:val="superscript"/>
        </w:rPr>
        <w:t>114</w:t>
      </w:r>
      <w:r w:rsidRPr="002E420C">
        <w:rPr>
          <w:iCs/>
        </w:rPr>
        <w:t>Cd</w:t>
      </w:r>
      <w:r>
        <w:rPr>
          <w:iCs/>
        </w:rPr>
        <w:t xml:space="preserve"> to differentiate between GG and non-GG rice samples </w:t>
      </w:r>
      <w:r>
        <w:rPr>
          <w:rFonts w:hint="eastAsia"/>
          <w:iCs/>
        </w:rPr>
        <w:t>was</w:t>
      </w:r>
      <w:r>
        <w:rPr>
          <w:iCs/>
        </w:rPr>
        <w:t xml:space="preserve"> also evaluated. The original dataset was </w:t>
      </w:r>
      <w:r w:rsidR="008D2399" w:rsidRPr="000A163A">
        <w:rPr>
          <w:iCs/>
        </w:rPr>
        <w:t>regrouped</w:t>
      </w:r>
      <w:r w:rsidR="008D2399">
        <w:rPr>
          <w:iCs/>
        </w:rPr>
        <w:t xml:space="preserve"> </w:t>
      </w:r>
      <w:r>
        <w:rPr>
          <w:iCs/>
        </w:rPr>
        <w:t xml:space="preserve">as GG and non-GG, and the developed ML-based workflow was applied. The result of feature selection indicated that </w:t>
      </w:r>
      <w:r w:rsidRPr="00ED322A">
        <w:rPr>
          <w:vertAlign w:val="superscript"/>
        </w:rPr>
        <w:t>114</w:t>
      </w:r>
      <w:r w:rsidRPr="002E420C">
        <w:rPr>
          <w:iCs/>
        </w:rPr>
        <w:t>Cd</w:t>
      </w:r>
      <w:r>
        <w:rPr>
          <w:iCs/>
        </w:rPr>
        <w:t xml:space="preserve"> was the element with the highest relative importance, </w:t>
      </w:r>
      <w:del w:id="124" w:author="Peng, Hong" w:date="2020-04-02T20:31:00Z">
        <w:r w:rsidR="008D2399" w:rsidRPr="000A163A" w:rsidDel="000A163A">
          <w:rPr>
            <w:iCs/>
          </w:rPr>
          <w:delText>with which alone</w:delText>
        </w:r>
        <w:r w:rsidDel="000A163A">
          <w:rPr>
            <w:iCs/>
          </w:rPr>
          <w:delText xml:space="preserve"> </w:delText>
        </w:r>
      </w:del>
      <w:ins w:id="125" w:author="Peng, Hong" w:date="2020-04-02T20:30:00Z">
        <w:r w:rsidR="000A163A">
          <w:rPr>
            <w:iCs/>
          </w:rPr>
          <w:t xml:space="preserve">and </w:t>
        </w:r>
      </w:ins>
      <w:r>
        <w:rPr>
          <w:iCs/>
        </w:rPr>
        <w:t>the predication accuracy of 100% was achieved</w:t>
      </w:r>
      <w:ins w:id="126" w:author="Peng, Hong" w:date="2020-04-02T20:30:00Z">
        <w:r w:rsidR="000A163A">
          <w:rPr>
            <w:iCs/>
          </w:rPr>
          <w:t xml:space="preserve"> with</w:t>
        </w:r>
      </w:ins>
      <w:ins w:id="127" w:author="Peng, Hong" w:date="2020-04-02T20:31:00Z">
        <w:r w:rsidR="000A163A">
          <w:rPr>
            <w:iCs/>
          </w:rPr>
          <w:t xml:space="preserve"> only</w:t>
        </w:r>
      </w:ins>
      <w:ins w:id="128" w:author="Peng, Hong" w:date="2020-04-02T20:30:00Z">
        <w:r w:rsidR="000A163A">
          <w:rPr>
            <w:iCs/>
          </w:rPr>
          <w:t xml:space="preserve"> </w:t>
        </w:r>
      </w:ins>
      <w:ins w:id="129" w:author="Peng, Hong" w:date="2020-04-02T20:31:00Z">
        <w:r w:rsidR="000A163A" w:rsidRPr="00ED322A">
          <w:rPr>
            <w:vertAlign w:val="superscript"/>
          </w:rPr>
          <w:t>114</w:t>
        </w:r>
        <w:r w:rsidR="000A163A" w:rsidRPr="002E420C">
          <w:rPr>
            <w:iCs/>
          </w:rPr>
          <w:t>Cd</w:t>
        </w:r>
      </w:ins>
      <w:r>
        <w:rPr>
          <w:iCs/>
        </w:rPr>
        <w:t xml:space="preserve">. These results yet again demonstrated the effectiveness of the developed ML-based workflow in building reliable prediction models, especially using the least number of features in relatively simple cases, which could greatly improve the working efficiency and productivity. </w:t>
      </w:r>
    </w:p>
    <w:p w14:paraId="6269296A" w14:textId="77777777" w:rsidR="00803AB3" w:rsidRPr="00BE3295" w:rsidRDefault="00803AB3" w:rsidP="00803AB3">
      <w:pPr>
        <w:jc w:val="both"/>
        <w:rPr>
          <w:iCs/>
        </w:rPr>
      </w:pPr>
    </w:p>
    <w:p w14:paraId="7766A47E" w14:textId="39C085BE" w:rsidR="00803AB3" w:rsidRPr="0001123F" w:rsidRDefault="00803AB3" w:rsidP="00803AB3">
      <w:pPr>
        <w:jc w:val="both"/>
        <w:rPr>
          <w:iCs/>
        </w:rPr>
      </w:pPr>
      <w:r>
        <w:rPr>
          <w:iCs/>
        </w:rPr>
        <w:t xml:space="preserve">In summary, this study successfully developed a ML-based workflow which could differentiate six types of Chinese GI </w:t>
      </w:r>
      <w:r>
        <w:rPr>
          <w:rFonts w:hint="eastAsia"/>
          <w:iCs/>
        </w:rPr>
        <w:t>rice</w:t>
      </w:r>
      <w:r>
        <w:rPr>
          <w:iCs/>
        </w:rPr>
        <w:t xml:space="preserve"> with extremely high accuracy, in combination with multi-element profiling using ICP-MS.</w:t>
      </w:r>
      <w:ins w:id="130" w:author="fanzhou kong" w:date="2020-04-03T11:40:00Z">
        <w:r w:rsidR="009F4CD0">
          <w:rPr>
            <w:iCs/>
          </w:rPr>
          <w:t xml:space="preserve"> </w:t>
        </w:r>
      </w:ins>
      <w:del w:id="131" w:author="fanzhou kong" w:date="2020-04-03T11:41:00Z">
        <w:r w:rsidDel="009F4CD0">
          <w:rPr>
            <w:iCs/>
          </w:rPr>
          <w:delText xml:space="preserve"> </w:delText>
        </w:r>
      </w:del>
      <w:r>
        <w:rPr>
          <w:iCs/>
        </w:rPr>
        <w:t xml:space="preserve">Particularly, amongst thirty elements determined, four elements were proved to be </w:t>
      </w:r>
      <w:proofErr w:type="gramStart"/>
      <w:r>
        <w:rPr>
          <w:iCs/>
        </w:rPr>
        <w:t>sufficient</w:t>
      </w:r>
      <w:proofErr w:type="gramEnd"/>
      <w:r>
        <w:rPr>
          <w:iCs/>
        </w:rPr>
        <w:t xml:space="preserve"> for the differentiation</w:t>
      </w:r>
      <w:del w:id="132" w:author="fanzhou kong" w:date="2020-04-03T11:43:00Z">
        <w:r w:rsidDel="009F4CD0">
          <w:rPr>
            <w:iCs/>
          </w:rPr>
          <w:delText xml:space="preserve">. </w:delText>
        </w:r>
      </w:del>
      <w:ins w:id="133" w:author="fanzhou kong" w:date="2020-04-03T11:43:00Z">
        <w:r w:rsidR="009F4CD0">
          <w:rPr>
            <w:iCs/>
          </w:rPr>
          <w:t xml:space="preserve">. </w:t>
        </w:r>
      </w:ins>
      <w:ins w:id="134" w:author="fanzhou kong" w:date="2020-04-03T12:00:00Z">
        <w:r w:rsidR="007E777F">
          <w:rPr>
            <w:iCs/>
          </w:rPr>
          <w:t>O</w:t>
        </w:r>
      </w:ins>
      <w:ins w:id="135" w:author="fanzhou kong" w:date="2020-04-03T11:53:00Z">
        <w:r w:rsidR="00C73F5D">
          <w:rPr>
            <w:iCs/>
          </w:rPr>
          <w:t xml:space="preserve">ur workflow </w:t>
        </w:r>
      </w:ins>
      <w:ins w:id="136" w:author="fanzhou kong" w:date="2020-04-03T12:00:00Z">
        <w:r w:rsidR="007E777F">
          <w:rPr>
            <w:iCs/>
          </w:rPr>
          <w:t>demonstrated the ability of</w:t>
        </w:r>
      </w:ins>
      <w:ins w:id="137" w:author="fanzhou kong" w:date="2020-04-03T11:53:00Z">
        <w:r w:rsidR="00C73F5D">
          <w:rPr>
            <w:iCs/>
          </w:rPr>
          <w:t xml:space="preserve"> measuring minimal number of elements to build robust classification models</w:t>
        </w:r>
      </w:ins>
      <w:ins w:id="138" w:author="fanzhou kong" w:date="2020-04-03T12:26:00Z">
        <w:r w:rsidR="00D04B87">
          <w:rPr>
            <w:iCs/>
          </w:rPr>
          <w:t>.</w:t>
        </w:r>
      </w:ins>
      <w:ins w:id="139" w:author="fanzhou kong" w:date="2020-04-03T12:13:00Z">
        <w:r w:rsidR="00261042">
          <w:rPr>
            <w:iCs/>
          </w:rPr>
          <w:t xml:space="preserve"> </w:t>
        </w:r>
      </w:ins>
      <w:ins w:id="140" w:author="fanzhou kong" w:date="2020-04-03T12:26:00Z">
        <w:r w:rsidR="00D04B87">
          <w:rPr>
            <w:iCs/>
          </w:rPr>
          <w:t>This</w:t>
        </w:r>
      </w:ins>
      <w:ins w:id="141" w:author="fanzhou kong" w:date="2020-04-03T12:06:00Z">
        <w:r w:rsidR="007E777F">
          <w:rPr>
            <w:iCs/>
          </w:rPr>
          <w:t xml:space="preserve"> opens the door </w:t>
        </w:r>
      </w:ins>
      <w:ins w:id="142" w:author="fanzhou kong" w:date="2020-04-03T12:11:00Z">
        <w:r w:rsidR="00261042">
          <w:rPr>
            <w:iCs/>
          </w:rPr>
          <w:t xml:space="preserve">for </w:t>
        </w:r>
      </w:ins>
      <w:ins w:id="143" w:author="fanzhou kong" w:date="2020-04-03T12:06:00Z">
        <w:r w:rsidR="007E777F">
          <w:rPr>
            <w:iCs/>
          </w:rPr>
          <w:t xml:space="preserve">future studies </w:t>
        </w:r>
      </w:ins>
      <w:ins w:id="144" w:author="fanzhou kong" w:date="2020-04-03T12:10:00Z">
        <w:r w:rsidR="00261042">
          <w:rPr>
            <w:iCs/>
          </w:rPr>
          <w:t>of determination of geographical origin</w:t>
        </w:r>
      </w:ins>
      <w:ins w:id="145" w:author="fanzhou kong" w:date="2020-04-03T12:11:00Z">
        <w:r w:rsidR="00261042">
          <w:rPr>
            <w:iCs/>
          </w:rPr>
          <w:t xml:space="preserve">s of rice using </w:t>
        </w:r>
      </w:ins>
      <w:ins w:id="146" w:author="fanzhou kong" w:date="2020-04-03T12:06:00Z">
        <w:r w:rsidR="007E777F">
          <w:rPr>
            <w:iCs/>
          </w:rPr>
          <w:t xml:space="preserve">other </w:t>
        </w:r>
      </w:ins>
      <w:ins w:id="147" w:author="fanzhou kong" w:date="2020-04-03T12:16:00Z">
        <w:r w:rsidR="00261042">
          <w:rPr>
            <w:iCs/>
          </w:rPr>
          <w:t>analytical instruments</w:t>
        </w:r>
      </w:ins>
      <w:ins w:id="148" w:author="fanzhou kong" w:date="2020-04-03T12:07:00Z">
        <w:r w:rsidR="007E777F">
          <w:rPr>
            <w:iCs/>
          </w:rPr>
          <w:t xml:space="preserve"> with</w:t>
        </w:r>
      </w:ins>
      <w:ins w:id="149" w:author="fanzhou kong" w:date="2020-04-03T11:54:00Z">
        <w:r w:rsidR="00C73F5D">
          <w:rPr>
            <w:iCs/>
          </w:rPr>
          <w:t xml:space="preserve"> limited capabilit</w:t>
        </w:r>
      </w:ins>
      <w:ins w:id="150" w:author="fanzhou kong" w:date="2020-04-03T12:13:00Z">
        <w:r w:rsidR="00261042">
          <w:rPr>
            <w:iCs/>
          </w:rPr>
          <w:t xml:space="preserve">ies. </w:t>
        </w:r>
      </w:ins>
      <w:ins w:id="151" w:author="fanzhou kong" w:date="2020-04-03T12:16:00Z">
        <w:r w:rsidR="00261042">
          <w:rPr>
            <w:iCs/>
          </w:rPr>
          <w:t>B</w:t>
        </w:r>
        <w:r w:rsidR="00261042">
          <w:rPr>
            <w:iCs/>
          </w:rPr>
          <w:t>eing able to measure only few elemental concentration</w:t>
        </w:r>
        <w:r w:rsidR="00261042">
          <w:rPr>
            <w:iCs/>
          </w:rPr>
          <w:t>,</w:t>
        </w:r>
        <w:r w:rsidR="00261042">
          <w:rPr>
            <w:iCs/>
          </w:rPr>
          <w:t xml:space="preserve"> </w:t>
        </w:r>
      </w:ins>
      <w:ins w:id="152" w:author="fanzhou kong" w:date="2020-04-03T12:15:00Z">
        <w:r w:rsidR="00261042" w:rsidRPr="001910F0">
          <w:t xml:space="preserve">X-ray fluorescence </w:t>
        </w:r>
        <w:r w:rsidR="00261042">
          <w:t xml:space="preserve">(XRF) </w:t>
        </w:r>
        <w:r w:rsidR="00261042" w:rsidRPr="001910F0">
          <w:t>spectrometry</w:t>
        </w:r>
        <w:r w:rsidR="00261042">
          <w:fldChar w:fldCharType="begin" w:fldLock="1"/>
        </w:r>
        <w:r w:rsidR="00261042">
          <w: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48&lt;/sup&gt;","plainTextFormattedCitation":"48","previouslyFormattedCitation":"&lt;sup&gt;48&lt;/sup&gt;"},"properties":{"noteIndex":0},"schema":"https://github.com/citation-style-language/schema/raw/master/csl-citation.json"}</w:instrText>
        </w:r>
        <w:r w:rsidR="00261042">
          <w:fldChar w:fldCharType="separate"/>
        </w:r>
        <w:r w:rsidR="00261042" w:rsidRPr="00E95361">
          <w:rPr>
            <w:noProof/>
            <w:vertAlign w:val="superscript"/>
          </w:rPr>
          <w:t>48</w:t>
        </w:r>
        <w:r w:rsidR="00261042">
          <w:fldChar w:fldCharType="end"/>
        </w:r>
      </w:ins>
      <w:ins w:id="153" w:author="fanzhou kong" w:date="2020-04-03T12:14:00Z">
        <w:r w:rsidR="00261042">
          <w:rPr>
            <w:iCs/>
          </w:rPr>
          <w:t xml:space="preserve"> serves as a good candidate for </w:t>
        </w:r>
      </w:ins>
      <w:ins w:id="154" w:author="fanzhou kong" w:date="2020-04-03T12:16:00Z">
        <w:r w:rsidR="00261042">
          <w:rPr>
            <w:iCs/>
          </w:rPr>
          <w:t xml:space="preserve">future </w:t>
        </w:r>
      </w:ins>
      <w:ins w:id="155" w:author="fanzhou kong" w:date="2020-04-03T12:14:00Z">
        <w:r w:rsidR="00261042">
          <w:rPr>
            <w:iCs/>
          </w:rPr>
          <w:t>application of the workflow</w:t>
        </w:r>
      </w:ins>
      <w:ins w:id="156" w:author="fanzhou kong" w:date="2020-04-03T12:16:00Z">
        <w:r w:rsidR="00261042">
          <w:rPr>
            <w:iCs/>
          </w:rPr>
          <w:t>,</w:t>
        </w:r>
      </w:ins>
      <w:ins w:id="157" w:author="fanzhou kong" w:date="2020-04-03T12:14:00Z">
        <w:r w:rsidR="00261042">
          <w:rPr>
            <w:iCs/>
          </w:rPr>
          <w:t xml:space="preserve"> featur</w:t>
        </w:r>
      </w:ins>
      <w:ins w:id="158" w:author="fanzhou kong" w:date="2020-04-03T12:18:00Z">
        <w:r w:rsidR="00261042">
          <w:rPr>
            <w:iCs/>
          </w:rPr>
          <w:t>ing</w:t>
        </w:r>
      </w:ins>
      <w:ins w:id="159" w:author="fanzhou kong" w:date="2020-04-03T12:14:00Z">
        <w:r w:rsidR="00261042">
          <w:rPr>
            <w:iCs/>
          </w:rPr>
          <w:t xml:space="preserve"> as a faster</w:t>
        </w:r>
      </w:ins>
      <w:ins w:id="160" w:author="fanzhou kong" w:date="2020-04-03T12:17:00Z">
        <w:r w:rsidR="00261042">
          <w:rPr>
            <w:iCs/>
          </w:rPr>
          <w:t>, non-destructive</w:t>
        </w:r>
      </w:ins>
      <w:ins w:id="161" w:author="fanzhou kong" w:date="2020-04-03T12:14:00Z">
        <w:r w:rsidR="00261042">
          <w:rPr>
            <w:iCs/>
          </w:rPr>
          <w:t xml:space="preserve"> and lower-cost screening tool</w:t>
        </w:r>
      </w:ins>
      <w:ins w:id="162" w:author="fanzhou kong" w:date="2020-04-03T12:17:00Z">
        <w:r w:rsidR="00261042">
          <w:rPr>
            <w:iCs/>
          </w:rPr>
          <w:t xml:space="preserve"> with outstanding </w:t>
        </w:r>
        <w:commentRangeStart w:id="163"/>
        <w:r w:rsidR="00261042">
          <w:rPr>
            <w:iCs/>
          </w:rPr>
          <w:t>accuracy</w:t>
        </w:r>
      </w:ins>
      <w:commentRangeEnd w:id="163"/>
      <w:ins w:id="164" w:author="fanzhou kong" w:date="2020-04-03T12:18:00Z">
        <w:r w:rsidR="00261042">
          <w:rPr>
            <w:rStyle w:val="CommentReference"/>
          </w:rPr>
          <w:commentReference w:id="163"/>
        </w:r>
      </w:ins>
      <w:ins w:id="165" w:author="fanzhou kong" w:date="2020-04-03T11:58:00Z">
        <w:r w:rsidR="00C73F5D">
          <w:rPr>
            <w:iCs/>
          </w:rPr>
          <w:t xml:space="preserve">. </w:t>
        </w:r>
      </w:ins>
      <w:commentRangeStart w:id="166"/>
      <w:commentRangeStart w:id="167"/>
      <w:del w:id="168" w:author="fanzhou kong" w:date="2020-04-03T11:44:00Z">
        <w:r w:rsidDel="009F4CD0">
          <w:rPr>
            <w:iCs/>
          </w:rPr>
          <w:delText>Xx</w:delText>
        </w:r>
        <w:commentRangeEnd w:id="166"/>
        <w:r w:rsidDel="009F4CD0">
          <w:rPr>
            <w:rStyle w:val="CommentReference"/>
          </w:rPr>
          <w:commentReference w:id="166"/>
        </w:r>
        <w:commentRangeEnd w:id="167"/>
        <w:r w:rsidR="006068AE" w:rsidDel="009F4CD0">
          <w:rPr>
            <w:rStyle w:val="CommentReference"/>
          </w:rPr>
          <w:commentReference w:id="167"/>
        </w:r>
      </w:del>
      <w:del w:id="169" w:author="fanzhou kong" w:date="2020-04-03T11:52:00Z">
        <w:r w:rsidDel="00C73F5D">
          <w:rPr>
            <w:iCs/>
          </w:rPr>
          <w:delText xml:space="preserve"> This opens the </w:delText>
        </w:r>
        <w:r w:rsidDel="00C73F5D">
          <w:delText>door for future studies on the application of other faster and lower-cost multi-element profiling</w:delText>
        </w:r>
      </w:del>
      <w:ins w:id="170" w:author="Xu, Jason" w:date="2020-04-02T12:16:00Z">
        <w:del w:id="171" w:author="fanzhou kong" w:date="2020-04-03T11:52:00Z">
          <w:r w:rsidR="005775CD" w:rsidDel="00C73F5D">
            <w:delText>screening</w:delText>
          </w:r>
        </w:del>
      </w:ins>
      <w:del w:id="172" w:author="fanzhou kong" w:date="2020-04-03T11:52:00Z">
        <w:r w:rsidDel="00C73F5D">
          <w:delText xml:space="preserve"> tools in the determination of geographical origins of rice, such as </w:delText>
        </w:r>
        <w:r w:rsidRPr="001910F0" w:rsidDel="00C73F5D">
          <w:delText xml:space="preserve">X-ray fluorescence </w:delText>
        </w:r>
        <w:r w:rsidDel="00C73F5D">
          <w:delText xml:space="preserve">(XRF) </w:delText>
        </w:r>
        <w:r w:rsidRPr="001910F0" w:rsidDel="00C73F5D">
          <w:delText>spectrometry</w:delText>
        </w:r>
        <w:r w:rsidDel="00C73F5D">
          <w:fldChar w:fldCharType="begin" w:fldLock="1"/>
        </w:r>
        <w:r w:rsidR="007B489B" w:rsidDel="00C73F5D">
          <w:del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48&lt;/sup&gt;","plainTextFormattedCitation":"48","previouslyFormattedCitation":"&lt;sup&gt;48&lt;/sup&gt;"},"properties":{"noteIndex":0},"schema":"https://github.com/citation-style-language/schema/raw/master/csl-citation.json"}</w:delInstrText>
        </w:r>
        <w:r w:rsidDel="00C73F5D">
          <w:fldChar w:fldCharType="separate"/>
        </w:r>
        <w:r w:rsidR="00E95361" w:rsidRPr="00E95361" w:rsidDel="00C73F5D">
          <w:rPr>
            <w:noProof/>
            <w:vertAlign w:val="superscript"/>
          </w:rPr>
          <w:delText>48</w:delText>
        </w:r>
        <w:r w:rsidDel="00C73F5D">
          <w:fldChar w:fldCharType="end"/>
        </w:r>
        <w:r w:rsidDel="00C73F5D">
          <w:delText xml:space="preserve">. </w:delText>
        </w:r>
      </w:del>
    </w:p>
    <w:p w14:paraId="34537BC7" w14:textId="77777777" w:rsidR="00C73F5D" w:rsidRPr="00294018" w:rsidRDefault="00C73F5D" w:rsidP="002C6892">
      <w:pPr>
        <w:jc w:val="both"/>
        <w:rPr>
          <w:rFonts w:ascii="Calibri" w:eastAsia="SimSun" w:hAnsi="Calibri" w:cs="Calibri"/>
        </w:rPr>
      </w:pPr>
    </w:p>
    <w:p w14:paraId="471385FB" w14:textId="34A8F57F" w:rsidR="00663863" w:rsidRDefault="00663863" w:rsidP="00663863">
      <w:pPr>
        <w:jc w:val="both"/>
        <w:rPr>
          <w:b/>
        </w:rPr>
      </w:pPr>
      <w:r w:rsidRPr="00663863">
        <w:rPr>
          <w:b/>
        </w:rPr>
        <w:t>ABBREVIATIONS USED</w:t>
      </w:r>
    </w:p>
    <w:p w14:paraId="7EA02119" w14:textId="3B71A930" w:rsidR="00015CBB" w:rsidRPr="00FD2032" w:rsidRDefault="004930F8" w:rsidP="00663863">
      <w:pPr>
        <w:jc w:val="both"/>
        <w:rPr>
          <w:bCs/>
        </w:rPr>
      </w:pPr>
      <w:r w:rsidRPr="00FD2032">
        <w:rPr>
          <w:bCs/>
        </w:rPr>
        <w:t>ANOVA, one-way analysis of variance; AQSIQ, General Administration of Quality Supervision, Inspection and Quarantine;</w:t>
      </w:r>
      <w:r w:rsidR="00AE7AF4">
        <w:rPr>
          <w:bCs/>
        </w:rPr>
        <w:t xml:space="preserve"> </w:t>
      </w:r>
      <w:r w:rsidRPr="00FD2032">
        <w:rPr>
          <w:bCs/>
        </w:rPr>
        <w:t xml:space="preserve">EU, European Union; GI, geographical indication; ICP-MS, inductively coupled plasma mass spectrometry; LDA, linear discriminate analysis; ML, machine learning; </w:t>
      </w:r>
      <w:proofErr w:type="spellStart"/>
      <w:r w:rsidRPr="00FD2032">
        <w:rPr>
          <w:bCs/>
        </w:rPr>
        <w:t>MoA</w:t>
      </w:r>
      <w:proofErr w:type="spellEnd"/>
      <w:r w:rsidRPr="00FD2032">
        <w:rPr>
          <w:bCs/>
        </w:rPr>
        <w:t>, Ministry of Agriculture; MVA, multivariate analysis;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r w:rsidR="004C1675">
        <w:rPr>
          <w:bCs/>
        </w:rPr>
        <w:t>.</w:t>
      </w:r>
    </w:p>
    <w:p w14:paraId="3A7E7DC5" w14:textId="1EB5FF65" w:rsidR="008641A0" w:rsidRDefault="008641A0" w:rsidP="008641A0">
      <w:pPr>
        <w:jc w:val="both"/>
        <w:rPr>
          <w:b/>
        </w:rPr>
      </w:pPr>
      <w:r>
        <w:rPr>
          <w:b/>
        </w:rPr>
        <w:t xml:space="preserve">ACKNOWLEDGMENT </w:t>
      </w:r>
    </w:p>
    <w:p w14:paraId="254E4086" w14:textId="40D5A5CF" w:rsidR="008641A0" w:rsidRDefault="008641A0" w:rsidP="003805CC">
      <w:pPr>
        <w:jc w:val="both"/>
      </w:pPr>
      <w:r>
        <w:t>We want to thank Dr. Di Wu from Yangtze Delta Region Institute of Tsinghua University for his tremendous support on sampling. We thank Ms. Si Lin</w:t>
      </w:r>
      <w:r w:rsidR="00786966">
        <w:t xml:space="preserve"> and Hongwei </w:t>
      </w:r>
      <w:proofErr w:type="spellStart"/>
      <w:r w:rsidR="00786966">
        <w:t>Qiao</w:t>
      </w:r>
      <w:proofErr w:type="spellEnd"/>
      <w:r w:rsidR="00EF56DE">
        <w:t xml:space="preserve"> </w:t>
      </w:r>
      <w:r>
        <w:t xml:space="preserve">for </w:t>
      </w:r>
      <w:r w:rsidR="00786966">
        <w:t xml:space="preserve">their </w:t>
      </w:r>
      <w:r w:rsidR="00405BD8" w:rsidRPr="00405BD8">
        <w:t>industrious</w:t>
      </w:r>
      <w:r w:rsidR="00405BD8">
        <w:t xml:space="preserve"> </w:t>
      </w:r>
      <w:r>
        <w:t>work on</w:t>
      </w:r>
      <w:r w:rsidR="00454E4F">
        <w:t xml:space="preserve"> </w:t>
      </w:r>
      <w:r w:rsidR="00A72D5B">
        <w:t xml:space="preserve">experimentation </w:t>
      </w:r>
      <w:r w:rsidR="00454E4F">
        <w:t>and documentation</w:t>
      </w:r>
      <w:r>
        <w:t xml:space="preserve">. </w:t>
      </w:r>
    </w:p>
    <w:p w14:paraId="517B5348" w14:textId="4558C411" w:rsidR="00DC236D" w:rsidRDefault="00DC236D" w:rsidP="003805CC">
      <w:pPr>
        <w:jc w:val="both"/>
        <w:rPr>
          <w:b/>
          <w:bCs/>
        </w:rPr>
      </w:pPr>
      <w:commentRangeStart w:id="173"/>
      <w:r w:rsidRPr="007C0490">
        <w:rPr>
          <w:rFonts w:hint="eastAsia"/>
          <w:b/>
          <w:bCs/>
        </w:rPr>
        <w:t>F</w:t>
      </w:r>
      <w:r w:rsidRPr="007C0490">
        <w:rPr>
          <w:b/>
          <w:bCs/>
        </w:rPr>
        <w:t xml:space="preserve">UNDING </w:t>
      </w:r>
      <w:r w:rsidR="00204AEF" w:rsidRPr="007C0490">
        <w:rPr>
          <w:b/>
          <w:bCs/>
        </w:rPr>
        <w:t xml:space="preserve">SOURCES </w:t>
      </w:r>
      <w:commentRangeEnd w:id="173"/>
      <w:r w:rsidR="00DF2003">
        <w:rPr>
          <w:rStyle w:val="CommentReference"/>
        </w:rPr>
        <w:commentReference w:id="173"/>
      </w:r>
    </w:p>
    <w:p w14:paraId="796695E4" w14:textId="665BCEE5" w:rsidR="00173CD8" w:rsidRPr="007C0490" w:rsidRDefault="00173CD8" w:rsidP="003805CC">
      <w:pPr>
        <w:jc w:val="both"/>
        <w:rPr>
          <w:b/>
          <w:bCs/>
        </w:rPr>
      </w:pPr>
      <w:r w:rsidRPr="008C12A9">
        <w:rPr>
          <w:b/>
          <w:bCs/>
        </w:rPr>
        <w:t>TBC</w:t>
      </w:r>
    </w:p>
    <w:p w14:paraId="2B139C19" w14:textId="5248C0AA" w:rsidR="004B7135" w:rsidRPr="007B681A" w:rsidRDefault="00204AEF" w:rsidP="007B681A">
      <w:pPr>
        <w:rPr>
          <w:b/>
        </w:rPr>
      </w:pPr>
      <w:r>
        <w:rPr>
          <w:b/>
        </w:rPr>
        <w:lastRenderedPageBreak/>
        <w:t xml:space="preserve">REFERENCE  </w:t>
      </w:r>
    </w:p>
    <w:p w14:paraId="7407CE75" w14:textId="13CF5252" w:rsidR="007B489B" w:rsidRPr="007B489B" w:rsidRDefault="00FE7C78" w:rsidP="007B489B">
      <w:pPr>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7B489B" w:rsidRPr="007B489B">
        <w:rPr>
          <w:rFonts w:ascii="Calibri" w:hAnsi="Calibri" w:cs="Calibri"/>
          <w:noProof/>
          <w:szCs w:val="24"/>
        </w:rPr>
        <w:t>1.</w:t>
      </w:r>
      <w:r w:rsidR="007B489B" w:rsidRPr="007B489B">
        <w:rPr>
          <w:rFonts w:ascii="Calibri" w:hAnsi="Calibri" w:cs="Calibri"/>
          <w:noProof/>
          <w:szCs w:val="24"/>
        </w:rPr>
        <w:tab/>
        <w:t xml:space="preserve">Drivelos, S. A. &amp; Georgiou, C. A. Multi-element and multi-isotope-ratio analysis to determine the geographical origin of foods in the European Union. </w:t>
      </w:r>
      <w:r w:rsidR="007B489B" w:rsidRPr="007B489B">
        <w:rPr>
          <w:rFonts w:ascii="Calibri" w:hAnsi="Calibri" w:cs="Calibri"/>
          <w:i/>
          <w:iCs/>
          <w:noProof/>
          <w:szCs w:val="24"/>
        </w:rPr>
        <w:t>TrAC - Trends Anal. Chem.</w:t>
      </w:r>
      <w:r w:rsidR="007B489B" w:rsidRPr="007B489B">
        <w:rPr>
          <w:rFonts w:ascii="Calibri" w:hAnsi="Calibri" w:cs="Calibri"/>
          <w:noProof/>
          <w:szCs w:val="24"/>
        </w:rPr>
        <w:t xml:space="preserve"> </w:t>
      </w:r>
      <w:r w:rsidR="007B489B" w:rsidRPr="007B489B">
        <w:rPr>
          <w:rFonts w:ascii="Calibri" w:hAnsi="Calibri" w:cs="Calibri"/>
          <w:b/>
          <w:bCs/>
          <w:noProof/>
          <w:szCs w:val="24"/>
        </w:rPr>
        <w:t>40</w:t>
      </w:r>
      <w:r w:rsidR="007B489B" w:rsidRPr="007B489B">
        <w:rPr>
          <w:rFonts w:ascii="Calibri" w:hAnsi="Calibri" w:cs="Calibri"/>
          <w:noProof/>
          <w:szCs w:val="24"/>
        </w:rPr>
        <w:t>, 38–51 (2012).</w:t>
      </w:r>
    </w:p>
    <w:p w14:paraId="6A885CFB"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w:t>
      </w:r>
      <w:r w:rsidRPr="007B489B">
        <w:rPr>
          <w:rFonts w:ascii="Calibri" w:hAnsi="Calibri" w:cs="Calibri"/>
          <w:noProof/>
          <w:szCs w:val="24"/>
        </w:rPr>
        <w:tab/>
        <w:t xml:space="preserve">Summary of the Paris Convention for the Protection of Industrial Property (1883). Available at: https://www.wipo.int/treaties/en/ip/paris/summary_paris.html. </w:t>
      </w:r>
    </w:p>
    <w:p w14:paraId="0C63FA67"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w:t>
      </w:r>
      <w:r w:rsidRPr="007B489B">
        <w:rPr>
          <w:rFonts w:ascii="Calibri" w:hAnsi="Calibri" w:cs="Calibri"/>
          <w:noProof/>
          <w:szCs w:val="24"/>
        </w:rPr>
        <w:tab/>
        <w:t xml:space="preserve">Luykx, D. M. A. M. &amp; Ruth, S. M. Van. Food Chemistry An overview of analytical methods for determining the geographical origin of food products. </w:t>
      </w:r>
      <w:r w:rsidRPr="007B489B">
        <w:rPr>
          <w:rFonts w:ascii="Calibri" w:hAnsi="Calibri" w:cs="Calibri"/>
          <w:b/>
          <w:bCs/>
          <w:noProof/>
          <w:szCs w:val="24"/>
        </w:rPr>
        <w:t>107</w:t>
      </w:r>
      <w:r w:rsidRPr="007B489B">
        <w:rPr>
          <w:rFonts w:ascii="Calibri" w:hAnsi="Calibri" w:cs="Calibri"/>
          <w:noProof/>
          <w:szCs w:val="24"/>
        </w:rPr>
        <w:t>, 897–911 (2008).</w:t>
      </w:r>
    </w:p>
    <w:p w14:paraId="728A0680"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w:t>
      </w:r>
      <w:r w:rsidRPr="007B489B">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34284879"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5.</w:t>
      </w:r>
      <w:r w:rsidRPr="007B489B">
        <w:rPr>
          <w:rFonts w:ascii="Calibri" w:hAnsi="Calibri" w:cs="Calibri"/>
          <w:noProof/>
          <w:szCs w:val="24"/>
        </w:rPr>
        <w:tab/>
        <w:t xml:space="preserve">Li, Y. Protection of Geographical Indications in China. (2017). Available at: https://www.niuyie.com/protection-of-geographical-indications-in-china/. </w:t>
      </w:r>
    </w:p>
    <w:p w14:paraId="08711A0F"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6.</w:t>
      </w:r>
      <w:r w:rsidRPr="007B489B">
        <w:rPr>
          <w:rFonts w:ascii="Calibri" w:hAnsi="Calibri" w:cs="Calibri"/>
          <w:noProof/>
          <w:szCs w:val="24"/>
        </w:rPr>
        <w:tab/>
        <w:t xml:space="preserve">Chauhan, B. S., Jabran, K. &amp; Mahajan, G. </w:t>
      </w:r>
      <w:r w:rsidRPr="007B489B">
        <w:rPr>
          <w:rFonts w:ascii="Calibri" w:hAnsi="Calibri" w:cs="Calibri"/>
          <w:i/>
          <w:iCs/>
          <w:noProof/>
          <w:szCs w:val="24"/>
        </w:rPr>
        <w:t>Rice Production Worldwide</w:t>
      </w:r>
      <w:r w:rsidRPr="007B489B">
        <w:rPr>
          <w:rFonts w:ascii="Calibri" w:hAnsi="Calibri" w:cs="Calibri"/>
          <w:noProof/>
          <w:szCs w:val="24"/>
        </w:rPr>
        <w:t>.</w:t>
      </w:r>
    </w:p>
    <w:p w14:paraId="76016B97"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7.</w:t>
      </w:r>
      <w:r w:rsidRPr="007B489B">
        <w:rPr>
          <w:rFonts w:ascii="Calibri" w:hAnsi="Calibri" w:cs="Calibri"/>
          <w:noProof/>
          <w:szCs w:val="24"/>
        </w:rPr>
        <w:tab/>
        <w:t xml:space="preserve">Paddy rice production worldwide 2017-2018, by country,. </w:t>
      </w:r>
      <w:r w:rsidRPr="007B489B">
        <w:rPr>
          <w:rFonts w:ascii="Calibri" w:hAnsi="Calibri" w:cs="Calibri"/>
          <w:i/>
          <w:iCs/>
          <w:noProof/>
          <w:szCs w:val="24"/>
        </w:rPr>
        <w:t>Statista</w:t>
      </w:r>
      <w:r w:rsidRPr="007B489B">
        <w:rPr>
          <w:rFonts w:ascii="Calibri" w:hAnsi="Calibri" w:cs="Calibri"/>
          <w:noProof/>
          <w:szCs w:val="24"/>
        </w:rPr>
        <w:t xml:space="preserve"> (2019). Available at: https://www.statista.com/statistics/255937/leading-rice-producers-worldwide/. </w:t>
      </w:r>
    </w:p>
    <w:p w14:paraId="2F897E43"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8.</w:t>
      </w:r>
      <w:r w:rsidRPr="007B489B">
        <w:rPr>
          <w:rFonts w:ascii="Calibri" w:hAnsi="Calibri" w:cs="Calibri"/>
          <w:noProof/>
          <w:szCs w:val="24"/>
        </w:rPr>
        <w:tab/>
        <w:t xml:space="preserve">Jin, S., Zhang, Y. &amp; Xu, Y. Amount of information and the willingness of consumers to pay for food traceability in China. </w:t>
      </w:r>
      <w:r w:rsidRPr="007B489B">
        <w:rPr>
          <w:rFonts w:ascii="Calibri" w:hAnsi="Calibri" w:cs="Calibri"/>
          <w:i/>
          <w:iCs/>
          <w:noProof/>
          <w:szCs w:val="24"/>
        </w:rPr>
        <w:t>Food Control</w:t>
      </w:r>
      <w:r w:rsidRPr="007B489B">
        <w:rPr>
          <w:rFonts w:ascii="Calibri" w:hAnsi="Calibri" w:cs="Calibri"/>
          <w:noProof/>
          <w:szCs w:val="24"/>
        </w:rPr>
        <w:t xml:space="preserve"> (2017). doi:10.1016/j.foodcont.2017.02.012</w:t>
      </w:r>
    </w:p>
    <w:p w14:paraId="48BD944D"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9.</w:t>
      </w:r>
      <w:r w:rsidRPr="007B489B">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7B489B">
        <w:rPr>
          <w:rFonts w:ascii="Calibri" w:hAnsi="Calibri" w:cs="Calibri"/>
          <w:b/>
          <w:bCs/>
          <w:noProof/>
          <w:szCs w:val="24"/>
        </w:rPr>
        <w:t>5</w:t>
      </w:r>
      <w:r w:rsidRPr="007B489B">
        <w:rPr>
          <w:rFonts w:ascii="Calibri" w:hAnsi="Calibri" w:cs="Calibri"/>
          <w:noProof/>
          <w:szCs w:val="24"/>
        </w:rPr>
        <w:t>, 80–96 (2014).</w:t>
      </w:r>
    </w:p>
    <w:p w14:paraId="2BEF1E26"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10.</w:t>
      </w:r>
      <w:r w:rsidRPr="007B489B">
        <w:rPr>
          <w:rFonts w:ascii="Calibri" w:hAnsi="Calibri" w:cs="Calibri"/>
          <w:noProof/>
          <w:szCs w:val="24"/>
        </w:rPr>
        <w:tab/>
        <w:t>Veeck, G. Food Safety Concerns and Rice Imports in China : 1998 - 2016. (2017).</w:t>
      </w:r>
    </w:p>
    <w:p w14:paraId="0F6458EC"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11.</w:t>
      </w:r>
      <w:r w:rsidRPr="007B489B">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7B489B">
        <w:rPr>
          <w:rFonts w:ascii="Calibri" w:hAnsi="Calibri" w:cs="Calibri"/>
          <w:i/>
          <w:iCs/>
          <w:noProof/>
          <w:szCs w:val="24"/>
        </w:rPr>
        <w:t>Food Chem.</w:t>
      </w:r>
      <w:r w:rsidRPr="007B489B">
        <w:rPr>
          <w:rFonts w:ascii="Calibri" w:hAnsi="Calibri" w:cs="Calibri"/>
          <w:noProof/>
          <w:szCs w:val="24"/>
        </w:rPr>
        <w:t xml:space="preserve"> </w:t>
      </w:r>
      <w:r w:rsidRPr="007B489B">
        <w:rPr>
          <w:rFonts w:ascii="Calibri" w:hAnsi="Calibri" w:cs="Calibri"/>
          <w:b/>
          <w:bCs/>
          <w:noProof/>
          <w:szCs w:val="24"/>
        </w:rPr>
        <w:t>141</w:t>
      </w:r>
      <w:r w:rsidRPr="007B489B">
        <w:rPr>
          <w:rFonts w:ascii="Calibri" w:hAnsi="Calibri" w:cs="Calibri"/>
          <w:noProof/>
          <w:szCs w:val="24"/>
        </w:rPr>
        <w:t>, 3504–3509 (2013).</w:t>
      </w:r>
    </w:p>
    <w:p w14:paraId="17B4034B"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12.</w:t>
      </w:r>
      <w:r w:rsidRPr="007B489B">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7B489B">
        <w:rPr>
          <w:rFonts w:ascii="Calibri" w:hAnsi="Calibri" w:cs="Calibri"/>
          <w:i/>
          <w:iCs/>
          <w:noProof/>
          <w:szCs w:val="24"/>
        </w:rPr>
        <w:t>Comput. Electron. Agric.</w:t>
      </w:r>
      <w:r w:rsidRPr="007B489B">
        <w:rPr>
          <w:rFonts w:ascii="Calibri" w:hAnsi="Calibri" w:cs="Calibri"/>
          <w:noProof/>
          <w:szCs w:val="24"/>
        </w:rPr>
        <w:t xml:space="preserve"> </w:t>
      </w:r>
      <w:r w:rsidRPr="007B489B">
        <w:rPr>
          <w:rFonts w:ascii="Calibri" w:hAnsi="Calibri" w:cs="Calibri"/>
          <w:b/>
          <w:bCs/>
          <w:noProof/>
          <w:szCs w:val="24"/>
        </w:rPr>
        <w:t>121</w:t>
      </w:r>
      <w:r w:rsidRPr="007B489B">
        <w:rPr>
          <w:rFonts w:ascii="Calibri" w:hAnsi="Calibri" w:cs="Calibri"/>
          <w:noProof/>
          <w:szCs w:val="24"/>
        </w:rPr>
        <w:t>, 101–107 (2016).</w:t>
      </w:r>
    </w:p>
    <w:p w14:paraId="6FEF188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13.</w:t>
      </w:r>
      <w:r w:rsidRPr="007B489B">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7B489B">
        <w:rPr>
          <w:rFonts w:ascii="Calibri" w:hAnsi="Calibri" w:cs="Calibri"/>
          <w:i/>
          <w:iCs/>
          <w:noProof/>
          <w:szCs w:val="24"/>
        </w:rPr>
        <w:t>J. Anal. Test.</w:t>
      </w:r>
      <w:r w:rsidRPr="007B489B">
        <w:rPr>
          <w:rFonts w:ascii="Calibri" w:hAnsi="Calibri" w:cs="Calibri"/>
          <w:noProof/>
          <w:szCs w:val="24"/>
        </w:rPr>
        <w:t xml:space="preserve"> </w:t>
      </w:r>
      <w:r w:rsidRPr="007B489B">
        <w:rPr>
          <w:rFonts w:ascii="Calibri" w:hAnsi="Calibri" w:cs="Calibri"/>
          <w:b/>
          <w:bCs/>
          <w:noProof/>
          <w:szCs w:val="24"/>
        </w:rPr>
        <w:t>2</w:t>
      </w:r>
      <w:r w:rsidRPr="007B489B">
        <w:rPr>
          <w:rFonts w:ascii="Calibri" w:hAnsi="Calibri" w:cs="Calibri"/>
          <w:noProof/>
          <w:szCs w:val="24"/>
        </w:rPr>
        <w:t>, 138–148 (2018).</w:t>
      </w:r>
    </w:p>
    <w:p w14:paraId="428BF8E9"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14.</w:t>
      </w:r>
      <w:r w:rsidRPr="007B489B">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7B489B">
        <w:rPr>
          <w:rFonts w:ascii="Calibri" w:hAnsi="Calibri" w:cs="Calibri"/>
          <w:i/>
          <w:iCs/>
          <w:noProof/>
          <w:szCs w:val="24"/>
        </w:rPr>
        <w:t>Microchem. J.</w:t>
      </w:r>
      <w:r w:rsidRPr="007B489B">
        <w:rPr>
          <w:rFonts w:ascii="Calibri" w:hAnsi="Calibri" w:cs="Calibri"/>
          <w:noProof/>
          <w:szCs w:val="24"/>
        </w:rPr>
        <w:t xml:space="preserve"> </w:t>
      </w:r>
      <w:r w:rsidRPr="007B489B">
        <w:rPr>
          <w:rFonts w:ascii="Calibri" w:hAnsi="Calibri" w:cs="Calibri"/>
          <w:b/>
          <w:bCs/>
          <w:noProof/>
          <w:szCs w:val="24"/>
        </w:rPr>
        <w:t>152</w:t>
      </w:r>
      <w:r w:rsidRPr="007B489B">
        <w:rPr>
          <w:rFonts w:ascii="Calibri" w:hAnsi="Calibri" w:cs="Calibri"/>
          <w:noProof/>
          <w:szCs w:val="24"/>
        </w:rPr>
        <w:t>, 104295 (2020).</w:t>
      </w:r>
    </w:p>
    <w:p w14:paraId="0ED8D9CA"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15.</w:t>
      </w:r>
      <w:r w:rsidRPr="007B489B">
        <w:rPr>
          <w:rFonts w:ascii="Calibri" w:hAnsi="Calibri" w:cs="Calibri"/>
          <w:noProof/>
          <w:szCs w:val="24"/>
        </w:rPr>
        <w:tab/>
        <w:t xml:space="preserve">Maione, C. &amp; Barbosa, R. M. Recent applications of multivariate data analysis methods in the authentication of rice and the most analyzed parameters: A review. </w:t>
      </w:r>
      <w:r w:rsidRPr="007B489B">
        <w:rPr>
          <w:rFonts w:ascii="Calibri" w:hAnsi="Calibri" w:cs="Calibri"/>
          <w:i/>
          <w:iCs/>
          <w:noProof/>
          <w:szCs w:val="24"/>
        </w:rPr>
        <w:t>Crit. Rev. Food Sci. Nutr.</w:t>
      </w:r>
      <w:r w:rsidRPr="007B489B">
        <w:rPr>
          <w:rFonts w:ascii="Calibri" w:hAnsi="Calibri" w:cs="Calibri"/>
          <w:noProof/>
          <w:szCs w:val="24"/>
        </w:rPr>
        <w:t xml:space="preserve"> </w:t>
      </w:r>
      <w:r w:rsidRPr="007B489B">
        <w:rPr>
          <w:rFonts w:ascii="Calibri" w:hAnsi="Calibri" w:cs="Calibri"/>
          <w:b/>
          <w:bCs/>
          <w:noProof/>
          <w:szCs w:val="24"/>
        </w:rPr>
        <w:t>8398</w:t>
      </w:r>
      <w:r w:rsidRPr="007B489B">
        <w:rPr>
          <w:rFonts w:ascii="Calibri" w:hAnsi="Calibri" w:cs="Calibri"/>
          <w:noProof/>
          <w:szCs w:val="24"/>
        </w:rPr>
        <w:t>, 1–12 (2018).</w:t>
      </w:r>
    </w:p>
    <w:p w14:paraId="3027D760"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lastRenderedPageBreak/>
        <w:t>16.</w:t>
      </w:r>
      <w:r w:rsidRPr="007B489B">
        <w:rPr>
          <w:rFonts w:ascii="Calibri" w:hAnsi="Calibri" w:cs="Calibri"/>
          <w:noProof/>
          <w:szCs w:val="24"/>
        </w:rPr>
        <w:tab/>
        <w:t xml:space="preserve">Jiménez-Carvelo, A. M., González-Casado, A., Bagur-González, M. G. &amp; Cuadros-Rodríguez, L. </w:t>
      </w:r>
      <w:r w:rsidRPr="007B489B">
        <w:rPr>
          <w:rFonts w:ascii="Calibri" w:hAnsi="Calibri" w:cs="Calibri"/>
          <w:i/>
          <w:iCs/>
          <w:noProof/>
          <w:szCs w:val="24"/>
        </w:rPr>
        <w:t>Alternative data mining/machine learning methods for the analytical evaluation of food quality and authenticity – A review</w:t>
      </w:r>
      <w:r w:rsidRPr="007B489B">
        <w:rPr>
          <w:rFonts w:ascii="Calibri" w:hAnsi="Calibri" w:cs="Calibri"/>
          <w:noProof/>
          <w:szCs w:val="24"/>
        </w:rPr>
        <w:t xml:space="preserve">. </w:t>
      </w:r>
      <w:r w:rsidRPr="007B489B">
        <w:rPr>
          <w:rFonts w:ascii="Calibri" w:hAnsi="Calibri" w:cs="Calibri"/>
          <w:i/>
          <w:iCs/>
          <w:noProof/>
          <w:szCs w:val="24"/>
        </w:rPr>
        <w:t>Food Research International</w:t>
      </w:r>
      <w:r w:rsidRPr="007B489B">
        <w:rPr>
          <w:rFonts w:ascii="Calibri" w:hAnsi="Calibri" w:cs="Calibri"/>
          <w:noProof/>
          <w:szCs w:val="24"/>
        </w:rPr>
        <w:t xml:space="preserve"> </w:t>
      </w:r>
      <w:r w:rsidRPr="007B489B">
        <w:rPr>
          <w:rFonts w:ascii="Calibri" w:hAnsi="Calibri" w:cs="Calibri"/>
          <w:b/>
          <w:bCs/>
          <w:noProof/>
          <w:szCs w:val="24"/>
        </w:rPr>
        <w:t>122</w:t>
      </w:r>
      <w:r w:rsidRPr="007B489B">
        <w:rPr>
          <w:rFonts w:ascii="Calibri" w:hAnsi="Calibri" w:cs="Calibri"/>
          <w:noProof/>
          <w:szCs w:val="24"/>
        </w:rPr>
        <w:t>, (Elsevier Ltd, 2019).</w:t>
      </w:r>
    </w:p>
    <w:p w14:paraId="037E522C"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17.</w:t>
      </w:r>
      <w:r w:rsidRPr="007B489B">
        <w:rPr>
          <w:rFonts w:ascii="Calibri" w:hAnsi="Calibri" w:cs="Calibri"/>
          <w:noProof/>
          <w:szCs w:val="24"/>
        </w:rPr>
        <w:tab/>
        <w:t xml:space="preserve">Cutler, D. R. </w:t>
      </w:r>
      <w:r w:rsidRPr="007B489B">
        <w:rPr>
          <w:rFonts w:ascii="Calibri" w:hAnsi="Calibri" w:cs="Calibri"/>
          <w:i/>
          <w:iCs/>
          <w:noProof/>
          <w:szCs w:val="24"/>
        </w:rPr>
        <w:t>et al.</w:t>
      </w:r>
      <w:r w:rsidRPr="007B489B">
        <w:rPr>
          <w:rFonts w:ascii="Calibri" w:hAnsi="Calibri" w:cs="Calibri"/>
          <w:noProof/>
          <w:szCs w:val="24"/>
        </w:rPr>
        <w:t xml:space="preserve"> RANDOM FORESTS FOR CLASSIFICATION IN ECOLOGY. </w:t>
      </w:r>
      <w:r w:rsidRPr="007B489B">
        <w:rPr>
          <w:rFonts w:ascii="Calibri" w:hAnsi="Calibri" w:cs="Calibri"/>
          <w:i/>
          <w:iCs/>
          <w:noProof/>
          <w:szCs w:val="24"/>
        </w:rPr>
        <w:t>Ecology</w:t>
      </w:r>
      <w:r w:rsidRPr="007B489B">
        <w:rPr>
          <w:rFonts w:ascii="Calibri" w:hAnsi="Calibri" w:cs="Calibri"/>
          <w:noProof/>
          <w:szCs w:val="24"/>
        </w:rPr>
        <w:t xml:space="preserve"> </w:t>
      </w:r>
      <w:r w:rsidRPr="007B489B">
        <w:rPr>
          <w:rFonts w:ascii="Calibri" w:hAnsi="Calibri" w:cs="Calibri"/>
          <w:b/>
          <w:bCs/>
          <w:noProof/>
          <w:szCs w:val="24"/>
        </w:rPr>
        <w:t>88</w:t>
      </w:r>
      <w:r w:rsidRPr="007B489B">
        <w:rPr>
          <w:rFonts w:ascii="Calibri" w:hAnsi="Calibri" w:cs="Calibri"/>
          <w:noProof/>
          <w:szCs w:val="24"/>
        </w:rPr>
        <w:t>, 2783–2792 (2007).</w:t>
      </w:r>
    </w:p>
    <w:p w14:paraId="202322BA"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18.</w:t>
      </w:r>
      <w:r w:rsidRPr="007B489B">
        <w:rPr>
          <w:rFonts w:ascii="Calibri" w:hAnsi="Calibri" w:cs="Calibri"/>
          <w:noProof/>
          <w:szCs w:val="24"/>
        </w:rPr>
        <w:tab/>
        <w:t xml:space="preserve">Hu, W. Identifying predictive markers of chemosensitivity of breast cancer with random forests. </w:t>
      </w:r>
      <w:r w:rsidRPr="007B489B">
        <w:rPr>
          <w:rFonts w:ascii="Calibri" w:hAnsi="Calibri" w:cs="Calibri"/>
          <w:i/>
          <w:iCs/>
          <w:noProof/>
          <w:szCs w:val="24"/>
        </w:rPr>
        <w:t>J. Biomed. Sci. Eng.</w:t>
      </w:r>
      <w:r w:rsidRPr="007B489B">
        <w:rPr>
          <w:rFonts w:ascii="Calibri" w:hAnsi="Calibri" w:cs="Calibri"/>
          <w:noProof/>
          <w:szCs w:val="24"/>
        </w:rPr>
        <w:t xml:space="preserve"> </w:t>
      </w:r>
      <w:r w:rsidRPr="007B489B">
        <w:rPr>
          <w:rFonts w:ascii="Calibri" w:hAnsi="Calibri" w:cs="Calibri"/>
          <w:b/>
          <w:bCs/>
          <w:noProof/>
          <w:szCs w:val="24"/>
        </w:rPr>
        <w:t>3</w:t>
      </w:r>
      <w:r w:rsidRPr="007B489B">
        <w:rPr>
          <w:rFonts w:ascii="Calibri" w:hAnsi="Calibri" w:cs="Calibri"/>
          <w:noProof/>
          <w:szCs w:val="24"/>
        </w:rPr>
        <w:t>, (2010).</w:t>
      </w:r>
    </w:p>
    <w:p w14:paraId="7EF7EAA5"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19.</w:t>
      </w:r>
      <w:r w:rsidRPr="007B489B">
        <w:rPr>
          <w:rFonts w:ascii="Calibri" w:hAnsi="Calibri" w:cs="Calibri"/>
          <w:noProof/>
          <w:szCs w:val="24"/>
        </w:rPr>
        <w:tab/>
        <w:t xml:space="preserve">Ram, M., Najafi, A. &amp; Shakeri, M. T. Classification and Biomarker Genes Selection for Cancer Gene Expression Data Using  Random Forest. </w:t>
      </w:r>
      <w:r w:rsidRPr="007B489B">
        <w:rPr>
          <w:rFonts w:ascii="Calibri" w:hAnsi="Calibri" w:cs="Calibri"/>
          <w:i/>
          <w:iCs/>
          <w:noProof/>
          <w:szCs w:val="24"/>
        </w:rPr>
        <w:t>Iran. J. Pathol.</w:t>
      </w:r>
      <w:r w:rsidRPr="007B489B">
        <w:rPr>
          <w:rFonts w:ascii="Calibri" w:hAnsi="Calibri" w:cs="Calibri"/>
          <w:noProof/>
          <w:szCs w:val="24"/>
        </w:rPr>
        <w:t xml:space="preserve"> </w:t>
      </w:r>
      <w:r w:rsidRPr="007B489B">
        <w:rPr>
          <w:rFonts w:ascii="Calibri" w:hAnsi="Calibri" w:cs="Calibri"/>
          <w:b/>
          <w:bCs/>
          <w:noProof/>
          <w:szCs w:val="24"/>
        </w:rPr>
        <w:t>12</w:t>
      </w:r>
      <w:r w:rsidRPr="007B489B">
        <w:rPr>
          <w:rFonts w:ascii="Calibri" w:hAnsi="Calibri" w:cs="Calibri"/>
          <w:noProof/>
          <w:szCs w:val="24"/>
        </w:rPr>
        <w:t>, 339–347 (2017).</w:t>
      </w:r>
    </w:p>
    <w:p w14:paraId="07F1BB2C"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20.</w:t>
      </w:r>
      <w:r w:rsidRPr="007B489B">
        <w:rPr>
          <w:rFonts w:ascii="Calibri" w:hAnsi="Calibri" w:cs="Calibri"/>
          <w:noProof/>
          <w:szCs w:val="24"/>
        </w:rPr>
        <w:tab/>
        <w:t xml:space="preserve">Gao, D., Zhang, Y. &amp; Zhao, Y. Random forest algorithm for classification of multiwavelength data. </w:t>
      </w:r>
      <w:r w:rsidRPr="007B489B">
        <w:rPr>
          <w:rFonts w:ascii="Calibri" w:hAnsi="Calibri" w:cs="Calibri"/>
          <w:i/>
          <w:iCs/>
          <w:noProof/>
          <w:szCs w:val="24"/>
        </w:rPr>
        <w:t>Res. Astron. Astrophys.</w:t>
      </w:r>
      <w:r w:rsidRPr="007B489B">
        <w:rPr>
          <w:rFonts w:ascii="Calibri" w:hAnsi="Calibri" w:cs="Calibri"/>
          <w:noProof/>
          <w:szCs w:val="24"/>
        </w:rPr>
        <w:t xml:space="preserve"> </w:t>
      </w:r>
      <w:r w:rsidRPr="007B489B">
        <w:rPr>
          <w:rFonts w:ascii="Calibri" w:hAnsi="Calibri" w:cs="Calibri"/>
          <w:b/>
          <w:bCs/>
          <w:noProof/>
          <w:szCs w:val="24"/>
        </w:rPr>
        <w:t>9</w:t>
      </w:r>
      <w:r w:rsidRPr="007B489B">
        <w:rPr>
          <w:rFonts w:ascii="Calibri" w:hAnsi="Calibri" w:cs="Calibri"/>
          <w:noProof/>
          <w:szCs w:val="24"/>
        </w:rPr>
        <w:t>, 220 (2009).</w:t>
      </w:r>
    </w:p>
    <w:p w14:paraId="5FA64AF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21.</w:t>
      </w:r>
      <w:r w:rsidRPr="007B489B">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7B489B">
        <w:rPr>
          <w:rFonts w:ascii="Calibri" w:hAnsi="Calibri" w:cs="Calibri"/>
          <w:i/>
          <w:iCs/>
          <w:noProof/>
          <w:szCs w:val="24"/>
        </w:rPr>
        <w:t>WIREs Data Min. Knowl. Discov.</w:t>
      </w:r>
      <w:r w:rsidRPr="007B489B">
        <w:rPr>
          <w:rFonts w:ascii="Calibri" w:hAnsi="Calibri" w:cs="Calibri"/>
          <w:noProof/>
          <w:szCs w:val="24"/>
        </w:rPr>
        <w:t xml:space="preserve"> </w:t>
      </w:r>
      <w:r w:rsidRPr="007B489B">
        <w:rPr>
          <w:rFonts w:ascii="Calibri" w:hAnsi="Calibri" w:cs="Calibri"/>
          <w:b/>
          <w:bCs/>
          <w:noProof/>
          <w:szCs w:val="24"/>
        </w:rPr>
        <w:t>2</w:t>
      </w:r>
      <w:r w:rsidRPr="007B489B">
        <w:rPr>
          <w:rFonts w:ascii="Calibri" w:hAnsi="Calibri" w:cs="Calibri"/>
          <w:noProof/>
          <w:szCs w:val="24"/>
        </w:rPr>
        <w:t>, 493–507 (2012).</w:t>
      </w:r>
    </w:p>
    <w:p w14:paraId="0995F617"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22.</w:t>
      </w:r>
      <w:r w:rsidRPr="007B489B">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7B489B">
        <w:rPr>
          <w:rFonts w:ascii="Calibri" w:hAnsi="Calibri" w:cs="Calibri"/>
          <w:i/>
          <w:iCs/>
          <w:noProof/>
          <w:szCs w:val="24"/>
        </w:rPr>
        <w:t>Food Control</w:t>
      </w:r>
      <w:r w:rsidRPr="007B489B">
        <w:rPr>
          <w:rFonts w:ascii="Calibri" w:hAnsi="Calibri" w:cs="Calibri"/>
          <w:noProof/>
          <w:szCs w:val="24"/>
        </w:rPr>
        <w:t xml:space="preserve"> </w:t>
      </w:r>
      <w:r w:rsidRPr="007B489B">
        <w:rPr>
          <w:rFonts w:ascii="Calibri" w:hAnsi="Calibri" w:cs="Calibri"/>
          <w:b/>
          <w:bCs/>
          <w:noProof/>
          <w:szCs w:val="24"/>
        </w:rPr>
        <w:t>104</w:t>
      </w:r>
      <w:r w:rsidRPr="007B489B">
        <w:rPr>
          <w:rFonts w:ascii="Calibri" w:hAnsi="Calibri" w:cs="Calibri"/>
          <w:noProof/>
          <w:szCs w:val="24"/>
        </w:rPr>
        <w:t>, 318–325 (2019).</w:t>
      </w:r>
    </w:p>
    <w:p w14:paraId="590E9178"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23.</w:t>
      </w:r>
      <w:r w:rsidRPr="007B489B">
        <w:rPr>
          <w:rFonts w:ascii="Calibri" w:hAnsi="Calibri" w:cs="Calibri"/>
          <w:noProof/>
          <w:szCs w:val="24"/>
        </w:rPr>
        <w:tab/>
        <w:t xml:space="preserve">Hopfer, H., Nelson, J., Collins, T. S., Heymann, H. &amp; Ebeler, S. E. The combined impact of vineyard origin and processing winery on the elemental profile of red wines. </w:t>
      </w:r>
      <w:r w:rsidRPr="007B489B">
        <w:rPr>
          <w:rFonts w:ascii="Calibri" w:hAnsi="Calibri" w:cs="Calibri"/>
          <w:i/>
          <w:iCs/>
          <w:noProof/>
          <w:szCs w:val="24"/>
        </w:rPr>
        <w:t>Food Chem.</w:t>
      </w:r>
      <w:r w:rsidRPr="007B489B">
        <w:rPr>
          <w:rFonts w:ascii="Calibri" w:hAnsi="Calibri" w:cs="Calibri"/>
          <w:noProof/>
          <w:szCs w:val="24"/>
        </w:rPr>
        <w:t xml:space="preserve"> </w:t>
      </w:r>
      <w:r w:rsidRPr="007B489B">
        <w:rPr>
          <w:rFonts w:ascii="Calibri" w:hAnsi="Calibri" w:cs="Calibri"/>
          <w:b/>
          <w:bCs/>
          <w:noProof/>
          <w:szCs w:val="24"/>
        </w:rPr>
        <w:t>172</w:t>
      </w:r>
      <w:r w:rsidRPr="007B489B">
        <w:rPr>
          <w:rFonts w:ascii="Calibri" w:hAnsi="Calibri" w:cs="Calibri"/>
          <w:noProof/>
          <w:szCs w:val="24"/>
        </w:rPr>
        <w:t>, 486–496 (2015).</w:t>
      </w:r>
    </w:p>
    <w:p w14:paraId="1EEF7C84"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24.</w:t>
      </w:r>
      <w:r w:rsidRPr="007B489B">
        <w:rPr>
          <w:rFonts w:ascii="Calibri" w:hAnsi="Calibri" w:cs="Calibri"/>
          <w:noProof/>
          <w:szCs w:val="24"/>
        </w:rPr>
        <w:tab/>
        <w:t xml:space="preserve">Breiman, L. Random Forests. </w:t>
      </w:r>
      <w:r w:rsidRPr="007B489B">
        <w:rPr>
          <w:rFonts w:ascii="Calibri" w:hAnsi="Calibri" w:cs="Calibri"/>
          <w:i/>
          <w:iCs/>
          <w:noProof/>
          <w:szCs w:val="24"/>
        </w:rPr>
        <w:t>Mach. Learn.</w:t>
      </w:r>
      <w:r w:rsidRPr="007B489B">
        <w:rPr>
          <w:rFonts w:ascii="Calibri" w:hAnsi="Calibri" w:cs="Calibri"/>
          <w:noProof/>
          <w:szCs w:val="24"/>
        </w:rPr>
        <w:t xml:space="preserve"> </w:t>
      </w:r>
      <w:r w:rsidRPr="007B489B">
        <w:rPr>
          <w:rFonts w:ascii="Calibri" w:hAnsi="Calibri" w:cs="Calibri"/>
          <w:b/>
          <w:bCs/>
          <w:noProof/>
          <w:szCs w:val="24"/>
        </w:rPr>
        <w:t>45</w:t>
      </w:r>
      <w:r w:rsidRPr="007B489B">
        <w:rPr>
          <w:rFonts w:ascii="Calibri" w:hAnsi="Calibri" w:cs="Calibri"/>
          <w:noProof/>
          <w:szCs w:val="24"/>
        </w:rPr>
        <w:t>, 5–32 (2001).</w:t>
      </w:r>
    </w:p>
    <w:p w14:paraId="64889836"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25.</w:t>
      </w:r>
      <w:r w:rsidRPr="007B489B">
        <w:rPr>
          <w:rFonts w:ascii="Calibri" w:hAnsi="Calibri" w:cs="Calibri"/>
          <w:noProof/>
          <w:szCs w:val="24"/>
        </w:rPr>
        <w:tab/>
        <w:t xml:space="preserve">Cortes, C. &amp; Vapnik, V. Support-Vector Networks. </w:t>
      </w:r>
      <w:r w:rsidRPr="007B489B">
        <w:rPr>
          <w:rFonts w:ascii="Calibri" w:hAnsi="Calibri" w:cs="Calibri"/>
          <w:i/>
          <w:iCs/>
          <w:noProof/>
          <w:szCs w:val="24"/>
        </w:rPr>
        <w:t>Mach. Learn.</w:t>
      </w:r>
      <w:r w:rsidRPr="007B489B">
        <w:rPr>
          <w:rFonts w:ascii="Calibri" w:hAnsi="Calibri" w:cs="Calibri"/>
          <w:noProof/>
          <w:szCs w:val="24"/>
        </w:rPr>
        <w:t xml:space="preserve"> </w:t>
      </w:r>
      <w:r w:rsidRPr="007B489B">
        <w:rPr>
          <w:rFonts w:ascii="Calibri" w:hAnsi="Calibri" w:cs="Calibri"/>
          <w:b/>
          <w:bCs/>
          <w:noProof/>
          <w:szCs w:val="24"/>
        </w:rPr>
        <w:t>20</w:t>
      </w:r>
      <w:r w:rsidRPr="007B489B">
        <w:rPr>
          <w:rFonts w:ascii="Calibri" w:hAnsi="Calibri" w:cs="Calibri"/>
          <w:noProof/>
          <w:szCs w:val="24"/>
        </w:rPr>
        <w:t>, 273–297 (1995).</w:t>
      </w:r>
    </w:p>
    <w:p w14:paraId="67443BA9"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26.</w:t>
      </w:r>
      <w:r w:rsidRPr="007B489B">
        <w:rPr>
          <w:rFonts w:ascii="Calibri" w:hAnsi="Calibri" w:cs="Calibri"/>
          <w:noProof/>
          <w:szCs w:val="24"/>
        </w:rPr>
        <w:tab/>
        <w:t xml:space="preserve">Urbanowicz, R., Meeker, M., LaCava, W., Olson, R. &amp; Moore, J. Relief-Based Feature Selection: Introduction and Review. </w:t>
      </w:r>
      <w:r w:rsidRPr="007B489B">
        <w:rPr>
          <w:rFonts w:ascii="Calibri" w:hAnsi="Calibri" w:cs="Calibri"/>
          <w:i/>
          <w:iCs/>
          <w:noProof/>
          <w:szCs w:val="24"/>
        </w:rPr>
        <w:t>J. Biomed. Inform.</w:t>
      </w:r>
      <w:r w:rsidRPr="007B489B">
        <w:rPr>
          <w:rFonts w:ascii="Calibri" w:hAnsi="Calibri" w:cs="Calibri"/>
          <w:noProof/>
          <w:szCs w:val="24"/>
        </w:rPr>
        <w:t xml:space="preserve"> </w:t>
      </w:r>
      <w:r w:rsidRPr="007B489B">
        <w:rPr>
          <w:rFonts w:ascii="Calibri" w:hAnsi="Calibri" w:cs="Calibri"/>
          <w:b/>
          <w:bCs/>
          <w:noProof/>
          <w:szCs w:val="24"/>
        </w:rPr>
        <w:t>85</w:t>
      </w:r>
      <w:r w:rsidRPr="007B489B">
        <w:rPr>
          <w:rFonts w:ascii="Calibri" w:hAnsi="Calibri" w:cs="Calibri"/>
          <w:noProof/>
          <w:szCs w:val="24"/>
        </w:rPr>
        <w:t>, (2017).</w:t>
      </w:r>
    </w:p>
    <w:p w14:paraId="3FB1BFC0"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27.</w:t>
      </w:r>
      <w:r w:rsidRPr="007B489B">
        <w:rPr>
          <w:rFonts w:ascii="Calibri" w:hAnsi="Calibri" w:cs="Calibri"/>
          <w:noProof/>
          <w:szCs w:val="24"/>
        </w:rPr>
        <w:tab/>
        <w:t xml:space="preserve">Dietterich, T. Machine Learning Research: Four Current Directions. </w:t>
      </w:r>
      <w:r w:rsidRPr="007B489B">
        <w:rPr>
          <w:rFonts w:ascii="Calibri" w:hAnsi="Calibri" w:cs="Calibri"/>
          <w:i/>
          <w:iCs/>
          <w:noProof/>
          <w:szCs w:val="24"/>
        </w:rPr>
        <w:t>AI Mag.</w:t>
      </w:r>
      <w:r w:rsidRPr="007B489B">
        <w:rPr>
          <w:rFonts w:ascii="Calibri" w:hAnsi="Calibri" w:cs="Calibri"/>
          <w:noProof/>
          <w:szCs w:val="24"/>
        </w:rPr>
        <w:t xml:space="preserve"> </w:t>
      </w:r>
      <w:r w:rsidRPr="007B489B">
        <w:rPr>
          <w:rFonts w:ascii="Calibri" w:hAnsi="Calibri" w:cs="Calibri"/>
          <w:b/>
          <w:bCs/>
          <w:noProof/>
          <w:szCs w:val="24"/>
        </w:rPr>
        <w:t>18</w:t>
      </w:r>
      <w:r w:rsidRPr="007B489B">
        <w:rPr>
          <w:rFonts w:ascii="Calibri" w:hAnsi="Calibri" w:cs="Calibri"/>
          <w:noProof/>
          <w:szCs w:val="24"/>
        </w:rPr>
        <w:t>, (2000).</w:t>
      </w:r>
    </w:p>
    <w:p w14:paraId="2115FE2C"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28.</w:t>
      </w:r>
      <w:r w:rsidRPr="007B489B">
        <w:rPr>
          <w:rFonts w:ascii="Calibri" w:hAnsi="Calibri" w:cs="Calibri"/>
          <w:noProof/>
          <w:szCs w:val="24"/>
        </w:rPr>
        <w:tab/>
        <w:t xml:space="preserve">Relief-based feature selection: Introduction and review. </w:t>
      </w:r>
      <w:r w:rsidRPr="007B489B">
        <w:rPr>
          <w:rFonts w:ascii="Calibri" w:hAnsi="Calibri" w:cs="Calibri"/>
          <w:i/>
          <w:iCs/>
          <w:noProof/>
          <w:szCs w:val="24"/>
        </w:rPr>
        <w:t>J. Biomed. Inform.</w:t>
      </w:r>
      <w:r w:rsidRPr="007B489B">
        <w:rPr>
          <w:rFonts w:ascii="Calibri" w:hAnsi="Calibri" w:cs="Calibri"/>
          <w:noProof/>
          <w:szCs w:val="24"/>
        </w:rPr>
        <w:t xml:space="preserve"> </w:t>
      </w:r>
      <w:r w:rsidRPr="007B489B">
        <w:rPr>
          <w:rFonts w:ascii="Calibri" w:hAnsi="Calibri" w:cs="Calibri"/>
          <w:b/>
          <w:bCs/>
          <w:noProof/>
          <w:szCs w:val="24"/>
        </w:rPr>
        <w:t>85</w:t>
      </w:r>
      <w:r w:rsidRPr="007B489B">
        <w:rPr>
          <w:rFonts w:ascii="Calibri" w:hAnsi="Calibri" w:cs="Calibri"/>
          <w:noProof/>
          <w:szCs w:val="24"/>
        </w:rPr>
        <w:t>, 189–203 (2018).</w:t>
      </w:r>
    </w:p>
    <w:p w14:paraId="63C49428"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29.</w:t>
      </w:r>
      <w:r w:rsidRPr="007B489B">
        <w:rPr>
          <w:rFonts w:ascii="Calibri" w:hAnsi="Calibri" w:cs="Calibri"/>
          <w:noProof/>
          <w:szCs w:val="24"/>
        </w:rPr>
        <w:tab/>
        <w:t xml:space="preserve">Data Handling in Science and Technology. in </w:t>
      </w:r>
      <w:r w:rsidRPr="007B489B">
        <w:rPr>
          <w:rFonts w:ascii="Calibri" w:hAnsi="Calibri" w:cs="Calibri"/>
          <w:i/>
          <w:iCs/>
          <w:noProof/>
          <w:szCs w:val="24"/>
        </w:rPr>
        <w:t>Wavelets in Chemistry</w:t>
      </w:r>
      <w:r w:rsidRPr="007B489B">
        <w:rPr>
          <w:rFonts w:ascii="Calibri" w:hAnsi="Calibri" w:cs="Calibri"/>
          <w:noProof/>
          <w:szCs w:val="24"/>
        </w:rPr>
        <w:t xml:space="preserve"> (ed. Walczak, B.) </w:t>
      </w:r>
      <w:r w:rsidRPr="007B489B">
        <w:rPr>
          <w:rFonts w:ascii="Calibri" w:hAnsi="Calibri" w:cs="Calibri"/>
          <w:b/>
          <w:bCs/>
          <w:noProof/>
          <w:szCs w:val="24"/>
        </w:rPr>
        <w:t>22</w:t>
      </w:r>
      <w:r w:rsidRPr="007B489B">
        <w:rPr>
          <w:rFonts w:ascii="Calibri" w:hAnsi="Calibri" w:cs="Calibri"/>
          <w:noProof/>
          <w:szCs w:val="24"/>
        </w:rPr>
        <w:t>, ii (Elsevier, 2000).</w:t>
      </w:r>
    </w:p>
    <w:p w14:paraId="0774A8E3"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30.</w:t>
      </w:r>
      <w:r w:rsidRPr="007B489B">
        <w:rPr>
          <w:rFonts w:ascii="Calibri" w:hAnsi="Calibri" w:cs="Calibri"/>
          <w:noProof/>
          <w:szCs w:val="24"/>
        </w:rPr>
        <w:tab/>
        <w:t>Wickham, H., François, R., Henry, L. &amp; Müller, K. dplyr: A Grammar of Data Manipulation. (2019).</w:t>
      </w:r>
    </w:p>
    <w:p w14:paraId="217FC497"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31.</w:t>
      </w:r>
      <w:r w:rsidRPr="007B489B">
        <w:rPr>
          <w:rFonts w:ascii="Calibri" w:hAnsi="Calibri" w:cs="Calibri"/>
          <w:noProof/>
          <w:szCs w:val="24"/>
        </w:rPr>
        <w:tab/>
        <w:t>Mundt, A. K. and F. factoextra: Extract and Visualize the Results of Multivariate Data Analyses. (2017).</w:t>
      </w:r>
    </w:p>
    <w:p w14:paraId="3DA58A34"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32.</w:t>
      </w:r>
      <w:r w:rsidRPr="007B489B">
        <w:rPr>
          <w:rFonts w:ascii="Calibri" w:hAnsi="Calibri" w:cs="Calibri"/>
          <w:noProof/>
          <w:szCs w:val="24"/>
        </w:rPr>
        <w:tab/>
        <w:t xml:space="preserve">Pedregosa, F. </w:t>
      </w:r>
      <w:r w:rsidRPr="007B489B">
        <w:rPr>
          <w:rFonts w:ascii="Calibri" w:hAnsi="Calibri" w:cs="Calibri"/>
          <w:i/>
          <w:iCs/>
          <w:noProof/>
          <w:szCs w:val="24"/>
        </w:rPr>
        <w:t>et al.</w:t>
      </w:r>
      <w:r w:rsidRPr="007B489B">
        <w:rPr>
          <w:rFonts w:ascii="Calibri" w:hAnsi="Calibri" w:cs="Calibri"/>
          <w:noProof/>
          <w:szCs w:val="24"/>
        </w:rPr>
        <w:t xml:space="preserve"> Scikit-learn: Machine Learning in {P}ython. </w:t>
      </w:r>
      <w:r w:rsidRPr="007B489B">
        <w:rPr>
          <w:rFonts w:ascii="Calibri" w:hAnsi="Calibri" w:cs="Calibri"/>
          <w:i/>
          <w:iCs/>
          <w:noProof/>
          <w:szCs w:val="24"/>
        </w:rPr>
        <w:t>J. Mach. Learn. Res.</w:t>
      </w:r>
      <w:r w:rsidRPr="007B489B">
        <w:rPr>
          <w:rFonts w:ascii="Calibri" w:hAnsi="Calibri" w:cs="Calibri"/>
          <w:noProof/>
          <w:szCs w:val="24"/>
        </w:rPr>
        <w:t xml:space="preserve"> </w:t>
      </w:r>
      <w:r w:rsidRPr="007B489B">
        <w:rPr>
          <w:rFonts w:ascii="Calibri" w:hAnsi="Calibri" w:cs="Calibri"/>
          <w:b/>
          <w:bCs/>
          <w:noProof/>
          <w:szCs w:val="24"/>
        </w:rPr>
        <w:t>12</w:t>
      </w:r>
      <w:r w:rsidRPr="007B489B">
        <w:rPr>
          <w:rFonts w:ascii="Calibri" w:hAnsi="Calibri" w:cs="Calibri"/>
          <w:noProof/>
          <w:szCs w:val="24"/>
        </w:rPr>
        <w:t>, 2825–2830 (2011).</w:t>
      </w:r>
    </w:p>
    <w:p w14:paraId="12B3D352"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lastRenderedPageBreak/>
        <w:t>33.</w:t>
      </w:r>
      <w:r w:rsidRPr="007B489B">
        <w:rPr>
          <w:rFonts w:ascii="Calibri" w:hAnsi="Calibri" w:cs="Calibri"/>
          <w:noProof/>
          <w:szCs w:val="24"/>
        </w:rPr>
        <w:tab/>
        <w:t xml:space="preserve">Urbanowicz, R. J., Olson, R. S., Schmitt, P., Meeker, M. &amp; Moore, J. H. Benchmarking relief-based feature selection methods for bioinformatics data mining. </w:t>
      </w:r>
      <w:r w:rsidRPr="007B489B">
        <w:rPr>
          <w:rFonts w:ascii="Calibri" w:hAnsi="Calibri" w:cs="Calibri"/>
          <w:i/>
          <w:iCs/>
          <w:noProof/>
          <w:szCs w:val="24"/>
        </w:rPr>
        <w:t>J. Biomed. Inform.</w:t>
      </w:r>
      <w:r w:rsidRPr="007B489B">
        <w:rPr>
          <w:rFonts w:ascii="Calibri" w:hAnsi="Calibri" w:cs="Calibri"/>
          <w:noProof/>
          <w:szCs w:val="24"/>
        </w:rPr>
        <w:t xml:space="preserve"> </w:t>
      </w:r>
      <w:r w:rsidRPr="007B489B">
        <w:rPr>
          <w:rFonts w:ascii="Calibri" w:hAnsi="Calibri" w:cs="Calibri"/>
          <w:b/>
          <w:bCs/>
          <w:noProof/>
          <w:szCs w:val="24"/>
        </w:rPr>
        <w:t>85</w:t>
      </w:r>
      <w:r w:rsidRPr="007B489B">
        <w:rPr>
          <w:rFonts w:ascii="Calibri" w:hAnsi="Calibri" w:cs="Calibri"/>
          <w:noProof/>
          <w:szCs w:val="24"/>
        </w:rPr>
        <w:t>, 168–188 (2018).</w:t>
      </w:r>
    </w:p>
    <w:p w14:paraId="17BEAFE2"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34.</w:t>
      </w:r>
      <w:r w:rsidRPr="007B489B">
        <w:rPr>
          <w:rFonts w:ascii="Calibri" w:hAnsi="Calibri" w:cs="Calibri"/>
          <w:noProof/>
          <w:szCs w:val="24"/>
        </w:rPr>
        <w:tab/>
        <w:t xml:space="preserve">Walt, S. van der, Colbert, S. C. &amp; Varoquaux, G. The NumPy Array: A Structure for Efficient Numerical Computation. </w:t>
      </w:r>
      <w:r w:rsidRPr="007B489B">
        <w:rPr>
          <w:rFonts w:ascii="Calibri" w:hAnsi="Calibri" w:cs="Calibri"/>
          <w:i/>
          <w:iCs/>
          <w:noProof/>
          <w:szCs w:val="24"/>
        </w:rPr>
        <w:t>Comput. Sci. Eng.</w:t>
      </w:r>
      <w:r w:rsidRPr="007B489B">
        <w:rPr>
          <w:rFonts w:ascii="Calibri" w:hAnsi="Calibri" w:cs="Calibri"/>
          <w:noProof/>
          <w:szCs w:val="24"/>
        </w:rPr>
        <w:t xml:space="preserve"> </w:t>
      </w:r>
      <w:r w:rsidRPr="007B489B">
        <w:rPr>
          <w:rFonts w:ascii="Calibri" w:hAnsi="Calibri" w:cs="Calibri"/>
          <w:b/>
          <w:bCs/>
          <w:noProof/>
          <w:szCs w:val="24"/>
        </w:rPr>
        <w:t>13</w:t>
      </w:r>
      <w:r w:rsidRPr="007B489B">
        <w:rPr>
          <w:rFonts w:ascii="Calibri" w:hAnsi="Calibri" w:cs="Calibri"/>
          <w:noProof/>
          <w:szCs w:val="24"/>
        </w:rPr>
        <w:t>, 22–30 (2011).</w:t>
      </w:r>
    </w:p>
    <w:p w14:paraId="096E2255"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35.</w:t>
      </w:r>
      <w:r w:rsidRPr="007B489B">
        <w:rPr>
          <w:rFonts w:ascii="Calibri" w:hAnsi="Calibri" w:cs="Calibri"/>
          <w:noProof/>
          <w:szCs w:val="24"/>
        </w:rPr>
        <w:tab/>
        <w:t xml:space="preserve">McKinney, W. Data Structures for Statistical Computing in Python. in </w:t>
      </w:r>
      <w:r w:rsidRPr="007B489B">
        <w:rPr>
          <w:rFonts w:ascii="Calibri" w:hAnsi="Calibri" w:cs="Calibri"/>
          <w:i/>
          <w:iCs/>
          <w:noProof/>
          <w:szCs w:val="24"/>
        </w:rPr>
        <w:t>Proceedings of the 9th Python in Science Conference</w:t>
      </w:r>
      <w:r w:rsidRPr="007B489B">
        <w:rPr>
          <w:rFonts w:ascii="Calibri" w:hAnsi="Calibri" w:cs="Calibri"/>
          <w:noProof/>
          <w:szCs w:val="24"/>
        </w:rPr>
        <w:t xml:space="preserve"> (eds. van der Walt, S. &amp; Millman, J.) 51–56 (2010).</w:t>
      </w:r>
    </w:p>
    <w:p w14:paraId="6127D75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36.</w:t>
      </w:r>
      <w:r w:rsidRPr="007B489B">
        <w:rPr>
          <w:rFonts w:ascii="Calibri" w:hAnsi="Calibri" w:cs="Calibri"/>
          <w:noProof/>
          <w:szCs w:val="24"/>
        </w:rPr>
        <w:tab/>
        <w:t xml:space="preserve">Brereton, R. G. </w:t>
      </w:r>
      <w:r w:rsidRPr="007B489B">
        <w:rPr>
          <w:rFonts w:ascii="Calibri" w:hAnsi="Calibri" w:cs="Calibri"/>
          <w:i/>
          <w:iCs/>
          <w:noProof/>
          <w:szCs w:val="24"/>
        </w:rPr>
        <w:t>et al.</w:t>
      </w:r>
      <w:r w:rsidRPr="007B489B">
        <w:rPr>
          <w:rFonts w:ascii="Calibri" w:hAnsi="Calibri" w:cs="Calibri"/>
          <w:noProof/>
          <w:szCs w:val="24"/>
        </w:rPr>
        <w:t xml:space="preserve"> Chemometrics in analytical chemistry—part I: history, experimental design and data analysis tools. </w:t>
      </w:r>
      <w:r w:rsidRPr="007B489B">
        <w:rPr>
          <w:rFonts w:ascii="Calibri" w:hAnsi="Calibri" w:cs="Calibri"/>
          <w:i/>
          <w:iCs/>
          <w:noProof/>
          <w:szCs w:val="24"/>
        </w:rPr>
        <w:t>Anal. Bioanal. Chem.</w:t>
      </w:r>
      <w:r w:rsidRPr="007B489B">
        <w:rPr>
          <w:rFonts w:ascii="Calibri" w:hAnsi="Calibri" w:cs="Calibri"/>
          <w:noProof/>
          <w:szCs w:val="24"/>
        </w:rPr>
        <w:t xml:space="preserve"> </w:t>
      </w:r>
      <w:r w:rsidRPr="007B489B">
        <w:rPr>
          <w:rFonts w:ascii="Calibri" w:hAnsi="Calibri" w:cs="Calibri"/>
          <w:b/>
          <w:bCs/>
          <w:noProof/>
          <w:szCs w:val="24"/>
        </w:rPr>
        <w:t>409</w:t>
      </w:r>
      <w:r w:rsidRPr="007B489B">
        <w:rPr>
          <w:rFonts w:ascii="Calibri" w:hAnsi="Calibri" w:cs="Calibri"/>
          <w:noProof/>
          <w:szCs w:val="24"/>
        </w:rPr>
        <w:t>, 5891–5899 (2017).</w:t>
      </w:r>
    </w:p>
    <w:p w14:paraId="507C205B"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37.</w:t>
      </w:r>
      <w:r w:rsidRPr="007B489B">
        <w:rPr>
          <w:rFonts w:ascii="Calibri" w:hAnsi="Calibri" w:cs="Calibri"/>
          <w:noProof/>
          <w:szCs w:val="24"/>
        </w:rPr>
        <w:tab/>
        <w:t xml:space="preserve">Filzmoser, P. &amp; Group, F. </w:t>
      </w:r>
      <w:r w:rsidRPr="007B489B">
        <w:rPr>
          <w:rFonts w:ascii="Calibri" w:hAnsi="Calibri" w:cs="Calibri"/>
          <w:i/>
          <w:iCs/>
          <w:noProof/>
          <w:szCs w:val="24"/>
        </w:rPr>
        <w:t>Intro. to multivariate statistical Analysis in Chemometrics</w:t>
      </w:r>
      <w:r w:rsidRPr="007B489B">
        <w:rPr>
          <w:rFonts w:ascii="Calibri" w:hAnsi="Calibri" w:cs="Calibri"/>
          <w:noProof/>
          <w:szCs w:val="24"/>
        </w:rPr>
        <w:t>. (2008).</w:t>
      </w:r>
    </w:p>
    <w:p w14:paraId="44F22C68"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38.</w:t>
      </w:r>
      <w:r w:rsidRPr="007B489B">
        <w:rPr>
          <w:rFonts w:ascii="Calibri" w:hAnsi="Calibri" w:cs="Calibri"/>
          <w:noProof/>
          <w:szCs w:val="24"/>
        </w:rPr>
        <w:tab/>
        <w:t xml:space="preserve">Wei, Q. &amp; Dunbrack Jr, R. L. The Role of Balanced Training and Testing Data Sets for Binary Classifiers in Bioinformatics. </w:t>
      </w:r>
      <w:r w:rsidRPr="007B489B">
        <w:rPr>
          <w:rFonts w:ascii="Calibri" w:hAnsi="Calibri" w:cs="Calibri"/>
          <w:i/>
          <w:iCs/>
          <w:noProof/>
          <w:szCs w:val="24"/>
        </w:rPr>
        <w:t>PLoS One</w:t>
      </w:r>
      <w:r w:rsidRPr="007B489B">
        <w:rPr>
          <w:rFonts w:ascii="Calibri" w:hAnsi="Calibri" w:cs="Calibri"/>
          <w:noProof/>
          <w:szCs w:val="24"/>
        </w:rPr>
        <w:t xml:space="preserve"> </w:t>
      </w:r>
      <w:r w:rsidRPr="007B489B">
        <w:rPr>
          <w:rFonts w:ascii="Calibri" w:hAnsi="Calibri" w:cs="Calibri"/>
          <w:b/>
          <w:bCs/>
          <w:noProof/>
          <w:szCs w:val="24"/>
        </w:rPr>
        <w:t>8</w:t>
      </w:r>
      <w:r w:rsidRPr="007B489B">
        <w:rPr>
          <w:rFonts w:ascii="Calibri" w:hAnsi="Calibri" w:cs="Calibri"/>
          <w:noProof/>
          <w:szCs w:val="24"/>
        </w:rPr>
        <w:t>, 1–12 (2013).</w:t>
      </w:r>
    </w:p>
    <w:p w14:paraId="199E7A75"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39.</w:t>
      </w:r>
      <w:r w:rsidRPr="007B489B">
        <w:rPr>
          <w:rFonts w:ascii="Calibri" w:hAnsi="Calibri" w:cs="Calibri"/>
          <w:noProof/>
          <w:szCs w:val="24"/>
        </w:rPr>
        <w:tab/>
        <w:t xml:space="preserve">Gromski, P. S. </w:t>
      </w:r>
      <w:r w:rsidRPr="007B489B">
        <w:rPr>
          <w:rFonts w:ascii="Calibri" w:hAnsi="Calibri" w:cs="Calibri"/>
          <w:i/>
          <w:iCs/>
          <w:noProof/>
          <w:szCs w:val="24"/>
        </w:rPr>
        <w:t>et al.</w:t>
      </w:r>
      <w:r w:rsidRPr="007B489B">
        <w:rPr>
          <w:rFonts w:ascii="Calibri" w:hAnsi="Calibri" w:cs="Calibri"/>
          <w:noProof/>
          <w:szCs w:val="24"/>
        </w:rPr>
        <w:t xml:space="preserve"> A tutorial review: Metabolomics and partial least squares-discriminant analysis - a marriage of convenience or a shotgun wedding. </w:t>
      </w:r>
      <w:r w:rsidRPr="007B489B">
        <w:rPr>
          <w:rFonts w:ascii="Calibri" w:hAnsi="Calibri" w:cs="Calibri"/>
          <w:i/>
          <w:iCs/>
          <w:noProof/>
          <w:szCs w:val="24"/>
        </w:rPr>
        <w:t>Anal. Chim. Acta</w:t>
      </w:r>
      <w:r w:rsidRPr="007B489B">
        <w:rPr>
          <w:rFonts w:ascii="Calibri" w:hAnsi="Calibri" w:cs="Calibri"/>
          <w:noProof/>
          <w:szCs w:val="24"/>
        </w:rPr>
        <w:t xml:space="preserve"> </w:t>
      </w:r>
      <w:r w:rsidRPr="007B489B">
        <w:rPr>
          <w:rFonts w:ascii="Calibri" w:hAnsi="Calibri" w:cs="Calibri"/>
          <w:b/>
          <w:bCs/>
          <w:noProof/>
          <w:szCs w:val="24"/>
        </w:rPr>
        <w:t>879</w:t>
      </w:r>
      <w:r w:rsidRPr="007B489B">
        <w:rPr>
          <w:rFonts w:ascii="Calibri" w:hAnsi="Calibri" w:cs="Calibri"/>
          <w:noProof/>
          <w:szCs w:val="24"/>
        </w:rPr>
        <w:t>, 10–23 (2015).</w:t>
      </w:r>
    </w:p>
    <w:p w14:paraId="6FCCAAD3"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40.</w:t>
      </w:r>
      <w:r w:rsidRPr="007B489B">
        <w:rPr>
          <w:rFonts w:ascii="Calibri" w:hAnsi="Calibri" w:cs="Calibri"/>
          <w:noProof/>
          <w:szCs w:val="24"/>
        </w:rPr>
        <w:tab/>
        <w:t xml:space="preserve">Devos, O., Ruckebusch, C., Durand, A., Duponchel, L. &amp; Huvenne, J. Chemometrics and Intelligent Laboratory Systems Support vector machines ( SVM ) in near infrared ( NIR ) spectroscopy : Focus on parameters optimization and model interpretation </w:t>
      </w:r>
      <w:r w:rsidRPr="007B489B">
        <w:rPr>
          <w:rFonts w:ascii="Segoe UI Symbol" w:hAnsi="Segoe UI Symbol" w:cs="Segoe UI Symbol"/>
          <w:noProof/>
          <w:szCs w:val="24"/>
        </w:rPr>
        <w:t>☆</w:t>
      </w:r>
      <w:r w:rsidRPr="007B489B">
        <w:rPr>
          <w:rFonts w:ascii="Calibri" w:hAnsi="Calibri" w:cs="Calibri"/>
          <w:noProof/>
          <w:szCs w:val="24"/>
        </w:rPr>
        <w:t xml:space="preserve">. </w:t>
      </w:r>
      <w:r w:rsidRPr="007B489B">
        <w:rPr>
          <w:rFonts w:ascii="Calibri" w:hAnsi="Calibri" w:cs="Calibri"/>
          <w:i/>
          <w:iCs/>
          <w:noProof/>
          <w:szCs w:val="24"/>
        </w:rPr>
        <w:t>Chemom. Intell. Lab. Syst.</w:t>
      </w:r>
      <w:r w:rsidRPr="007B489B">
        <w:rPr>
          <w:rFonts w:ascii="Calibri" w:hAnsi="Calibri" w:cs="Calibri"/>
          <w:noProof/>
          <w:szCs w:val="24"/>
        </w:rPr>
        <w:t xml:space="preserve"> </w:t>
      </w:r>
      <w:r w:rsidRPr="007B489B">
        <w:rPr>
          <w:rFonts w:ascii="Calibri" w:hAnsi="Calibri" w:cs="Calibri"/>
          <w:b/>
          <w:bCs/>
          <w:noProof/>
          <w:szCs w:val="24"/>
        </w:rPr>
        <w:t>96</w:t>
      </w:r>
      <w:r w:rsidRPr="007B489B">
        <w:rPr>
          <w:rFonts w:ascii="Calibri" w:hAnsi="Calibri" w:cs="Calibri"/>
          <w:noProof/>
          <w:szCs w:val="24"/>
        </w:rPr>
        <w:t>, 27–33 (2009).</w:t>
      </w:r>
    </w:p>
    <w:p w14:paraId="19C2561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41.</w:t>
      </w:r>
      <w:r w:rsidRPr="007B489B">
        <w:rPr>
          <w:rFonts w:ascii="Calibri" w:hAnsi="Calibri" w:cs="Calibri"/>
          <w:noProof/>
          <w:szCs w:val="24"/>
        </w:rPr>
        <w:tab/>
        <w:t xml:space="preserve">Grissa, D. </w:t>
      </w:r>
      <w:r w:rsidRPr="007B489B">
        <w:rPr>
          <w:rFonts w:ascii="Calibri" w:hAnsi="Calibri" w:cs="Calibri"/>
          <w:i/>
          <w:iCs/>
          <w:noProof/>
          <w:szCs w:val="24"/>
        </w:rPr>
        <w:t>et al.</w:t>
      </w:r>
      <w:r w:rsidRPr="007B489B">
        <w:rPr>
          <w:rFonts w:ascii="Calibri" w:hAnsi="Calibri" w:cs="Calibri"/>
          <w:noProof/>
          <w:szCs w:val="24"/>
        </w:rPr>
        <w:t xml:space="preserve"> Feature Selection Methods for Early Predictive Biomarker Discovery Using Untargeted  Metabolomic Data. </w:t>
      </w:r>
      <w:r w:rsidRPr="007B489B">
        <w:rPr>
          <w:rFonts w:ascii="Calibri" w:hAnsi="Calibri" w:cs="Calibri"/>
          <w:i/>
          <w:iCs/>
          <w:noProof/>
          <w:szCs w:val="24"/>
        </w:rPr>
        <w:t>Front. Mol. Biosci.</w:t>
      </w:r>
      <w:r w:rsidRPr="007B489B">
        <w:rPr>
          <w:rFonts w:ascii="Calibri" w:hAnsi="Calibri" w:cs="Calibri"/>
          <w:noProof/>
          <w:szCs w:val="24"/>
        </w:rPr>
        <w:t xml:space="preserve"> </w:t>
      </w:r>
      <w:r w:rsidRPr="007B489B">
        <w:rPr>
          <w:rFonts w:ascii="Calibri" w:hAnsi="Calibri" w:cs="Calibri"/>
          <w:b/>
          <w:bCs/>
          <w:noProof/>
          <w:szCs w:val="24"/>
        </w:rPr>
        <w:t>3</w:t>
      </w:r>
      <w:r w:rsidRPr="007B489B">
        <w:rPr>
          <w:rFonts w:ascii="Calibri" w:hAnsi="Calibri" w:cs="Calibri"/>
          <w:noProof/>
          <w:szCs w:val="24"/>
        </w:rPr>
        <w:t>, 30 (2016).</w:t>
      </w:r>
    </w:p>
    <w:p w14:paraId="4F6C95ED"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42.</w:t>
      </w:r>
      <w:r w:rsidRPr="007B489B">
        <w:rPr>
          <w:rFonts w:ascii="Calibri" w:hAnsi="Calibri" w:cs="Calibri"/>
          <w:noProof/>
          <w:szCs w:val="24"/>
        </w:rPr>
        <w:tab/>
        <w:t xml:space="preserve">Krawczuk, J. &amp; Łukaszuk, T. The feature selection bias problem in relation to high-dimensional gene data. </w:t>
      </w:r>
      <w:r w:rsidRPr="007B489B">
        <w:rPr>
          <w:rFonts w:ascii="Calibri" w:hAnsi="Calibri" w:cs="Calibri"/>
          <w:i/>
          <w:iCs/>
          <w:noProof/>
          <w:szCs w:val="24"/>
        </w:rPr>
        <w:t>Artif. Intell. Med.</w:t>
      </w:r>
      <w:r w:rsidRPr="007B489B">
        <w:rPr>
          <w:rFonts w:ascii="Calibri" w:hAnsi="Calibri" w:cs="Calibri"/>
          <w:noProof/>
          <w:szCs w:val="24"/>
        </w:rPr>
        <w:t xml:space="preserve"> </w:t>
      </w:r>
      <w:r w:rsidRPr="007B489B">
        <w:rPr>
          <w:rFonts w:ascii="Calibri" w:hAnsi="Calibri" w:cs="Calibri"/>
          <w:b/>
          <w:bCs/>
          <w:noProof/>
          <w:szCs w:val="24"/>
        </w:rPr>
        <w:t>66</w:t>
      </w:r>
      <w:r w:rsidRPr="007B489B">
        <w:rPr>
          <w:rFonts w:ascii="Calibri" w:hAnsi="Calibri" w:cs="Calibri"/>
          <w:noProof/>
          <w:szCs w:val="24"/>
        </w:rPr>
        <w:t>, 63–71 (2016).</w:t>
      </w:r>
    </w:p>
    <w:p w14:paraId="13C0977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43.</w:t>
      </w:r>
      <w:r w:rsidRPr="007B489B">
        <w:rPr>
          <w:rFonts w:ascii="Calibri" w:hAnsi="Calibri" w:cs="Calibri"/>
          <w:noProof/>
          <w:szCs w:val="24"/>
        </w:rPr>
        <w:tab/>
        <w:t>Esbensen, K. H. &amp; Geladi, P. Principles of Proper Validation : use and abuse of re-sampling for validation. 168–187 (2010). doi:10.1002/cem.1310</w:t>
      </w:r>
    </w:p>
    <w:p w14:paraId="5E7E8491"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44.</w:t>
      </w:r>
      <w:r w:rsidRPr="007B489B">
        <w:rPr>
          <w:rFonts w:ascii="Calibri" w:hAnsi="Calibri" w:cs="Calibri"/>
          <w:noProof/>
          <w:szCs w:val="24"/>
        </w:rPr>
        <w:tab/>
        <w:t xml:space="preserve">Li, Z., Li, L., Pan, G. &amp; Chen, J. Bioavailability of Cd in a soil-rice system in China: Soil type versus genotype effects. </w:t>
      </w:r>
      <w:r w:rsidRPr="007B489B">
        <w:rPr>
          <w:rFonts w:ascii="Calibri" w:hAnsi="Calibri" w:cs="Calibri"/>
          <w:i/>
          <w:iCs/>
          <w:noProof/>
          <w:szCs w:val="24"/>
        </w:rPr>
        <w:t>Plant Soil</w:t>
      </w:r>
      <w:r w:rsidRPr="007B489B">
        <w:rPr>
          <w:rFonts w:ascii="Calibri" w:hAnsi="Calibri" w:cs="Calibri"/>
          <w:noProof/>
          <w:szCs w:val="24"/>
        </w:rPr>
        <w:t xml:space="preserve"> </w:t>
      </w:r>
      <w:r w:rsidRPr="007B489B">
        <w:rPr>
          <w:rFonts w:ascii="Calibri" w:hAnsi="Calibri" w:cs="Calibri"/>
          <w:b/>
          <w:bCs/>
          <w:noProof/>
          <w:szCs w:val="24"/>
        </w:rPr>
        <w:t>271</w:t>
      </w:r>
      <w:r w:rsidRPr="007B489B">
        <w:rPr>
          <w:rFonts w:ascii="Calibri" w:hAnsi="Calibri" w:cs="Calibri"/>
          <w:noProof/>
          <w:szCs w:val="24"/>
        </w:rPr>
        <w:t>, 165–173 (2005).</w:t>
      </w:r>
    </w:p>
    <w:p w14:paraId="36B0A98F"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45.</w:t>
      </w:r>
      <w:r w:rsidRPr="007B489B">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7B489B">
        <w:rPr>
          <w:rFonts w:ascii="Calibri" w:hAnsi="Calibri" w:cs="Calibri"/>
          <w:b/>
          <w:bCs/>
          <w:noProof/>
          <w:szCs w:val="24"/>
        </w:rPr>
        <w:t>7</w:t>
      </w:r>
      <w:r w:rsidRPr="007B489B">
        <w:rPr>
          <w:rFonts w:ascii="Calibri" w:hAnsi="Calibri" w:cs="Calibri"/>
          <w:noProof/>
          <w:szCs w:val="24"/>
        </w:rPr>
        <w:t>, 565–571 (2006).</w:t>
      </w:r>
    </w:p>
    <w:p w14:paraId="3265A898"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46.</w:t>
      </w:r>
      <w:r w:rsidRPr="007B489B">
        <w:rPr>
          <w:rFonts w:ascii="Calibri" w:hAnsi="Calibri" w:cs="Calibri"/>
          <w:noProof/>
          <w:szCs w:val="24"/>
        </w:rPr>
        <w:tab/>
        <w:t xml:space="preserve">Chung, I. M. </w:t>
      </w:r>
      <w:r w:rsidRPr="007B489B">
        <w:rPr>
          <w:rFonts w:ascii="Calibri" w:hAnsi="Calibri" w:cs="Calibri"/>
          <w:i/>
          <w:iCs/>
          <w:noProof/>
          <w:szCs w:val="24"/>
        </w:rPr>
        <w:t>et al.</w:t>
      </w:r>
      <w:r w:rsidRPr="007B489B">
        <w:rPr>
          <w:rFonts w:ascii="Calibri" w:hAnsi="Calibri" w:cs="Calibri"/>
          <w:noProof/>
          <w:szCs w:val="24"/>
        </w:rPr>
        <w:t xml:space="preserve"> Geographic authentication of Asian rice (Oryza sativa L.) using multi-elemental and stable isotopic data combined with multivariate analysis. </w:t>
      </w:r>
      <w:r w:rsidRPr="007B489B">
        <w:rPr>
          <w:rFonts w:ascii="Calibri" w:hAnsi="Calibri" w:cs="Calibri"/>
          <w:i/>
          <w:iCs/>
          <w:noProof/>
          <w:szCs w:val="24"/>
        </w:rPr>
        <w:t>Food Chem.</w:t>
      </w:r>
      <w:r w:rsidRPr="007B489B">
        <w:rPr>
          <w:rFonts w:ascii="Calibri" w:hAnsi="Calibri" w:cs="Calibri"/>
          <w:noProof/>
          <w:szCs w:val="24"/>
        </w:rPr>
        <w:t xml:space="preserve"> </w:t>
      </w:r>
      <w:r w:rsidRPr="007B489B">
        <w:rPr>
          <w:rFonts w:ascii="Calibri" w:hAnsi="Calibri" w:cs="Calibri"/>
          <w:b/>
          <w:bCs/>
          <w:noProof/>
          <w:szCs w:val="24"/>
        </w:rPr>
        <w:t>240</w:t>
      </w:r>
      <w:r w:rsidRPr="007B489B">
        <w:rPr>
          <w:rFonts w:ascii="Calibri" w:hAnsi="Calibri" w:cs="Calibri"/>
          <w:noProof/>
          <w:szCs w:val="24"/>
        </w:rPr>
        <w:t>, 840–849 (2018).</w:t>
      </w:r>
    </w:p>
    <w:p w14:paraId="01019A4D" w14:textId="77777777" w:rsidR="007B489B" w:rsidRPr="007B489B" w:rsidRDefault="007B489B" w:rsidP="007B489B">
      <w:pPr>
        <w:autoSpaceDE w:val="0"/>
        <w:autoSpaceDN w:val="0"/>
        <w:adjustRightInd w:val="0"/>
        <w:spacing w:line="240" w:lineRule="auto"/>
        <w:ind w:left="640" w:hanging="640"/>
        <w:rPr>
          <w:rFonts w:ascii="Calibri" w:hAnsi="Calibri" w:cs="Calibri"/>
          <w:noProof/>
          <w:szCs w:val="24"/>
        </w:rPr>
      </w:pPr>
      <w:r w:rsidRPr="007B489B">
        <w:rPr>
          <w:rFonts w:ascii="Calibri" w:hAnsi="Calibri" w:cs="Calibri"/>
          <w:noProof/>
          <w:szCs w:val="24"/>
        </w:rPr>
        <w:t>47.</w:t>
      </w:r>
      <w:r w:rsidRPr="007B489B">
        <w:rPr>
          <w:rFonts w:ascii="Calibri" w:hAnsi="Calibri" w:cs="Calibri"/>
          <w:noProof/>
          <w:szCs w:val="24"/>
        </w:rPr>
        <w:tab/>
        <w:t>Zhang, Y., Song, Q., Yan, J. &amp; Tang, J. Mineral element concentrations in grains of Chinese wheat cultivars. 303–313 (2010). doi:10.1007/s10681-009-0082-6</w:t>
      </w:r>
    </w:p>
    <w:p w14:paraId="35892F99" w14:textId="77777777" w:rsidR="007B489B" w:rsidRPr="007B489B" w:rsidRDefault="007B489B" w:rsidP="007B489B">
      <w:pPr>
        <w:autoSpaceDE w:val="0"/>
        <w:autoSpaceDN w:val="0"/>
        <w:adjustRightInd w:val="0"/>
        <w:spacing w:line="240" w:lineRule="auto"/>
        <w:ind w:left="640" w:hanging="640"/>
        <w:rPr>
          <w:rFonts w:ascii="Calibri" w:hAnsi="Calibri" w:cs="Calibri"/>
          <w:noProof/>
        </w:rPr>
      </w:pPr>
      <w:r w:rsidRPr="007B489B">
        <w:rPr>
          <w:rFonts w:ascii="Calibri" w:hAnsi="Calibri" w:cs="Calibri"/>
          <w:noProof/>
          <w:szCs w:val="24"/>
        </w:rPr>
        <w:t>48.</w:t>
      </w:r>
      <w:r w:rsidRPr="007B489B">
        <w:rPr>
          <w:rFonts w:ascii="Calibri" w:hAnsi="Calibri" w:cs="Calibri"/>
          <w:noProof/>
          <w:szCs w:val="24"/>
        </w:rPr>
        <w:tab/>
        <w:t xml:space="preserve">Worku, M. </w:t>
      </w:r>
      <w:r w:rsidRPr="007B489B">
        <w:rPr>
          <w:rFonts w:ascii="Calibri" w:hAnsi="Calibri" w:cs="Calibri"/>
          <w:i/>
          <w:iCs/>
          <w:noProof/>
          <w:szCs w:val="24"/>
        </w:rPr>
        <w:t>et al.</w:t>
      </w:r>
      <w:r w:rsidRPr="007B489B">
        <w:rPr>
          <w:rFonts w:ascii="Calibri" w:hAnsi="Calibri" w:cs="Calibri"/>
          <w:noProof/>
          <w:szCs w:val="24"/>
        </w:rPr>
        <w:t xml:space="preserve"> Differentiating the geographical origin of Ethiopian coffee using XRF- and ICP-based multi-element and stable isotope profiling. </w:t>
      </w:r>
      <w:r w:rsidRPr="007B489B">
        <w:rPr>
          <w:rFonts w:ascii="Calibri" w:hAnsi="Calibri" w:cs="Calibri"/>
          <w:i/>
          <w:iCs/>
          <w:noProof/>
          <w:szCs w:val="24"/>
        </w:rPr>
        <w:t>Food Chem.</w:t>
      </w:r>
      <w:r w:rsidRPr="007B489B">
        <w:rPr>
          <w:rFonts w:ascii="Calibri" w:hAnsi="Calibri" w:cs="Calibri"/>
          <w:noProof/>
          <w:szCs w:val="24"/>
        </w:rPr>
        <w:t xml:space="preserve"> </w:t>
      </w:r>
      <w:r w:rsidRPr="007B489B">
        <w:rPr>
          <w:rFonts w:ascii="Calibri" w:hAnsi="Calibri" w:cs="Calibri"/>
          <w:b/>
          <w:bCs/>
          <w:noProof/>
          <w:szCs w:val="24"/>
        </w:rPr>
        <w:t>290</w:t>
      </w:r>
      <w:r w:rsidRPr="007B489B">
        <w:rPr>
          <w:rFonts w:ascii="Calibri" w:hAnsi="Calibri" w:cs="Calibri"/>
          <w:noProof/>
          <w:szCs w:val="24"/>
        </w:rPr>
        <w:t>, 295–307 (2019).</w:t>
      </w:r>
    </w:p>
    <w:p w14:paraId="332EB986" w14:textId="47A3D304" w:rsidR="0009675C" w:rsidRPr="00EE7B19" w:rsidRDefault="00FE7C78" w:rsidP="002C6892">
      <w:pPr>
        <w:jc w:val="both"/>
      </w:pPr>
      <w:r>
        <w:lastRenderedPageBreak/>
        <w:fldChar w:fldCharType="end"/>
      </w:r>
    </w:p>
    <w:sectPr w:rsidR="0009675C" w:rsidRPr="00EE7B19" w:rsidSect="00151A61">
      <w:footerReference w:type="default" r:id="rId23"/>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eng, Hong" w:date="2020-03-29T16:53:00Z" w:initials="PH">
    <w:p w14:paraId="6F4CED9C" w14:textId="18F2DBF7" w:rsidR="009F4CD0" w:rsidRDefault="009F4CD0">
      <w:pPr>
        <w:pStyle w:val="CommentText"/>
      </w:pPr>
      <w:r>
        <w:rPr>
          <w:rStyle w:val="CommentReference"/>
        </w:rPr>
        <w:annotationRef/>
      </w:r>
      <w:r>
        <w:t xml:space="preserve">Dilution as by mixing or any </w:t>
      </w:r>
      <w:proofErr w:type="spellStart"/>
      <w:r>
        <w:t>futher</w:t>
      </w:r>
      <w:proofErr w:type="spellEnd"/>
      <w:r>
        <w:t xml:space="preserve"> dilution? Ratio of mixing?</w:t>
      </w:r>
    </w:p>
  </w:comment>
  <w:comment w:id="2" w:author="fanzhou kong" w:date="2020-03-31T17:43:00Z" w:initials="fk">
    <w:p w14:paraId="0C2CA64D" w14:textId="0928892B" w:rsidR="009F4CD0" w:rsidRDefault="009F4CD0">
      <w:pPr>
        <w:pStyle w:val="CommentText"/>
      </w:pPr>
      <w:r>
        <w:rPr>
          <w:rStyle w:val="CommentReference"/>
        </w:rPr>
        <w:annotationRef/>
      </w:r>
      <w:r>
        <w:t xml:space="preserve">JX: This way of description was adapted from a very similar paper. </w:t>
      </w:r>
      <w:r>
        <w:rPr>
          <w:rFonts w:hint="eastAsia"/>
        </w:rPr>
        <w:t>I</w:t>
      </w:r>
      <w:r>
        <w:t xml:space="preserve"> do not think we need to provide such great details as I have seen none mentioning dilution methods in other papers. we can ask Shuofei for his opinions </w:t>
      </w:r>
      <w:r>
        <w:rPr>
          <w:rFonts w:hint="eastAsia"/>
        </w:rPr>
        <w:t>o</w:t>
      </w:r>
      <w:r>
        <w:t xml:space="preserve">n this then. </w:t>
      </w:r>
    </w:p>
  </w:comment>
  <w:comment w:id="5" w:author="Peng, Hong" w:date="2020-04-02T20:26:00Z" w:initials="PH">
    <w:p w14:paraId="3DC75451" w14:textId="53012131" w:rsidR="009F4CD0" w:rsidRDefault="009F4CD0">
      <w:pPr>
        <w:pStyle w:val="CommentText"/>
      </w:pPr>
      <w:r>
        <w:rPr>
          <w:rStyle w:val="CommentReference"/>
        </w:rPr>
        <w:annotationRef/>
      </w:r>
      <w:r>
        <w:t>Check if this modification is OK</w:t>
      </w:r>
    </w:p>
  </w:comment>
  <w:comment w:id="6" w:author="fanzhou kong" w:date="2020-04-03T10:15:00Z" w:initials="fk">
    <w:p w14:paraId="2346899C" w14:textId="5329F3EF" w:rsidR="009F4CD0" w:rsidRDefault="009F4CD0">
      <w:pPr>
        <w:pStyle w:val="CommentText"/>
      </w:pPr>
      <w:r>
        <w:rPr>
          <w:rStyle w:val="CommentReference"/>
        </w:rPr>
        <w:annotationRef/>
      </w:r>
      <w:r>
        <w:t>Added NA for blank parts</w:t>
      </w:r>
    </w:p>
  </w:comment>
  <w:comment w:id="26" w:author="fanzhou kong" w:date="2020-04-03T11:40:00Z" w:initials="fk">
    <w:p w14:paraId="0E41AD2A" w14:textId="7B814996" w:rsidR="009F4CD0" w:rsidRDefault="009F4CD0">
      <w:pPr>
        <w:pStyle w:val="CommentText"/>
      </w:pPr>
      <w:r>
        <w:rPr>
          <w:rStyle w:val="CommentReference"/>
        </w:rPr>
        <w:annotationRef/>
      </w:r>
      <w:r>
        <w:t>Number is 30, thirty</w:t>
      </w:r>
    </w:p>
  </w:comment>
  <w:comment w:id="29" w:author="Peng, Hong" w:date="2020-04-02T20:36:00Z" w:initials="PH">
    <w:p w14:paraId="460BBDCF" w14:textId="4E452E09" w:rsidR="009F4CD0" w:rsidRDefault="009F4CD0">
      <w:pPr>
        <w:pStyle w:val="CommentText"/>
      </w:pPr>
      <w:r>
        <w:rPr>
          <w:rStyle w:val="CommentReference"/>
        </w:rPr>
        <w:annotationRef/>
      </w:r>
      <w:r>
        <w:rPr>
          <w:rFonts w:hint="eastAsia"/>
        </w:rPr>
        <w:t>Check</w:t>
      </w:r>
      <w:r>
        <w:t xml:space="preserve"> the number</w:t>
      </w:r>
    </w:p>
  </w:comment>
  <w:comment w:id="42" w:author="fanzhou kong" w:date="2020-04-03T12:28:00Z" w:initials="fk">
    <w:p w14:paraId="605B3DC5" w14:textId="14780D2A" w:rsidR="00D04B87" w:rsidRDefault="00D04B87">
      <w:pPr>
        <w:pStyle w:val="CommentText"/>
        <w:rPr>
          <w:rFonts w:hint="eastAsia"/>
        </w:rPr>
      </w:pPr>
      <w:r>
        <w:rPr>
          <w:rStyle w:val="CommentReference"/>
        </w:rPr>
        <w:annotationRef/>
      </w:r>
      <w:r>
        <w:t xml:space="preserve">Now it seems to follow “law of proper use of </w:t>
      </w:r>
      <w:r w:rsidRPr="00D04B87">
        <w:t>Parentheses</w:t>
      </w:r>
      <w:r>
        <w:t>”</w:t>
      </w:r>
    </w:p>
  </w:comment>
  <w:comment w:id="57" w:author="fanzhou kong" w:date="2020-04-03T10:20:00Z" w:initials="fk">
    <w:p w14:paraId="23CCD866" w14:textId="47AEDFB7" w:rsidR="009F4CD0" w:rsidRDefault="009F4CD0">
      <w:pPr>
        <w:pStyle w:val="CommentText"/>
      </w:pPr>
      <w:r>
        <w:rPr>
          <w:rStyle w:val="CommentReference"/>
        </w:rPr>
        <w:annotationRef/>
      </w:r>
      <w:r>
        <w:t>Formatted the pic</w:t>
      </w:r>
    </w:p>
  </w:comment>
  <w:comment w:id="60" w:author="fanzhou kong" w:date="2020-04-03T13:57:00Z" w:initials="fk">
    <w:p w14:paraId="326370E5" w14:textId="007A504D" w:rsidR="000A53F1" w:rsidRDefault="000A53F1">
      <w:pPr>
        <w:pStyle w:val="CommentText"/>
      </w:pPr>
      <w:r>
        <w:rPr>
          <w:rStyle w:val="CommentReference"/>
        </w:rPr>
        <w:annotationRef/>
      </w:r>
      <w:r>
        <w:t>No hyphen</w:t>
      </w:r>
    </w:p>
  </w:comment>
  <w:comment w:id="72" w:author="fanzhou kong" w:date="2020-04-03T13:57:00Z" w:initials="fk">
    <w:p w14:paraId="4889F9A6" w14:textId="573E5D83" w:rsidR="000A53F1" w:rsidRDefault="000A53F1">
      <w:pPr>
        <w:pStyle w:val="CommentText"/>
      </w:pPr>
      <w:r>
        <w:rPr>
          <w:rStyle w:val="CommentReference"/>
        </w:rPr>
        <w:annotationRef/>
      </w:r>
      <w:r>
        <w:t xml:space="preserve">Here I feel like </w:t>
      </w:r>
      <w:proofErr w:type="spellStart"/>
      <w:r>
        <w:t>hong’s</w:t>
      </w:r>
      <w:proofErr w:type="spellEnd"/>
      <w:r>
        <w:t xml:space="preserve"> logic </w:t>
      </w:r>
      <w:proofErr w:type="gramStart"/>
      <w:r>
        <w:t>is:</w:t>
      </w:r>
      <w:proofErr w:type="gramEnd"/>
      <w:r>
        <w:t xml:space="preserve"> we have to make clear distinction that goodness of fit is not model validation. Previously it makes </w:t>
      </w:r>
      <w:proofErr w:type="spellStart"/>
      <w:r>
        <w:t>hong</w:t>
      </w:r>
      <w:proofErr w:type="spellEnd"/>
      <w:r>
        <w:t xml:space="preserve"> thought </w:t>
      </w:r>
      <w:proofErr w:type="spellStart"/>
      <w:r>
        <w:t>corss</w:t>
      </w:r>
      <w:proofErr w:type="spellEnd"/>
      <w:r>
        <w:t xml:space="preserve">-validation and external validation are both model </w:t>
      </w:r>
      <w:proofErr w:type="gramStart"/>
      <w:r>
        <w:t>assessment</w:t>
      </w:r>
      <w:proofErr w:type="gramEnd"/>
      <w:r>
        <w:t xml:space="preserve">. </w:t>
      </w:r>
      <w:proofErr w:type="gramStart"/>
      <w:r>
        <w:t>So</w:t>
      </w:r>
      <w:proofErr w:type="gramEnd"/>
      <w:r>
        <w:t xml:space="preserve"> I made the distinction and weaken the cross-validation part, but highlight the model performance. That’s just my understanding </w:t>
      </w:r>
      <w:proofErr w:type="spellStart"/>
      <w:r>
        <w:t>plz</w:t>
      </w:r>
      <w:proofErr w:type="spellEnd"/>
      <w:r>
        <w:t xml:space="preserve"> feel free to address as u wish.</w:t>
      </w:r>
    </w:p>
  </w:comment>
  <w:comment w:id="112" w:author="Peng, Hong" w:date="2020-03-30T14:53:00Z" w:initials="PH">
    <w:p w14:paraId="30866D35" w14:textId="149C362C" w:rsidR="009F4CD0" w:rsidRDefault="009F4CD0">
      <w:pPr>
        <w:pStyle w:val="CommentText"/>
      </w:pPr>
      <w:r>
        <w:rPr>
          <w:rStyle w:val="CommentReference"/>
        </w:rPr>
        <w:annotationRef/>
      </w:r>
      <w:r>
        <w:rPr>
          <w:rFonts w:hint="eastAsia"/>
        </w:rPr>
        <w:t>I</w:t>
      </w:r>
      <w:r>
        <w:t xml:space="preserve"> think it can be more specific. e.g. above you mentioned the goodness-of-fit, it’s also on aspect of assessment.</w:t>
      </w:r>
    </w:p>
  </w:comment>
  <w:comment w:id="113" w:author="Xu, Jason" w:date="2020-04-02T11:40:00Z" w:initials="XJ">
    <w:p w14:paraId="439F60C2" w14:textId="1D727AA4" w:rsidR="009F4CD0" w:rsidRDefault="009F4CD0">
      <w:pPr>
        <w:pStyle w:val="CommentText"/>
      </w:pPr>
      <w:r>
        <w:rPr>
          <w:rStyle w:val="CommentReference"/>
        </w:rPr>
        <w:annotationRef/>
      </w:r>
      <w:r>
        <w:t>Discussion here.</w:t>
      </w:r>
    </w:p>
  </w:comment>
  <w:comment w:id="163" w:author="fanzhou kong" w:date="2020-04-03T12:18:00Z" w:initials="fk">
    <w:p w14:paraId="665BC2B5" w14:textId="74784803" w:rsidR="00261042" w:rsidRDefault="00261042">
      <w:pPr>
        <w:pStyle w:val="CommentText"/>
      </w:pPr>
      <w:r>
        <w:rPr>
          <w:rStyle w:val="CommentReference"/>
        </w:rPr>
        <w:annotationRef/>
      </w:r>
      <w:r>
        <w:t xml:space="preserve">Tried hard but </w:t>
      </w:r>
      <w:proofErr w:type="spellStart"/>
      <w:r>
        <w:t>plz</w:t>
      </w:r>
      <w:proofErr w:type="spellEnd"/>
      <w:r>
        <w:t xml:space="preserve"> revise it as you can. The logic flow here is: our advantages (huge dimension reduction) -&gt; fulfill other tools shortcoming (limited capabilities) -&gt; they are good alternatives </w:t>
      </w:r>
      <w:r w:rsidR="00D04B87">
        <w:t>-&gt; they have advantages.</w:t>
      </w:r>
    </w:p>
  </w:comment>
  <w:comment w:id="166" w:author="Peng, Hong" w:date="2020-04-01T15:51:00Z" w:initials="PH">
    <w:p w14:paraId="5770078A" w14:textId="77777777" w:rsidR="009F4CD0" w:rsidRDefault="009F4CD0" w:rsidP="00803AB3">
      <w:pPr>
        <w:pStyle w:val="CommentText"/>
      </w:pPr>
      <w:r>
        <w:rPr>
          <w:rStyle w:val="CommentReference"/>
        </w:rPr>
        <w:annotationRef/>
      </w:r>
      <w:r>
        <w:rPr>
          <w:rFonts w:hint="eastAsia"/>
        </w:rPr>
        <w:t>S</w:t>
      </w:r>
      <w:r>
        <w:t xml:space="preserve">omething is missed here. One sentence to promote the significance of the work. </w:t>
      </w:r>
    </w:p>
  </w:comment>
  <w:comment w:id="167" w:author="Xu, Jason" w:date="2020-04-01T17:39:00Z" w:initials="XJ">
    <w:p w14:paraId="2CCBBFD0" w14:textId="1248FD16" w:rsidR="009F4CD0" w:rsidRDefault="009F4CD0">
      <w:pPr>
        <w:pStyle w:val="CommentText"/>
      </w:pPr>
      <w:r>
        <w:rPr>
          <w:rStyle w:val="CommentReference"/>
        </w:rPr>
        <w:annotationRef/>
      </w:r>
      <w:r>
        <w:t xml:space="preserve"> If insert here will break the internal flow.  </w:t>
      </w:r>
    </w:p>
  </w:comment>
  <w:comment w:id="173" w:author="Xu, Jason" w:date="2020-01-07T10:31:00Z" w:initials="XJ">
    <w:p w14:paraId="41A95819" w14:textId="52804D32" w:rsidR="009F4CD0" w:rsidRDefault="009F4CD0" w:rsidP="00DF2003">
      <w:pPr>
        <w:pStyle w:val="CommentText"/>
      </w:pPr>
      <w:r>
        <w:rPr>
          <w:rStyle w:val="CommentReference"/>
        </w:rPr>
        <w:annotationRef/>
      </w:r>
      <w:r>
        <w:t>Note: “Enter all sources of funding for ALL authors relevant to the manuscript BOTH in the Open</w:t>
      </w:r>
      <w:r>
        <w:rPr>
          <w:rFonts w:hint="eastAsia"/>
        </w:rPr>
        <w:t xml:space="preserve"> </w:t>
      </w:r>
      <w:r>
        <w:t>Funder Registry tool in ACS Paragon Plus and in the manuscript to meet this requirement.”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4CED9C" w15:done="0"/>
  <w15:commentEx w15:paraId="0C2CA64D" w15:paraIdParent="6F4CED9C" w15:done="0"/>
  <w15:commentEx w15:paraId="3DC75451" w15:done="0"/>
  <w15:commentEx w15:paraId="2346899C" w15:paraIdParent="3DC75451" w15:done="0"/>
  <w15:commentEx w15:paraId="0E41AD2A" w15:done="0"/>
  <w15:commentEx w15:paraId="460BBDCF" w15:done="0"/>
  <w15:commentEx w15:paraId="605B3DC5" w15:done="0"/>
  <w15:commentEx w15:paraId="23CCD866" w15:done="0"/>
  <w15:commentEx w15:paraId="326370E5" w15:done="0"/>
  <w15:commentEx w15:paraId="4889F9A6" w15:done="0"/>
  <w15:commentEx w15:paraId="30866D35" w15:done="0"/>
  <w15:commentEx w15:paraId="439F60C2" w15:paraIdParent="30866D35" w15:done="0"/>
  <w15:commentEx w15:paraId="665BC2B5" w15:done="0"/>
  <w15:commentEx w15:paraId="5770078A" w15:done="0"/>
  <w15:commentEx w15:paraId="2CCBBFD0" w15:paraIdParent="5770078A" w15:done="0"/>
  <w15:commentEx w15:paraId="41A958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4CED9C" w16cid:durableId="222DDCA3"/>
  <w16cid:commentId w16cid:paraId="0C2CA64D" w16cid:durableId="222DFFD1"/>
  <w16cid:commentId w16cid:paraId="3DC75451" w16cid:durableId="22318B2B"/>
  <w16cid:commentId w16cid:paraId="2346899C" w16cid:durableId="22318B55"/>
  <w16cid:commentId w16cid:paraId="0E41AD2A" w16cid:durableId="22319F18"/>
  <w16cid:commentId w16cid:paraId="460BBDCF" w16cid:durableId="22318B2C"/>
  <w16cid:commentId w16cid:paraId="605B3DC5" w16cid:durableId="2231AA6E"/>
  <w16cid:commentId w16cid:paraId="23CCD866" w16cid:durableId="22318C5F"/>
  <w16cid:commentId w16cid:paraId="326370E5" w16cid:durableId="2231BF34"/>
  <w16cid:commentId w16cid:paraId="4889F9A6" w16cid:durableId="2231BF55"/>
  <w16cid:commentId w16cid:paraId="30866D35" w16cid:durableId="222DDCB5"/>
  <w16cid:commentId w16cid:paraId="439F60C2" w16cid:durableId="22304DAC"/>
  <w16cid:commentId w16cid:paraId="665BC2B5" w16cid:durableId="2231A802"/>
  <w16cid:commentId w16cid:paraId="5770078A" w16cid:durableId="222F4C66"/>
  <w16cid:commentId w16cid:paraId="2CCBBFD0" w16cid:durableId="222F503C"/>
  <w16cid:commentId w16cid:paraId="41A95819" w16cid:durableId="21BEDC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BCD44" w14:textId="77777777" w:rsidR="000B36CB" w:rsidRDefault="000B36CB" w:rsidP="00170E8C">
      <w:pPr>
        <w:spacing w:after="0" w:line="240" w:lineRule="auto"/>
      </w:pPr>
      <w:r>
        <w:separator/>
      </w:r>
    </w:p>
  </w:endnote>
  <w:endnote w:type="continuationSeparator" w:id="0">
    <w:p w14:paraId="156FC415" w14:textId="77777777" w:rsidR="000B36CB" w:rsidRDefault="000B36CB" w:rsidP="00170E8C">
      <w:pPr>
        <w:spacing w:after="0" w:line="240" w:lineRule="auto"/>
      </w:pPr>
      <w:r>
        <w:continuationSeparator/>
      </w:r>
    </w:p>
  </w:endnote>
  <w:endnote w:type="continuationNotice" w:id="1">
    <w:p w14:paraId="627448D4" w14:textId="77777777" w:rsidR="000B36CB" w:rsidRDefault="000B36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62A9" w14:textId="3737485A" w:rsidR="009F4CD0" w:rsidRDefault="009F4CD0">
    <w:pPr>
      <w:pStyle w:val="Footer"/>
    </w:pPr>
    <w:r>
      <w:rPr>
        <w:noProof/>
      </w:rPr>
      <mc:AlternateContent>
        <mc:Choice Requires="wps">
          <w:drawing>
            <wp:anchor distT="0" distB="0" distL="114300" distR="114300" simplePos="0" relativeHeight="251658240" behindDoc="0" locked="0" layoutInCell="0" allowOverlap="1" wp14:anchorId="5EDF638F" wp14:editId="6B474464">
              <wp:simplePos x="0" y="0"/>
              <wp:positionH relativeFrom="page">
                <wp:posOffset>0</wp:posOffset>
              </wp:positionH>
              <wp:positionV relativeFrom="page">
                <wp:posOffset>9601200</wp:posOffset>
              </wp:positionV>
              <wp:extent cx="7772400" cy="266700"/>
              <wp:effectExtent l="0" t="0" r="0" b="0"/>
              <wp:wrapNone/>
              <wp:docPr id="1" name="MSIPCMb88446499d6e5011d0e483ae" descr="{&quot;HashCode&quot;:9099569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5B0E116A" w:rsidR="009F4CD0" w:rsidRPr="004A43D6" w:rsidRDefault="009F4CD0" w:rsidP="004A43D6">
                          <w:pPr>
                            <w:spacing w:after="0"/>
                            <w:rPr>
                              <w:rFonts w:ascii="Calibri" w:hAnsi="Calibri" w:cs="Calibri"/>
                              <w:color w:val="000000"/>
                              <w:sz w:val="20"/>
                            </w:rPr>
                          </w:pPr>
                          <w:r w:rsidRPr="004A43D6">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b88446499d6e5011d0e483ae" o:spid="_x0000_s1026" type="#_x0000_t202" alt="{&quot;HashCode&quot;:909956968,&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" o:allowincell="f" filled="f" stroked="f" strokeweight=".5pt">
              <v:textbox inset="20pt,0,,0">
                <w:txbxContent>
                  <w:p w14:paraId="1C24DEB6" w14:textId="5B0E116A" w:rsidR="00A9445A" w:rsidRPr="004A43D6" w:rsidRDefault="00A9445A" w:rsidP="004A43D6">
                    <w:pPr>
                      <w:spacing w:after="0"/>
                      <w:rPr>
                        <w:rFonts w:ascii="Calibri" w:hAnsi="Calibri" w:cs="Calibri"/>
                        <w:color w:val="000000"/>
                        <w:sz w:val="20"/>
                      </w:rPr>
                    </w:pPr>
                    <w:r w:rsidRPr="004A43D6">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ED5F6" w14:textId="77777777" w:rsidR="000B36CB" w:rsidRDefault="000B36CB" w:rsidP="00170E8C">
      <w:pPr>
        <w:spacing w:after="0" w:line="240" w:lineRule="auto"/>
      </w:pPr>
      <w:r>
        <w:separator/>
      </w:r>
    </w:p>
  </w:footnote>
  <w:footnote w:type="continuationSeparator" w:id="0">
    <w:p w14:paraId="3AFB2906" w14:textId="77777777" w:rsidR="000B36CB" w:rsidRDefault="000B36CB" w:rsidP="00170E8C">
      <w:pPr>
        <w:spacing w:after="0" w:line="240" w:lineRule="auto"/>
      </w:pPr>
      <w:r>
        <w:continuationSeparator/>
      </w:r>
    </w:p>
  </w:footnote>
  <w:footnote w:type="continuationNotice" w:id="1">
    <w:p w14:paraId="4B46F689" w14:textId="77777777" w:rsidR="000B36CB" w:rsidRDefault="000B36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803B18"/>
    <w:multiLevelType w:val="hybridMultilevel"/>
    <w:tmpl w:val="99FCF3A4"/>
    <w:lvl w:ilvl="0" w:tplc="4B4C25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470AA5E2"/>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5"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0658B"/>
    <w:multiLevelType w:val="hybridMultilevel"/>
    <w:tmpl w:val="F51CFA00"/>
    <w:lvl w:ilvl="0" w:tplc="0E66C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96431B"/>
    <w:multiLevelType w:val="hybridMultilevel"/>
    <w:tmpl w:val="E7985C00"/>
    <w:lvl w:ilvl="0" w:tplc="E7EA9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74BAE"/>
    <w:multiLevelType w:val="hybridMultilevel"/>
    <w:tmpl w:val="60FC345C"/>
    <w:lvl w:ilvl="0" w:tplc="AD7CE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4E3195"/>
    <w:multiLevelType w:val="hybridMultilevel"/>
    <w:tmpl w:val="F880DBBC"/>
    <w:lvl w:ilvl="0" w:tplc="F22AF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E062528"/>
    <w:multiLevelType w:val="hybridMultilevel"/>
    <w:tmpl w:val="23BAF036"/>
    <w:lvl w:ilvl="0" w:tplc="28CA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8"/>
  </w:num>
  <w:num w:numId="12">
    <w:abstractNumId w:val="6"/>
  </w:num>
  <w:num w:numId="13">
    <w:abstractNumId w:val="20"/>
  </w:num>
  <w:num w:numId="14">
    <w:abstractNumId w:val="17"/>
  </w:num>
  <w:num w:numId="15">
    <w:abstractNumId w:val="16"/>
  </w:num>
  <w:num w:numId="16">
    <w:abstractNumId w:val="1"/>
  </w:num>
  <w:num w:numId="17">
    <w:abstractNumId w:val="7"/>
  </w:num>
  <w:num w:numId="18">
    <w:abstractNumId w:val="3"/>
  </w:num>
  <w:num w:numId="19">
    <w:abstractNumId w:val="14"/>
  </w:num>
  <w:num w:numId="20">
    <w:abstractNumId w:val="11"/>
  </w:num>
  <w:num w:numId="21">
    <w:abstractNumId w:val="12"/>
  </w:num>
  <w:num w:numId="22">
    <w:abstractNumId w:val="23"/>
  </w:num>
  <w:num w:numId="23">
    <w:abstractNumId w:val="5"/>
  </w:num>
  <w:num w:numId="24">
    <w:abstractNumId w:val="19"/>
  </w:num>
  <w:num w:numId="25">
    <w:abstractNumId w:val="10"/>
  </w:num>
  <w:num w:numId="26">
    <w:abstractNumId w:val="21"/>
  </w:num>
  <w:num w:numId="27">
    <w:abstractNumId w:val="0"/>
  </w:num>
  <w:num w:numId="28">
    <w:abstractNumId w:val="2"/>
  </w:num>
  <w:num w:numId="29">
    <w:abstractNumId w:val="9"/>
  </w:num>
  <w:num w:numId="30">
    <w:abstractNumId w:val="13"/>
  </w:num>
  <w:num w:numId="31">
    <w:abstractNumId w:val="15"/>
  </w:num>
  <w:num w:numId="32">
    <w:abstractNumId w:val="22"/>
  </w:num>
  <w:num w:numId="3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ng, Hong">
    <w15:presenceInfo w15:providerId="AD" w15:userId="S-1-5-21-3555285318-3598121220-927574299-985293"/>
  </w15:person>
  <w15:person w15:author="fanzhou kong">
    <w15:presenceInfo w15:providerId="Windows Live" w15:userId="a77df28feecbb961"/>
  </w15:person>
  <w15:person w15:author="Xu, Jason">
    <w15:presenceInfo w15:providerId="AD" w15:userId="S::jason.xu@effem.com::d593a947-e985-4675-98ef-c4d8c1d8e6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hideSpellingErrors/>
  <w:hideGrammaticalErrors/>
  <w:proofState w:spelling="clean" w:grammar="clean"/>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180"/>
    <w:rsid w:val="000033A5"/>
    <w:rsid w:val="000035E4"/>
    <w:rsid w:val="000039EA"/>
    <w:rsid w:val="00003A68"/>
    <w:rsid w:val="00003B4E"/>
    <w:rsid w:val="000041D7"/>
    <w:rsid w:val="0000425B"/>
    <w:rsid w:val="000049C5"/>
    <w:rsid w:val="0000534C"/>
    <w:rsid w:val="0000553C"/>
    <w:rsid w:val="00005A73"/>
    <w:rsid w:val="00005D74"/>
    <w:rsid w:val="00005E4E"/>
    <w:rsid w:val="0000600E"/>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49"/>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0DC"/>
    <w:rsid w:val="00016252"/>
    <w:rsid w:val="000162E2"/>
    <w:rsid w:val="000163CE"/>
    <w:rsid w:val="00016ADA"/>
    <w:rsid w:val="00016E05"/>
    <w:rsid w:val="000170E3"/>
    <w:rsid w:val="00017169"/>
    <w:rsid w:val="00017507"/>
    <w:rsid w:val="00017660"/>
    <w:rsid w:val="000176EC"/>
    <w:rsid w:val="00017816"/>
    <w:rsid w:val="00017B06"/>
    <w:rsid w:val="00017F6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101"/>
    <w:rsid w:val="000302C9"/>
    <w:rsid w:val="0003052E"/>
    <w:rsid w:val="000305F3"/>
    <w:rsid w:val="00030836"/>
    <w:rsid w:val="00030D97"/>
    <w:rsid w:val="00030F6F"/>
    <w:rsid w:val="00031670"/>
    <w:rsid w:val="00031978"/>
    <w:rsid w:val="00032A1B"/>
    <w:rsid w:val="00033544"/>
    <w:rsid w:val="000335D6"/>
    <w:rsid w:val="00033E9A"/>
    <w:rsid w:val="0003416D"/>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1BB"/>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8C7"/>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529"/>
    <w:rsid w:val="00052C93"/>
    <w:rsid w:val="00052DBC"/>
    <w:rsid w:val="00052F80"/>
    <w:rsid w:val="000535CD"/>
    <w:rsid w:val="00053628"/>
    <w:rsid w:val="00053B32"/>
    <w:rsid w:val="00053DD0"/>
    <w:rsid w:val="00054157"/>
    <w:rsid w:val="00054217"/>
    <w:rsid w:val="00054445"/>
    <w:rsid w:val="000547E3"/>
    <w:rsid w:val="000547F0"/>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B0"/>
    <w:rsid w:val="00062DF1"/>
    <w:rsid w:val="00062FF6"/>
    <w:rsid w:val="00063248"/>
    <w:rsid w:val="000638E9"/>
    <w:rsid w:val="00064616"/>
    <w:rsid w:val="00065036"/>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EEF"/>
    <w:rsid w:val="00081F94"/>
    <w:rsid w:val="000821F9"/>
    <w:rsid w:val="0008257C"/>
    <w:rsid w:val="00082874"/>
    <w:rsid w:val="0008302A"/>
    <w:rsid w:val="000830C7"/>
    <w:rsid w:val="00083498"/>
    <w:rsid w:val="00083BAD"/>
    <w:rsid w:val="00083F52"/>
    <w:rsid w:val="00083FB3"/>
    <w:rsid w:val="000842AE"/>
    <w:rsid w:val="000842EC"/>
    <w:rsid w:val="00084E31"/>
    <w:rsid w:val="00084EA0"/>
    <w:rsid w:val="00085092"/>
    <w:rsid w:val="0008563E"/>
    <w:rsid w:val="00085F0C"/>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A57"/>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5DB0"/>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DCE"/>
    <w:rsid w:val="000A1154"/>
    <w:rsid w:val="000A12ED"/>
    <w:rsid w:val="000A163A"/>
    <w:rsid w:val="000A16B2"/>
    <w:rsid w:val="000A1A80"/>
    <w:rsid w:val="000A1DB7"/>
    <w:rsid w:val="000A23E3"/>
    <w:rsid w:val="000A25B8"/>
    <w:rsid w:val="000A28EF"/>
    <w:rsid w:val="000A3083"/>
    <w:rsid w:val="000A3132"/>
    <w:rsid w:val="000A3361"/>
    <w:rsid w:val="000A36CC"/>
    <w:rsid w:val="000A38FC"/>
    <w:rsid w:val="000A3963"/>
    <w:rsid w:val="000A3B4D"/>
    <w:rsid w:val="000A4760"/>
    <w:rsid w:val="000A51EB"/>
    <w:rsid w:val="000A53F1"/>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C79"/>
    <w:rsid w:val="000B0CE7"/>
    <w:rsid w:val="000B1B9D"/>
    <w:rsid w:val="000B2105"/>
    <w:rsid w:val="000B2825"/>
    <w:rsid w:val="000B2AFD"/>
    <w:rsid w:val="000B2BEE"/>
    <w:rsid w:val="000B2FAB"/>
    <w:rsid w:val="000B2FCB"/>
    <w:rsid w:val="000B30D6"/>
    <w:rsid w:val="000B365B"/>
    <w:rsid w:val="000B36CB"/>
    <w:rsid w:val="000B3D1C"/>
    <w:rsid w:val="000B3D96"/>
    <w:rsid w:val="000B3EB3"/>
    <w:rsid w:val="000B412E"/>
    <w:rsid w:val="000B425E"/>
    <w:rsid w:val="000B42A7"/>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414"/>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377"/>
    <w:rsid w:val="000E0803"/>
    <w:rsid w:val="000E0BAA"/>
    <w:rsid w:val="000E0DDB"/>
    <w:rsid w:val="000E0E2A"/>
    <w:rsid w:val="000E12F4"/>
    <w:rsid w:val="000E12F5"/>
    <w:rsid w:val="000E163F"/>
    <w:rsid w:val="000E19A7"/>
    <w:rsid w:val="000E1B7B"/>
    <w:rsid w:val="000E26E6"/>
    <w:rsid w:val="000E2819"/>
    <w:rsid w:val="000E296B"/>
    <w:rsid w:val="000E2C19"/>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46"/>
    <w:rsid w:val="000F2055"/>
    <w:rsid w:val="000F21AD"/>
    <w:rsid w:val="000F24D2"/>
    <w:rsid w:val="000F2878"/>
    <w:rsid w:val="000F3658"/>
    <w:rsid w:val="000F37D7"/>
    <w:rsid w:val="000F37F1"/>
    <w:rsid w:val="000F3B15"/>
    <w:rsid w:val="000F3CBA"/>
    <w:rsid w:val="000F403F"/>
    <w:rsid w:val="000F4757"/>
    <w:rsid w:val="000F4A62"/>
    <w:rsid w:val="000F4B39"/>
    <w:rsid w:val="000F505E"/>
    <w:rsid w:val="000F609A"/>
    <w:rsid w:val="000F64AB"/>
    <w:rsid w:val="000F6CCA"/>
    <w:rsid w:val="000F704D"/>
    <w:rsid w:val="000F7147"/>
    <w:rsid w:val="000F79B9"/>
    <w:rsid w:val="000F7A5E"/>
    <w:rsid w:val="000F7D53"/>
    <w:rsid w:val="000F7FE4"/>
    <w:rsid w:val="00100280"/>
    <w:rsid w:val="001004C6"/>
    <w:rsid w:val="00100725"/>
    <w:rsid w:val="001008EF"/>
    <w:rsid w:val="00100E7E"/>
    <w:rsid w:val="00100E86"/>
    <w:rsid w:val="00101098"/>
    <w:rsid w:val="0010121A"/>
    <w:rsid w:val="0010181B"/>
    <w:rsid w:val="001018D6"/>
    <w:rsid w:val="00101C7B"/>
    <w:rsid w:val="00102105"/>
    <w:rsid w:val="00102797"/>
    <w:rsid w:val="00102A7B"/>
    <w:rsid w:val="00102E63"/>
    <w:rsid w:val="00102EA7"/>
    <w:rsid w:val="00103587"/>
    <w:rsid w:val="00103BA2"/>
    <w:rsid w:val="00103F13"/>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02"/>
    <w:rsid w:val="001119FB"/>
    <w:rsid w:val="00111B61"/>
    <w:rsid w:val="00111C09"/>
    <w:rsid w:val="00112075"/>
    <w:rsid w:val="00112079"/>
    <w:rsid w:val="00112088"/>
    <w:rsid w:val="00112358"/>
    <w:rsid w:val="001126CA"/>
    <w:rsid w:val="00112C37"/>
    <w:rsid w:val="0011365A"/>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4B5E"/>
    <w:rsid w:val="001254D6"/>
    <w:rsid w:val="00125695"/>
    <w:rsid w:val="00125C68"/>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8D2"/>
    <w:rsid w:val="00132D78"/>
    <w:rsid w:val="00132ECA"/>
    <w:rsid w:val="00132FFD"/>
    <w:rsid w:val="00133856"/>
    <w:rsid w:val="00133970"/>
    <w:rsid w:val="001339B2"/>
    <w:rsid w:val="00133FA4"/>
    <w:rsid w:val="00134434"/>
    <w:rsid w:val="001348EE"/>
    <w:rsid w:val="00134A7E"/>
    <w:rsid w:val="00134D95"/>
    <w:rsid w:val="00134E28"/>
    <w:rsid w:val="00134E53"/>
    <w:rsid w:val="00134F7B"/>
    <w:rsid w:val="0013508B"/>
    <w:rsid w:val="0013523A"/>
    <w:rsid w:val="001354F4"/>
    <w:rsid w:val="00135E4B"/>
    <w:rsid w:val="00135ED0"/>
    <w:rsid w:val="00136304"/>
    <w:rsid w:val="0013648B"/>
    <w:rsid w:val="00136E70"/>
    <w:rsid w:val="00136F39"/>
    <w:rsid w:val="00136F7F"/>
    <w:rsid w:val="0013701B"/>
    <w:rsid w:val="0013711C"/>
    <w:rsid w:val="001372AF"/>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E40"/>
    <w:rsid w:val="00144F12"/>
    <w:rsid w:val="0014500F"/>
    <w:rsid w:val="0014593E"/>
    <w:rsid w:val="00145AB1"/>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57"/>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502"/>
    <w:rsid w:val="001659ED"/>
    <w:rsid w:val="00165A1D"/>
    <w:rsid w:val="00165B10"/>
    <w:rsid w:val="001663A6"/>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9F1"/>
    <w:rsid w:val="001A2F24"/>
    <w:rsid w:val="001A3134"/>
    <w:rsid w:val="001A3145"/>
    <w:rsid w:val="001A3388"/>
    <w:rsid w:val="001A34C6"/>
    <w:rsid w:val="001A3971"/>
    <w:rsid w:val="001A3A8D"/>
    <w:rsid w:val="001A3C89"/>
    <w:rsid w:val="001A3D79"/>
    <w:rsid w:val="001A3E65"/>
    <w:rsid w:val="001A3F8C"/>
    <w:rsid w:val="001A4587"/>
    <w:rsid w:val="001A4B23"/>
    <w:rsid w:val="001A5120"/>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7C"/>
    <w:rsid w:val="001B03D3"/>
    <w:rsid w:val="001B0909"/>
    <w:rsid w:val="001B0F04"/>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6721"/>
    <w:rsid w:val="001B68FD"/>
    <w:rsid w:val="001B6C50"/>
    <w:rsid w:val="001B73CD"/>
    <w:rsid w:val="001B741E"/>
    <w:rsid w:val="001B77A3"/>
    <w:rsid w:val="001B7F6A"/>
    <w:rsid w:val="001C028D"/>
    <w:rsid w:val="001C04C7"/>
    <w:rsid w:val="001C0F1A"/>
    <w:rsid w:val="001C1154"/>
    <w:rsid w:val="001C1B85"/>
    <w:rsid w:val="001C1B9E"/>
    <w:rsid w:val="001C21DB"/>
    <w:rsid w:val="001C2467"/>
    <w:rsid w:val="001C286C"/>
    <w:rsid w:val="001C3C52"/>
    <w:rsid w:val="001C40D8"/>
    <w:rsid w:val="001C437F"/>
    <w:rsid w:val="001C4B5E"/>
    <w:rsid w:val="001C5591"/>
    <w:rsid w:val="001C5857"/>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9B"/>
    <w:rsid w:val="001E27AC"/>
    <w:rsid w:val="001E2B10"/>
    <w:rsid w:val="001E2ECB"/>
    <w:rsid w:val="001E314C"/>
    <w:rsid w:val="001E35E1"/>
    <w:rsid w:val="001E3D64"/>
    <w:rsid w:val="001E3E5C"/>
    <w:rsid w:val="001E3F52"/>
    <w:rsid w:val="001E4416"/>
    <w:rsid w:val="001E450C"/>
    <w:rsid w:val="001E4A95"/>
    <w:rsid w:val="001E51EC"/>
    <w:rsid w:val="001E58EA"/>
    <w:rsid w:val="001E5A7B"/>
    <w:rsid w:val="001E5BDE"/>
    <w:rsid w:val="001E5E49"/>
    <w:rsid w:val="001E5F7F"/>
    <w:rsid w:val="001E6090"/>
    <w:rsid w:val="001E6707"/>
    <w:rsid w:val="001E67A2"/>
    <w:rsid w:val="001E6ACB"/>
    <w:rsid w:val="001E73C5"/>
    <w:rsid w:val="001E74F5"/>
    <w:rsid w:val="001E77C1"/>
    <w:rsid w:val="001E793C"/>
    <w:rsid w:val="001F01C4"/>
    <w:rsid w:val="001F0690"/>
    <w:rsid w:val="001F08DA"/>
    <w:rsid w:val="001F0A84"/>
    <w:rsid w:val="001F0E00"/>
    <w:rsid w:val="001F1036"/>
    <w:rsid w:val="001F1138"/>
    <w:rsid w:val="001F1517"/>
    <w:rsid w:val="001F16DA"/>
    <w:rsid w:val="001F1EA4"/>
    <w:rsid w:val="001F2180"/>
    <w:rsid w:val="001F2B0A"/>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A43"/>
    <w:rsid w:val="001F70F8"/>
    <w:rsid w:val="001F7C28"/>
    <w:rsid w:val="002000EB"/>
    <w:rsid w:val="0020041E"/>
    <w:rsid w:val="002007B4"/>
    <w:rsid w:val="002009F5"/>
    <w:rsid w:val="00200B06"/>
    <w:rsid w:val="00201863"/>
    <w:rsid w:val="002018F2"/>
    <w:rsid w:val="002019DA"/>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7AE"/>
    <w:rsid w:val="00210978"/>
    <w:rsid w:val="00210C43"/>
    <w:rsid w:val="00210CC3"/>
    <w:rsid w:val="00211A6E"/>
    <w:rsid w:val="00211BD4"/>
    <w:rsid w:val="0021242A"/>
    <w:rsid w:val="002127F3"/>
    <w:rsid w:val="00212AD0"/>
    <w:rsid w:val="00213202"/>
    <w:rsid w:val="0021332A"/>
    <w:rsid w:val="00213E20"/>
    <w:rsid w:val="00214047"/>
    <w:rsid w:val="00214259"/>
    <w:rsid w:val="002143C0"/>
    <w:rsid w:val="0021462A"/>
    <w:rsid w:val="00214C5A"/>
    <w:rsid w:val="00214E39"/>
    <w:rsid w:val="0021537A"/>
    <w:rsid w:val="0021591E"/>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68"/>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71D"/>
    <w:rsid w:val="00237CAC"/>
    <w:rsid w:val="00237E00"/>
    <w:rsid w:val="00240EF1"/>
    <w:rsid w:val="0024176E"/>
    <w:rsid w:val="00241813"/>
    <w:rsid w:val="0024182F"/>
    <w:rsid w:val="00241AFA"/>
    <w:rsid w:val="00241CC6"/>
    <w:rsid w:val="00241FD0"/>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5AD"/>
    <w:rsid w:val="002479DE"/>
    <w:rsid w:val="00247BE9"/>
    <w:rsid w:val="00247DE6"/>
    <w:rsid w:val="00247F1F"/>
    <w:rsid w:val="002502CB"/>
    <w:rsid w:val="002502CE"/>
    <w:rsid w:val="00250362"/>
    <w:rsid w:val="0025059C"/>
    <w:rsid w:val="00250AB7"/>
    <w:rsid w:val="002511BD"/>
    <w:rsid w:val="00251612"/>
    <w:rsid w:val="00251C36"/>
    <w:rsid w:val="00251D77"/>
    <w:rsid w:val="0025202A"/>
    <w:rsid w:val="00252285"/>
    <w:rsid w:val="00252888"/>
    <w:rsid w:val="0025294A"/>
    <w:rsid w:val="00253540"/>
    <w:rsid w:val="00253565"/>
    <w:rsid w:val="00253591"/>
    <w:rsid w:val="002540D5"/>
    <w:rsid w:val="00254331"/>
    <w:rsid w:val="002544C9"/>
    <w:rsid w:val="0025487E"/>
    <w:rsid w:val="00254C0A"/>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AB6"/>
    <w:rsid w:val="00257C7B"/>
    <w:rsid w:val="00257EA1"/>
    <w:rsid w:val="002601DF"/>
    <w:rsid w:val="002605F4"/>
    <w:rsid w:val="00260B70"/>
    <w:rsid w:val="00261042"/>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C0"/>
    <w:rsid w:val="00266940"/>
    <w:rsid w:val="00267223"/>
    <w:rsid w:val="002702B0"/>
    <w:rsid w:val="002709FD"/>
    <w:rsid w:val="00270B17"/>
    <w:rsid w:val="0027153A"/>
    <w:rsid w:val="00271797"/>
    <w:rsid w:val="0027195F"/>
    <w:rsid w:val="00271DE0"/>
    <w:rsid w:val="00271EF9"/>
    <w:rsid w:val="002721D6"/>
    <w:rsid w:val="0027237D"/>
    <w:rsid w:val="00272604"/>
    <w:rsid w:val="0027273F"/>
    <w:rsid w:val="00272A0D"/>
    <w:rsid w:val="00272AED"/>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4C3"/>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4D59"/>
    <w:rsid w:val="002851A0"/>
    <w:rsid w:val="002852F0"/>
    <w:rsid w:val="00285418"/>
    <w:rsid w:val="00285668"/>
    <w:rsid w:val="00285815"/>
    <w:rsid w:val="002864D0"/>
    <w:rsid w:val="0028650E"/>
    <w:rsid w:val="00286696"/>
    <w:rsid w:val="002866A7"/>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C8"/>
    <w:rsid w:val="00291DF8"/>
    <w:rsid w:val="00292D9E"/>
    <w:rsid w:val="00292EA8"/>
    <w:rsid w:val="0029321A"/>
    <w:rsid w:val="00293284"/>
    <w:rsid w:val="002935AA"/>
    <w:rsid w:val="00293702"/>
    <w:rsid w:val="002939C1"/>
    <w:rsid w:val="00293CF1"/>
    <w:rsid w:val="00294018"/>
    <w:rsid w:val="00294230"/>
    <w:rsid w:val="00294EAC"/>
    <w:rsid w:val="00295348"/>
    <w:rsid w:val="002954C8"/>
    <w:rsid w:val="002955AB"/>
    <w:rsid w:val="002956E5"/>
    <w:rsid w:val="00295984"/>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4AF"/>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BCB"/>
    <w:rsid w:val="002C6D22"/>
    <w:rsid w:val="002C6EC2"/>
    <w:rsid w:val="002C6F5E"/>
    <w:rsid w:val="002C7323"/>
    <w:rsid w:val="002C7337"/>
    <w:rsid w:val="002C73CD"/>
    <w:rsid w:val="002C7541"/>
    <w:rsid w:val="002C771B"/>
    <w:rsid w:val="002C7B7F"/>
    <w:rsid w:val="002D046A"/>
    <w:rsid w:val="002D04A8"/>
    <w:rsid w:val="002D0FFC"/>
    <w:rsid w:val="002D1584"/>
    <w:rsid w:val="002D16A1"/>
    <w:rsid w:val="002D2183"/>
    <w:rsid w:val="002D26FF"/>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705"/>
    <w:rsid w:val="002D78DF"/>
    <w:rsid w:val="002D7906"/>
    <w:rsid w:val="002D7F32"/>
    <w:rsid w:val="002D7FF5"/>
    <w:rsid w:val="002E0566"/>
    <w:rsid w:val="002E0B97"/>
    <w:rsid w:val="002E0C26"/>
    <w:rsid w:val="002E11EB"/>
    <w:rsid w:val="002E1C3D"/>
    <w:rsid w:val="002E2021"/>
    <w:rsid w:val="002E209F"/>
    <w:rsid w:val="002E2538"/>
    <w:rsid w:val="002E280F"/>
    <w:rsid w:val="002E283F"/>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F4"/>
    <w:rsid w:val="002F725C"/>
    <w:rsid w:val="002F76ED"/>
    <w:rsid w:val="002F7A1D"/>
    <w:rsid w:val="0030037B"/>
    <w:rsid w:val="00300758"/>
    <w:rsid w:val="00300D92"/>
    <w:rsid w:val="00300FB7"/>
    <w:rsid w:val="0030105B"/>
    <w:rsid w:val="0030122F"/>
    <w:rsid w:val="003015EE"/>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12F3"/>
    <w:rsid w:val="0031163F"/>
    <w:rsid w:val="00311D20"/>
    <w:rsid w:val="00311EAC"/>
    <w:rsid w:val="00312040"/>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90"/>
    <w:rsid w:val="003279E1"/>
    <w:rsid w:val="00327AD2"/>
    <w:rsid w:val="00327D4C"/>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202"/>
    <w:rsid w:val="00337184"/>
    <w:rsid w:val="00337956"/>
    <w:rsid w:val="00337D51"/>
    <w:rsid w:val="00337D63"/>
    <w:rsid w:val="0034007A"/>
    <w:rsid w:val="003403B9"/>
    <w:rsid w:val="00340604"/>
    <w:rsid w:val="00340632"/>
    <w:rsid w:val="00340C0E"/>
    <w:rsid w:val="00341013"/>
    <w:rsid w:val="00341041"/>
    <w:rsid w:val="003410D7"/>
    <w:rsid w:val="00341147"/>
    <w:rsid w:val="003411D6"/>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EE4"/>
    <w:rsid w:val="003520BB"/>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7C3"/>
    <w:rsid w:val="00356870"/>
    <w:rsid w:val="00357336"/>
    <w:rsid w:val="00357526"/>
    <w:rsid w:val="00357DE4"/>
    <w:rsid w:val="00357F74"/>
    <w:rsid w:val="0036013E"/>
    <w:rsid w:val="00360286"/>
    <w:rsid w:val="0036063B"/>
    <w:rsid w:val="00360670"/>
    <w:rsid w:val="00360843"/>
    <w:rsid w:val="003608B0"/>
    <w:rsid w:val="00360CEA"/>
    <w:rsid w:val="00360E12"/>
    <w:rsid w:val="0036199C"/>
    <w:rsid w:val="00361C27"/>
    <w:rsid w:val="00361E4F"/>
    <w:rsid w:val="003620B1"/>
    <w:rsid w:val="00362381"/>
    <w:rsid w:val="003623FA"/>
    <w:rsid w:val="00362560"/>
    <w:rsid w:val="003626E3"/>
    <w:rsid w:val="00362809"/>
    <w:rsid w:val="00362851"/>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046"/>
    <w:rsid w:val="00372350"/>
    <w:rsid w:val="003724B7"/>
    <w:rsid w:val="00372593"/>
    <w:rsid w:val="00372FD5"/>
    <w:rsid w:val="003731AC"/>
    <w:rsid w:val="00373211"/>
    <w:rsid w:val="003736AD"/>
    <w:rsid w:val="00373B30"/>
    <w:rsid w:val="00373B87"/>
    <w:rsid w:val="00373E16"/>
    <w:rsid w:val="003742D4"/>
    <w:rsid w:val="003745DC"/>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F42"/>
    <w:rsid w:val="003920B8"/>
    <w:rsid w:val="00392579"/>
    <w:rsid w:val="003927C4"/>
    <w:rsid w:val="00392945"/>
    <w:rsid w:val="00392B72"/>
    <w:rsid w:val="00392CF1"/>
    <w:rsid w:val="00393601"/>
    <w:rsid w:val="003939DC"/>
    <w:rsid w:val="00393BCC"/>
    <w:rsid w:val="00393FA3"/>
    <w:rsid w:val="00394075"/>
    <w:rsid w:val="00394620"/>
    <w:rsid w:val="00394B32"/>
    <w:rsid w:val="00394E6A"/>
    <w:rsid w:val="00394E9C"/>
    <w:rsid w:val="00395048"/>
    <w:rsid w:val="0039512F"/>
    <w:rsid w:val="003952A4"/>
    <w:rsid w:val="003953A2"/>
    <w:rsid w:val="003956E0"/>
    <w:rsid w:val="003957FC"/>
    <w:rsid w:val="00395F29"/>
    <w:rsid w:val="0039676F"/>
    <w:rsid w:val="00397581"/>
    <w:rsid w:val="003977DB"/>
    <w:rsid w:val="00397E6C"/>
    <w:rsid w:val="00397ED8"/>
    <w:rsid w:val="00397F6B"/>
    <w:rsid w:val="00397FCE"/>
    <w:rsid w:val="003A02AD"/>
    <w:rsid w:val="003A04E9"/>
    <w:rsid w:val="003A0751"/>
    <w:rsid w:val="003A0987"/>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14"/>
    <w:rsid w:val="003A54CF"/>
    <w:rsid w:val="003A560B"/>
    <w:rsid w:val="003A57B3"/>
    <w:rsid w:val="003A5A82"/>
    <w:rsid w:val="003A60B5"/>
    <w:rsid w:val="003A638C"/>
    <w:rsid w:val="003A6610"/>
    <w:rsid w:val="003A6BB1"/>
    <w:rsid w:val="003A6E39"/>
    <w:rsid w:val="003A7093"/>
    <w:rsid w:val="003A73FE"/>
    <w:rsid w:val="003A74E5"/>
    <w:rsid w:val="003A761D"/>
    <w:rsid w:val="003A7D23"/>
    <w:rsid w:val="003B038B"/>
    <w:rsid w:val="003B03AA"/>
    <w:rsid w:val="003B058A"/>
    <w:rsid w:val="003B1011"/>
    <w:rsid w:val="003B15C5"/>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A7D"/>
    <w:rsid w:val="003B6D6E"/>
    <w:rsid w:val="003B6DBB"/>
    <w:rsid w:val="003B72B5"/>
    <w:rsid w:val="003B76E9"/>
    <w:rsid w:val="003B7BFC"/>
    <w:rsid w:val="003B7C2C"/>
    <w:rsid w:val="003B7E30"/>
    <w:rsid w:val="003C03AC"/>
    <w:rsid w:val="003C0497"/>
    <w:rsid w:val="003C0603"/>
    <w:rsid w:val="003C089A"/>
    <w:rsid w:val="003C1398"/>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4A8"/>
    <w:rsid w:val="003C755F"/>
    <w:rsid w:val="003C7647"/>
    <w:rsid w:val="003C7ED6"/>
    <w:rsid w:val="003D0014"/>
    <w:rsid w:val="003D04A0"/>
    <w:rsid w:val="003D1036"/>
    <w:rsid w:val="003D1040"/>
    <w:rsid w:val="003D157F"/>
    <w:rsid w:val="003D228C"/>
    <w:rsid w:val="003D26D4"/>
    <w:rsid w:val="003D2818"/>
    <w:rsid w:val="003D2ABF"/>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659"/>
    <w:rsid w:val="003D6D1E"/>
    <w:rsid w:val="003D6D7A"/>
    <w:rsid w:val="003D7088"/>
    <w:rsid w:val="003D724D"/>
    <w:rsid w:val="003D73BA"/>
    <w:rsid w:val="003D7771"/>
    <w:rsid w:val="003D77DA"/>
    <w:rsid w:val="003D7810"/>
    <w:rsid w:val="003D7963"/>
    <w:rsid w:val="003E00AD"/>
    <w:rsid w:val="003E0629"/>
    <w:rsid w:val="003E0946"/>
    <w:rsid w:val="003E0B37"/>
    <w:rsid w:val="003E0BA6"/>
    <w:rsid w:val="003E0C71"/>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B28"/>
    <w:rsid w:val="003E6764"/>
    <w:rsid w:val="003E6D1A"/>
    <w:rsid w:val="003E6DDA"/>
    <w:rsid w:val="003E6EB6"/>
    <w:rsid w:val="003E769F"/>
    <w:rsid w:val="003E7B25"/>
    <w:rsid w:val="003E7C85"/>
    <w:rsid w:val="003E7D84"/>
    <w:rsid w:val="003F01CB"/>
    <w:rsid w:val="003F0340"/>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444"/>
    <w:rsid w:val="00403505"/>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2542"/>
    <w:rsid w:val="004131DE"/>
    <w:rsid w:val="00414A0E"/>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A47"/>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340"/>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8E4"/>
    <w:rsid w:val="00451F25"/>
    <w:rsid w:val="00451F5F"/>
    <w:rsid w:val="004520B4"/>
    <w:rsid w:val="00452707"/>
    <w:rsid w:val="00452E37"/>
    <w:rsid w:val="00452E89"/>
    <w:rsid w:val="00452EAA"/>
    <w:rsid w:val="004530C1"/>
    <w:rsid w:val="0045314B"/>
    <w:rsid w:val="00453236"/>
    <w:rsid w:val="004539F7"/>
    <w:rsid w:val="00453BA9"/>
    <w:rsid w:val="00453CD4"/>
    <w:rsid w:val="00454119"/>
    <w:rsid w:val="00454AFA"/>
    <w:rsid w:val="00454BE0"/>
    <w:rsid w:val="00454C74"/>
    <w:rsid w:val="00454E4F"/>
    <w:rsid w:val="00455C79"/>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7F9"/>
    <w:rsid w:val="00471A06"/>
    <w:rsid w:val="00471A22"/>
    <w:rsid w:val="00471D0F"/>
    <w:rsid w:val="00471EF7"/>
    <w:rsid w:val="00471FF5"/>
    <w:rsid w:val="0047201B"/>
    <w:rsid w:val="004723E4"/>
    <w:rsid w:val="0047294F"/>
    <w:rsid w:val="004729E7"/>
    <w:rsid w:val="00472B74"/>
    <w:rsid w:val="00472FE2"/>
    <w:rsid w:val="00473176"/>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14"/>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346"/>
    <w:rsid w:val="004855B1"/>
    <w:rsid w:val="00485925"/>
    <w:rsid w:val="0048592B"/>
    <w:rsid w:val="00485A92"/>
    <w:rsid w:val="00485AF5"/>
    <w:rsid w:val="004860DD"/>
    <w:rsid w:val="004862D7"/>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167"/>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3D6"/>
    <w:rsid w:val="004A4443"/>
    <w:rsid w:val="004A4EAA"/>
    <w:rsid w:val="004A5036"/>
    <w:rsid w:val="004A51A2"/>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D"/>
    <w:rsid w:val="004C065B"/>
    <w:rsid w:val="004C0C96"/>
    <w:rsid w:val="004C141F"/>
    <w:rsid w:val="004C1675"/>
    <w:rsid w:val="004C1AE7"/>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6F11"/>
    <w:rsid w:val="004C7095"/>
    <w:rsid w:val="004C7A30"/>
    <w:rsid w:val="004C7BAB"/>
    <w:rsid w:val="004C7C9B"/>
    <w:rsid w:val="004D0134"/>
    <w:rsid w:val="004D0867"/>
    <w:rsid w:val="004D0AF3"/>
    <w:rsid w:val="004D1B4A"/>
    <w:rsid w:val="004D21A1"/>
    <w:rsid w:val="004D21D6"/>
    <w:rsid w:val="004D24CC"/>
    <w:rsid w:val="004D25B9"/>
    <w:rsid w:val="004D2CBE"/>
    <w:rsid w:val="004D3782"/>
    <w:rsid w:val="004D39D2"/>
    <w:rsid w:val="004D3DA1"/>
    <w:rsid w:val="004D3E43"/>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E8B"/>
    <w:rsid w:val="004E0F8F"/>
    <w:rsid w:val="004E1490"/>
    <w:rsid w:val="004E1649"/>
    <w:rsid w:val="004E17F3"/>
    <w:rsid w:val="004E18C5"/>
    <w:rsid w:val="004E192E"/>
    <w:rsid w:val="004E1AD6"/>
    <w:rsid w:val="004E23CC"/>
    <w:rsid w:val="004E2431"/>
    <w:rsid w:val="004E28A2"/>
    <w:rsid w:val="004E2C2A"/>
    <w:rsid w:val="004E3900"/>
    <w:rsid w:val="004E3968"/>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E7EAA"/>
    <w:rsid w:val="004F008E"/>
    <w:rsid w:val="004F00E3"/>
    <w:rsid w:val="004F032C"/>
    <w:rsid w:val="004F03AF"/>
    <w:rsid w:val="004F0738"/>
    <w:rsid w:val="004F07AF"/>
    <w:rsid w:val="004F0981"/>
    <w:rsid w:val="004F0A57"/>
    <w:rsid w:val="004F0D8F"/>
    <w:rsid w:val="004F122D"/>
    <w:rsid w:val="004F1376"/>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6FE"/>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3332"/>
    <w:rsid w:val="00503651"/>
    <w:rsid w:val="005039BD"/>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7A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274"/>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3CA8"/>
    <w:rsid w:val="00524356"/>
    <w:rsid w:val="005245D0"/>
    <w:rsid w:val="005246FD"/>
    <w:rsid w:val="00524CDB"/>
    <w:rsid w:val="005250D0"/>
    <w:rsid w:val="00525165"/>
    <w:rsid w:val="005258F8"/>
    <w:rsid w:val="00525A0E"/>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0AA"/>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46F"/>
    <w:rsid w:val="005426CF"/>
    <w:rsid w:val="00542C49"/>
    <w:rsid w:val="00543D63"/>
    <w:rsid w:val="00543DA0"/>
    <w:rsid w:val="00544045"/>
    <w:rsid w:val="0054420E"/>
    <w:rsid w:val="005446B4"/>
    <w:rsid w:val="00544848"/>
    <w:rsid w:val="00544855"/>
    <w:rsid w:val="0054485B"/>
    <w:rsid w:val="00544CBD"/>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1CDC"/>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2AB"/>
    <w:rsid w:val="00576386"/>
    <w:rsid w:val="005763D9"/>
    <w:rsid w:val="0057658A"/>
    <w:rsid w:val="005765F4"/>
    <w:rsid w:val="00576857"/>
    <w:rsid w:val="00576B5A"/>
    <w:rsid w:val="00576D4C"/>
    <w:rsid w:val="00576DD1"/>
    <w:rsid w:val="00577350"/>
    <w:rsid w:val="0057738F"/>
    <w:rsid w:val="005775CD"/>
    <w:rsid w:val="005775FF"/>
    <w:rsid w:val="00577853"/>
    <w:rsid w:val="00577F04"/>
    <w:rsid w:val="00577FA6"/>
    <w:rsid w:val="00577FC5"/>
    <w:rsid w:val="00580F93"/>
    <w:rsid w:val="005811F9"/>
    <w:rsid w:val="005817ED"/>
    <w:rsid w:val="00581C47"/>
    <w:rsid w:val="00581EDE"/>
    <w:rsid w:val="00582A17"/>
    <w:rsid w:val="00582A18"/>
    <w:rsid w:val="00582E7D"/>
    <w:rsid w:val="00583BDB"/>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87F1C"/>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6E2"/>
    <w:rsid w:val="005948B2"/>
    <w:rsid w:val="00594917"/>
    <w:rsid w:val="00594B64"/>
    <w:rsid w:val="00594E23"/>
    <w:rsid w:val="005951B5"/>
    <w:rsid w:val="005951C1"/>
    <w:rsid w:val="005960CC"/>
    <w:rsid w:val="005969D7"/>
    <w:rsid w:val="00596B15"/>
    <w:rsid w:val="00596B5F"/>
    <w:rsid w:val="00596E36"/>
    <w:rsid w:val="00596F15"/>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6A3"/>
    <w:rsid w:val="005C0C2C"/>
    <w:rsid w:val="005C180D"/>
    <w:rsid w:val="005C1CE6"/>
    <w:rsid w:val="005C1E6B"/>
    <w:rsid w:val="005C20E5"/>
    <w:rsid w:val="005C22E1"/>
    <w:rsid w:val="005C2778"/>
    <w:rsid w:val="005C2789"/>
    <w:rsid w:val="005C28F8"/>
    <w:rsid w:val="005C29B6"/>
    <w:rsid w:val="005C2B2D"/>
    <w:rsid w:val="005C2C98"/>
    <w:rsid w:val="005C2F1D"/>
    <w:rsid w:val="005C2FB3"/>
    <w:rsid w:val="005C3564"/>
    <w:rsid w:val="005C3611"/>
    <w:rsid w:val="005C37D1"/>
    <w:rsid w:val="005C38F0"/>
    <w:rsid w:val="005C3C99"/>
    <w:rsid w:val="005C3CED"/>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C7FED"/>
    <w:rsid w:val="005D0479"/>
    <w:rsid w:val="005D0588"/>
    <w:rsid w:val="005D0BD4"/>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6B8"/>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42D"/>
    <w:rsid w:val="005E37AB"/>
    <w:rsid w:val="005E5034"/>
    <w:rsid w:val="005E5187"/>
    <w:rsid w:val="005E5275"/>
    <w:rsid w:val="005E5405"/>
    <w:rsid w:val="005E54B6"/>
    <w:rsid w:val="005E54CF"/>
    <w:rsid w:val="005E5B7C"/>
    <w:rsid w:val="005E5C14"/>
    <w:rsid w:val="005E6BBE"/>
    <w:rsid w:val="005E70DF"/>
    <w:rsid w:val="005E7306"/>
    <w:rsid w:val="005E7386"/>
    <w:rsid w:val="005E75FE"/>
    <w:rsid w:val="005E77CF"/>
    <w:rsid w:val="005E7C70"/>
    <w:rsid w:val="005E7DB5"/>
    <w:rsid w:val="005E7DCD"/>
    <w:rsid w:val="005E7FA0"/>
    <w:rsid w:val="005F03A5"/>
    <w:rsid w:val="005F089D"/>
    <w:rsid w:val="005F0D1B"/>
    <w:rsid w:val="005F10FB"/>
    <w:rsid w:val="005F1587"/>
    <w:rsid w:val="005F1895"/>
    <w:rsid w:val="005F18EF"/>
    <w:rsid w:val="005F1B14"/>
    <w:rsid w:val="005F2104"/>
    <w:rsid w:val="005F2653"/>
    <w:rsid w:val="005F2FCB"/>
    <w:rsid w:val="005F35E0"/>
    <w:rsid w:val="005F373F"/>
    <w:rsid w:val="005F38D6"/>
    <w:rsid w:val="005F38E4"/>
    <w:rsid w:val="005F39F2"/>
    <w:rsid w:val="005F4043"/>
    <w:rsid w:val="005F44C9"/>
    <w:rsid w:val="005F4762"/>
    <w:rsid w:val="005F48DE"/>
    <w:rsid w:val="005F4A62"/>
    <w:rsid w:val="005F519E"/>
    <w:rsid w:val="005F51C6"/>
    <w:rsid w:val="005F5263"/>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775"/>
    <w:rsid w:val="006028F6"/>
    <w:rsid w:val="0060295B"/>
    <w:rsid w:val="006029B0"/>
    <w:rsid w:val="00602C77"/>
    <w:rsid w:val="00602D2A"/>
    <w:rsid w:val="00602D53"/>
    <w:rsid w:val="00602F54"/>
    <w:rsid w:val="00603CC0"/>
    <w:rsid w:val="006041E9"/>
    <w:rsid w:val="006044E6"/>
    <w:rsid w:val="006048E7"/>
    <w:rsid w:val="0060586F"/>
    <w:rsid w:val="00605B84"/>
    <w:rsid w:val="00606261"/>
    <w:rsid w:val="006062EE"/>
    <w:rsid w:val="006067FC"/>
    <w:rsid w:val="00606874"/>
    <w:rsid w:val="006068AE"/>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CBC"/>
    <w:rsid w:val="00620FAB"/>
    <w:rsid w:val="00621216"/>
    <w:rsid w:val="006213D9"/>
    <w:rsid w:val="006216A3"/>
    <w:rsid w:val="00621E04"/>
    <w:rsid w:val="00622163"/>
    <w:rsid w:val="00622C08"/>
    <w:rsid w:val="00623254"/>
    <w:rsid w:val="00623349"/>
    <w:rsid w:val="00623473"/>
    <w:rsid w:val="0062404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77A"/>
    <w:rsid w:val="00630B4D"/>
    <w:rsid w:val="00630C05"/>
    <w:rsid w:val="00630D07"/>
    <w:rsid w:val="00630DF0"/>
    <w:rsid w:val="00631128"/>
    <w:rsid w:val="006313EF"/>
    <w:rsid w:val="006316BD"/>
    <w:rsid w:val="00631823"/>
    <w:rsid w:val="00631C4F"/>
    <w:rsid w:val="006324F6"/>
    <w:rsid w:val="00633359"/>
    <w:rsid w:val="00633DA6"/>
    <w:rsid w:val="00633DEE"/>
    <w:rsid w:val="006340A4"/>
    <w:rsid w:val="006343F9"/>
    <w:rsid w:val="00634688"/>
    <w:rsid w:val="00634783"/>
    <w:rsid w:val="0063540C"/>
    <w:rsid w:val="00635599"/>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DFB"/>
    <w:rsid w:val="00641E7A"/>
    <w:rsid w:val="00642049"/>
    <w:rsid w:val="00642956"/>
    <w:rsid w:val="00642C1B"/>
    <w:rsid w:val="00643280"/>
    <w:rsid w:val="0064357B"/>
    <w:rsid w:val="00643C82"/>
    <w:rsid w:val="006441AA"/>
    <w:rsid w:val="00644300"/>
    <w:rsid w:val="00644428"/>
    <w:rsid w:val="00644A8A"/>
    <w:rsid w:val="00644AC0"/>
    <w:rsid w:val="00645553"/>
    <w:rsid w:val="006461B1"/>
    <w:rsid w:val="0064643B"/>
    <w:rsid w:val="00646596"/>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59FF"/>
    <w:rsid w:val="00655F0B"/>
    <w:rsid w:val="00656A94"/>
    <w:rsid w:val="00656B21"/>
    <w:rsid w:val="00656BBE"/>
    <w:rsid w:val="00657392"/>
    <w:rsid w:val="00657A90"/>
    <w:rsid w:val="00660768"/>
    <w:rsid w:val="006607B9"/>
    <w:rsid w:val="006609D9"/>
    <w:rsid w:val="00660CCC"/>
    <w:rsid w:val="00661160"/>
    <w:rsid w:val="00661654"/>
    <w:rsid w:val="00661F64"/>
    <w:rsid w:val="006622E7"/>
    <w:rsid w:val="006626B6"/>
    <w:rsid w:val="00662F9E"/>
    <w:rsid w:val="00663863"/>
    <w:rsid w:val="00663C9F"/>
    <w:rsid w:val="00663EE6"/>
    <w:rsid w:val="006643E3"/>
    <w:rsid w:val="00664ACA"/>
    <w:rsid w:val="00664B56"/>
    <w:rsid w:val="00665089"/>
    <w:rsid w:val="0066544E"/>
    <w:rsid w:val="00665F7A"/>
    <w:rsid w:val="00666193"/>
    <w:rsid w:val="00666470"/>
    <w:rsid w:val="0066652B"/>
    <w:rsid w:val="006666A6"/>
    <w:rsid w:val="00666C9C"/>
    <w:rsid w:val="00666D19"/>
    <w:rsid w:val="00666F45"/>
    <w:rsid w:val="00667F08"/>
    <w:rsid w:val="00667F85"/>
    <w:rsid w:val="006707E4"/>
    <w:rsid w:val="00670B0E"/>
    <w:rsid w:val="00670B51"/>
    <w:rsid w:val="0067148B"/>
    <w:rsid w:val="006717A2"/>
    <w:rsid w:val="00671AB2"/>
    <w:rsid w:val="00671ABA"/>
    <w:rsid w:val="00671B66"/>
    <w:rsid w:val="00671C63"/>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21E"/>
    <w:rsid w:val="00676A3B"/>
    <w:rsid w:val="006776CF"/>
    <w:rsid w:val="00677AF4"/>
    <w:rsid w:val="00677D21"/>
    <w:rsid w:val="00680194"/>
    <w:rsid w:val="006802CA"/>
    <w:rsid w:val="00680E95"/>
    <w:rsid w:val="00681411"/>
    <w:rsid w:val="0068146F"/>
    <w:rsid w:val="006815C0"/>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BA3"/>
    <w:rsid w:val="00693CAA"/>
    <w:rsid w:val="006943B6"/>
    <w:rsid w:val="00694433"/>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19F2"/>
    <w:rsid w:val="006A1A4C"/>
    <w:rsid w:val="006A1FCF"/>
    <w:rsid w:val="006A2668"/>
    <w:rsid w:val="006A28E7"/>
    <w:rsid w:val="006A2C84"/>
    <w:rsid w:val="006A2ED4"/>
    <w:rsid w:val="006A3217"/>
    <w:rsid w:val="006A36C8"/>
    <w:rsid w:val="006A3A11"/>
    <w:rsid w:val="006A3F8B"/>
    <w:rsid w:val="006A4095"/>
    <w:rsid w:val="006A42E2"/>
    <w:rsid w:val="006A4429"/>
    <w:rsid w:val="006A4598"/>
    <w:rsid w:val="006A4851"/>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D88"/>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45B"/>
    <w:rsid w:val="006C353C"/>
    <w:rsid w:val="006C379B"/>
    <w:rsid w:val="006C3AD7"/>
    <w:rsid w:val="006C3D0C"/>
    <w:rsid w:val="006C3FD6"/>
    <w:rsid w:val="006C40F9"/>
    <w:rsid w:val="006C415B"/>
    <w:rsid w:val="006C5161"/>
    <w:rsid w:val="006C5256"/>
    <w:rsid w:val="006C52CA"/>
    <w:rsid w:val="006C5810"/>
    <w:rsid w:val="006C58E3"/>
    <w:rsid w:val="006C5996"/>
    <w:rsid w:val="006C5C10"/>
    <w:rsid w:val="006C5D14"/>
    <w:rsid w:val="006C5F19"/>
    <w:rsid w:val="006C5F4F"/>
    <w:rsid w:val="006C60AC"/>
    <w:rsid w:val="006C642B"/>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7630"/>
    <w:rsid w:val="006D7964"/>
    <w:rsid w:val="006D7B87"/>
    <w:rsid w:val="006D7B99"/>
    <w:rsid w:val="006D7C3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45ED"/>
    <w:rsid w:val="006F5112"/>
    <w:rsid w:val="006F531B"/>
    <w:rsid w:val="006F5366"/>
    <w:rsid w:val="006F5996"/>
    <w:rsid w:val="006F5D49"/>
    <w:rsid w:val="006F6888"/>
    <w:rsid w:val="006F74DF"/>
    <w:rsid w:val="006F774B"/>
    <w:rsid w:val="006F7EC9"/>
    <w:rsid w:val="0070064A"/>
    <w:rsid w:val="007008DA"/>
    <w:rsid w:val="00700C36"/>
    <w:rsid w:val="00700F56"/>
    <w:rsid w:val="00701887"/>
    <w:rsid w:val="00701A5A"/>
    <w:rsid w:val="00701DC9"/>
    <w:rsid w:val="00701EE9"/>
    <w:rsid w:val="00702429"/>
    <w:rsid w:val="007027A0"/>
    <w:rsid w:val="007032C2"/>
    <w:rsid w:val="00703353"/>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10006"/>
    <w:rsid w:val="007104C8"/>
    <w:rsid w:val="00710623"/>
    <w:rsid w:val="00710717"/>
    <w:rsid w:val="007109CE"/>
    <w:rsid w:val="007109EE"/>
    <w:rsid w:val="00711010"/>
    <w:rsid w:val="0071117D"/>
    <w:rsid w:val="00711B57"/>
    <w:rsid w:val="00711E32"/>
    <w:rsid w:val="0071231D"/>
    <w:rsid w:val="007126E0"/>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A8B"/>
    <w:rsid w:val="00715FB3"/>
    <w:rsid w:val="00716234"/>
    <w:rsid w:val="007165B9"/>
    <w:rsid w:val="0071677A"/>
    <w:rsid w:val="0071682C"/>
    <w:rsid w:val="007168DF"/>
    <w:rsid w:val="007172E6"/>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0C40"/>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2BA6"/>
    <w:rsid w:val="007431E0"/>
    <w:rsid w:val="00743863"/>
    <w:rsid w:val="00743B86"/>
    <w:rsid w:val="00743C05"/>
    <w:rsid w:val="00743FFA"/>
    <w:rsid w:val="00744704"/>
    <w:rsid w:val="007447A8"/>
    <w:rsid w:val="00744A2D"/>
    <w:rsid w:val="00744BAC"/>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B1B"/>
    <w:rsid w:val="007536A8"/>
    <w:rsid w:val="00753A5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1CD"/>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4B10"/>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F0"/>
    <w:rsid w:val="0077075D"/>
    <w:rsid w:val="0077103D"/>
    <w:rsid w:val="00771526"/>
    <w:rsid w:val="00771A52"/>
    <w:rsid w:val="00771EF2"/>
    <w:rsid w:val="0077244B"/>
    <w:rsid w:val="00772524"/>
    <w:rsid w:val="007725E0"/>
    <w:rsid w:val="0077295E"/>
    <w:rsid w:val="00772C9D"/>
    <w:rsid w:val="00773DBC"/>
    <w:rsid w:val="00774315"/>
    <w:rsid w:val="00774510"/>
    <w:rsid w:val="007748DD"/>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B3"/>
    <w:rsid w:val="007775D1"/>
    <w:rsid w:val="00777921"/>
    <w:rsid w:val="00777DDF"/>
    <w:rsid w:val="00777E3C"/>
    <w:rsid w:val="00780525"/>
    <w:rsid w:val="00780870"/>
    <w:rsid w:val="0078150E"/>
    <w:rsid w:val="0078162E"/>
    <w:rsid w:val="00781D1D"/>
    <w:rsid w:val="00781FEF"/>
    <w:rsid w:val="007825AF"/>
    <w:rsid w:val="007827E3"/>
    <w:rsid w:val="00782AE2"/>
    <w:rsid w:val="00782E44"/>
    <w:rsid w:val="0078326F"/>
    <w:rsid w:val="00783272"/>
    <w:rsid w:val="007837C0"/>
    <w:rsid w:val="007837FF"/>
    <w:rsid w:val="00783902"/>
    <w:rsid w:val="00783C2B"/>
    <w:rsid w:val="00783E7C"/>
    <w:rsid w:val="00784356"/>
    <w:rsid w:val="00784691"/>
    <w:rsid w:val="00784B35"/>
    <w:rsid w:val="00784C6A"/>
    <w:rsid w:val="00784D4A"/>
    <w:rsid w:val="00784DA1"/>
    <w:rsid w:val="00784E7E"/>
    <w:rsid w:val="007852EF"/>
    <w:rsid w:val="00785751"/>
    <w:rsid w:val="00785CE6"/>
    <w:rsid w:val="00786109"/>
    <w:rsid w:val="0078650E"/>
    <w:rsid w:val="0078663A"/>
    <w:rsid w:val="0078665E"/>
    <w:rsid w:val="0078688D"/>
    <w:rsid w:val="00786966"/>
    <w:rsid w:val="00786FEA"/>
    <w:rsid w:val="007871F3"/>
    <w:rsid w:val="0078720C"/>
    <w:rsid w:val="007872AD"/>
    <w:rsid w:val="007875BD"/>
    <w:rsid w:val="0078788B"/>
    <w:rsid w:val="00787B36"/>
    <w:rsid w:val="00787D9E"/>
    <w:rsid w:val="00787E12"/>
    <w:rsid w:val="00790402"/>
    <w:rsid w:val="00790535"/>
    <w:rsid w:val="00790548"/>
    <w:rsid w:val="00790CD8"/>
    <w:rsid w:val="00791240"/>
    <w:rsid w:val="00791AAE"/>
    <w:rsid w:val="00791B8E"/>
    <w:rsid w:val="00791F02"/>
    <w:rsid w:val="00792428"/>
    <w:rsid w:val="00792A62"/>
    <w:rsid w:val="00792A97"/>
    <w:rsid w:val="00792AF4"/>
    <w:rsid w:val="00792B4B"/>
    <w:rsid w:val="0079335F"/>
    <w:rsid w:val="00793430"/>
    <w:rsid w:val="00793C2D"/>
    <w:rsid w:val="00794BC7"/>
    <w:rsid w:val="00794E58"/>
    <w:rsid w:val="0079511E"/>
    <w:rsid w:val="00795132"/>
    <w:rsid w:val="00795322"/>
    <w:rsid w:val="0079574B"/>
    <w:rsid w:val="0079591E"/>
    <w:rsid w:val="00795B68"/>
    <w:rsid w:val="00795BE5"/>
    <w:rsid w:val="00795DCB"/>
    <w:rsid w:val="007960FB"/>
    <w:rsid w:val="00796304"/>
    <w:rsid w:val="0079635D"/>
    <w:rsid w:val="00796916"/>
    <w:rsid w:val="00796B2A"/>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473"/>
    <w:rsid w:val="007A3504"/>
    <w:rsid w:val="007A399A"/>
    <w:rsid w:val="007A3F55"/>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5C4"/>
    <w:rsid w:val="007B3BA9"/>
    <w:rsid w:val="007B3BD0"/>
    <w:rsid w:val="007B489B"/>
    <w:rsid w:val="007B4C58"/>
    <w:rsid w:val="007B51F7"/>
    <w:rsid w:val="007B53AB"/>
    <w:rsid w:val="007B54B1"/>
    <w:rsid w:val="007B589E"/>
    <w:rsid w:val="007B5AF7"/>
    <w:rsid w:val="007B5B18"/>
    <w:rsid w:val="007B5BA9"/>
    <w:rsid w:val="007B5F1B"/>
    <w:rsid w:val="007B5F82"/>
    <w:rsid w:val="007B6067"/>
    <w:rsid w:val="007B681A"/>
    <w:rsid w:val="007B6F4E"/>
    <w:rsid w:val="007B77EE"/>
    <w:rsid w:val="007B7B09"/>
    <w:rsid w:val="007B7EEC"/>
    <w:rsid w:val="007C03BD"/>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9D"/>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534"/>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C7D"/>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2884"/>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E777F"/>
    <w:rsid w:val="007F0259"/>
    <w:rsid w:val="007F0810"/>
    <w:rsid w:val="007F0AA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B3"/>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7E5"/>
    <w:rsid w:val="00806AC4"/>
    <w:rsid w:val="008070C4"/>
    <w:rsid w:val="008071DA"/>
    <w:rsid w:val="008074A7"/>
    <w:rsid w:val="008074B5"/>
    <w:rsid w:val="008074D4"/>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EC4"/>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76"/>
    <w:rsid w:val="0082351A"/>
    <w:rsid w:val="008235B9"/>
    <w:rsid w:val="00823655"/>
    <w:rsid w:val="00823A69"/>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9E9"/>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166"/>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968"/>
    <w:rsid w:val="00841E5C"/>
    <w:rsid w:val="008421CD"/>
    <w:rsid w:val="0084222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F25"/>
    <w:rsid w:val="00850840"/>
    <w:rsid w:val="0085185E"/>
    <w:rsid w:val="00851C56"/>
    <w:rsid w:val="00851D7C"/>
    <w:rsid w:val="00851E50"/>
    <w:rsid w:val="0085231B"/>
    <w:rsid w:val="0085248C"/>
    <w:rsid w:val="008525A9"/>
    <w:rsid w:val="00852800"/>
    <w:rsid w:val="00852959"/>
    <w:rsid w:val="00852BB5"/>
    <w:rsid w:val="00852D8B"/>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806CE"/>
    <w:rsid w:val="00880707"/>
    <w:rsid w:val="00880948"/>
    <w:rsid w:val="00880AC8"/>
    <w:rsid w:val="00880F90"/>
    <w:rsid w:val="00880FB2"/>
    <w:rsid w:val="00881564"/>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4F9C"/>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21B"/>
    <w:rsid w:val="008A5DB9"/>
    <w:rsid w:val="008A5F61"/>
    <w:rsid w:val="008A6040"/>
    <w:rsid w:val="008A6045"/>
    <w:rsid w:val="008A60FE"/>
    <w:rsid w:val="008A6D16"/>
    <w:rsid w:val="008A764B"/>
    <w:rsid w:val="008A76F3"/>
    <w:rsid w:val="008A7CE2"/>
    <w:rsid w:val="008B088B"/>
    <w:rsid w:val="008B0DBB"/>
    <w:rsid w:val="008B0EED"/>
    <w:rsid w:val="008B0F9B"/>
    <w:rsid w:val="008B1150"/>
    <w:rsid w:val="008B11A5"/>
    <w:rsid w:val="008B1594"/>
    <w:rsid w:val="008B1A8C"/>
    <w:rsid w:val="008B1EFB"/>
    <w:rsid w:val="008B22CC"/>
    <w:rsid w:val="008B2566"/>
    <w:rsid w:val="008B2680"/>
    <w:rsid w:val="008B317D"/>
    <w:rsid w:val="008B38CA"/>
    <w:rsid w:val="008B3A2C"/>
    <w:rsid w:val="008B3A44"/>
    <w:rsid w:val="008B3ECB"/>
    <w:rsid w:val="008B42DC"/>
    <w:rsid w:val="008B4453"/>
    <w:rsid w:val="008B4C7E"/>
    <w:rsid w:val="008B4F41"/>
    <w:rsid w:val="008B5097"/>
    <w:rsid w:val="008B547B"/>
    <w:rsid w:val="008B630C"/>
    <w:rsid w:val="008B664B"/>
    <w:rsid w:val="008B6CBC"/>
    <w:rsid w:val="008B6E80"/>
    <w:rsid w:val="008B72CA"/>
    <w:rsid w:val="008B769F"/>
    <w:rsid w:val="008B7D50"/>
    <w:rsid w:val="008C03E5"/>
    <w:rsid w:val="008C0616"/>
    <w:rsid w:val="008C06BC"/>
    <w:rsid w:val="008C0B13"/>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399"/>
    <w:rsid w:val="008D2460"/>
    <w:rsid w:val="008D2B4D"/>
    <w:rsid w:val="008D2ECE"/>
    <w:rsid w:val="008D2FA1"/>
    <w:rsid w:val="008D3209"/>
    <w:rsid w:val="008D33AC"/>
    <w:rsid w:val="008D33B2"/>
    <w:rsid w:val="008D3673"/>
    <w:rsid w:val="008D3AA2"/>
    <w:rsid w:val="008D411A"/>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2C4"/>
    <w:rsid w:val="008E6E79"/>
    <w:rsid w:val="008E7084"/>
    <w:rsid w:val="008E7891"/>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3E7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B94"/>
    <w:rsid w:val="00900D4B"/>
    <w:rsid w:val="00901035"/>
    <w:rsid w:val="0090132A"/>
    <w:rsid w:val="0090147E"/>
    <w:rsid w:val="009018F3"/>
    <w:rsid w:val="00901C53"/>
    <w:rsid w:val="00901DB0"/>
    <w:rsid w:val="00901ED3"/>
    <w:rsid w:val="009021A8"/>
    <w:rsid w:val="009028E3"/>
    <w:rsid w:val="00902B01"/>
    <w:rsid w:val="00902D9C"/>
    <w:rsid w:val="0090347B"/>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3D1"/>
    <w:rsid w:val="00915496"/>
    <w:rsid w:val="009155DE"/>
    <w:rsid w:val="00915748"/>
    <w:rsid w:val="009159BD"/>
    <w:rsid w:val="00915F05"/>
    <w:rsid w:val="00916559"/>
    <w:rsid w:val="00916831"/>
    <w:rsid w:val="0091686A"/>
    <w:rsid w:val="009169ED"/>
    <w:rsid w:val="00916D2A"/>
    <w:rsid w:val="009171DD"/>
    <w:rsid w:val="009173EA"/>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992"/>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41E"/>
    <w:rsid w:val="009406D6"/>
    <w:rsid w:val="00940ABE"/>
    <w:rsid w:val="00940AC9"/>
    <w:rsid w:val="00940E4F"/>
    <w:rsid w:val="00941186"/>
    <w:rsid w:val="009413B6"/>
    <w:rsid w:val="009415F2"/>
    <w:rsid w:val="009416B6"/>
    <w:rsid w:val="009421F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32"/>
    <w:rsid w:val="00945267"/>
    <w:rsid w:val="00945680"/>
    <w:rsid w:val="00945D79"/>
    <w:rsid w:val="00945F15"/>
    <w:rsid w:val="00945F59"/>
    <w:rsid w:val="00945FE1"/>
    <w:rsid w:val="009466F7"/>
    <w:rsid w:val="0094674E"/>
    <w:rsid w:val="00946DF5"/>
    <w:rsid w:val="009472C0"/>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94A"/>
    <w:rsid w:val="00962B0E"/>
    <w:rsid w:val="00963123"/>
    <w:rsid w:val="00963742"/>
    <w:rsid w:val="00963785"/>
    <w:rsid w:val="009637D0"/>
    <w:rsid w:val="00963941"/>
    <w:rsid w:val="00963A54"/>
    <w:rsid w:val="00963C30"/>
    <w:rsid w:val="00963DEC"/>
    <w:rsid w:val="00964297"/>
    <w:rsid w:val="009648B1"/>
    <w:rsid w:val="009648FA"/>
    <w:rsid w:val="00964F8E"/>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2D8D"/>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5AE5"/>
    <w:rsid w:val="009762C7"/>
    <w:rsid w:val="00976BA2"/>
    <w:rsid w:val="00976C36"/>
    <w:rsid w:val="0097708E"/>
    <w:rsid w:val="0097738F"/>
    <w:rsid w:val="00977B4D"/>
    <w:rsid w:val="00980408"/>
    <w:rsid w:val="009807D6"/>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2BB"/>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612"/>
    <w:rsid w:val="00990AEB"/>
    <w:rsid w:val="00990B0C"/>
    <w:rsid w:val="00990C06"/>
    <w:rsid w:val="00990D19"/>
    <w:rsid w:val="00990F5C"/>
    <w:rsid w:val="00990F7B"/>
    <w:rsid w:val="0099116D"/>
    <w:rsid w:val="00991320"/>
    <w:rsid w:val="009913AB"/>
    <w:rsid w:val="0099161E"/>
    <w:rsid w:val="00991B55"/>
    <w:rsid w:val="00991F27"/>
    <w:rsid w:val="00991FC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D93"/>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49E"/>
    <w:rsid w:val="009A264C"/>
    <w:rsid w:val="009A2AB8"/>
    <w:rsid w:val="009A2B54"/>
    <w:rsid w:val="009A304E"/>
    <w:rsid w:val="009A310B"/>
    <w:rsid w:val="009A3201"/>
    <w:rsid w:val="009A395B"/>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7FF"/>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624"/>
    <w:rsid w:val="009C1A19"/>
    <w:rsid w:val="009C1A93"/>
    <w:rsid w:val="009C20AD"/>
    <w:rsid w:val="009C21C4"/>
    <w:rsid w:val="009C22E3"/>
    <w:rsid w:val="009C285E"/>
    <w:rsid w:val="009C28EA"/>
    <w:rsid w:val="009C2CDF"/>
    <w:rsid w:val="009C2EF9"/>
    <w:rsid w:val="009C35F0"/>
    <w:rsid w:val="009C3618"/>
    <w:rsid w:val="009C3707"/>
    <w:rsid w:val="009C3826"/>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478"/>
    <w:rsid w:val="009D1516"/>
    <w:rsid w:val="009D1B8A"/>
    <w:rsid w:val="009D1BB0"/>
    <w:rsid w:val="009D1BE7"/>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5D28"/>
    <w:rsid w:val="009D60D5"/>
    <w:rsid w:val="009D620A"/>
    <w:rsid w:val="009D6578"/>
    <w:rsid w:val="009D6937"/>
    <w:rsid w:val="009D6A8C"/>
    <w:rsid w:val="009D6A9F"/>
    <w:rsid w:val="009D6DBD"/>
    <w:rsid w:val="009D718B"/>
    <w:rsid w:val="009D7964"/>
    <w:rsid w:val="009D7CBC"/>
    <w:rsid w:val="009E07D2"/>
    <w:rsid w:val="009E0CF3"/>
    <w:rsid w:val="009E124A"/>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3D43"/>
    <w:rsid w:val="009E417D"/>
    <w:rsid w:val="009E4B96"/>
    <w:rsid w:val="009E5969"/>
    <w:rsid w:val="009E5C43"/>
    <w:rsid w:val="009E5C47"/>
    <w:rsid w:val="009E5C9D"/>
    <w:rsid w:val="009E5EF1"/>
    <w:rsid w:val="009E6913"/>
    <w:rsid w:val="009E6B2C"/>
    <w:rsid w:val="009E71F2"/>
    <w:rsid w:val="009F02DF"/>
    <w:rsid w:val="009F0E3E"/>
    <w:rsid w:val="009F14E8"/>
    <w:rsid w:val="009F2166"/>
    <w:rsid w:val="009F24B1"/>
    <w:rsid w:val="009F290C"/>
    <w:rsid w:val="009F328C"/>
    <w:rsid w:val="009F3715"/>
    <w:rsid w:val="009F3910"/>
    <w:rsid w:val="009F3B64"/>
    <w:rsid w:val="009F3DC7"/>
    <w:rsid w:val="009F4658"/>
    <w:rsid w:val="009F472E"/>
    <w:rsid w:val="009F4A71"/>
    <w:rsid w:val="009F4CD0"/>
    <w:rsid w:val="009F4F4B"/>
    <w:rsid w:val="009F500B"/>
    <w:rsid w:val="009F537D"/>
    <w:rsid w:val="009F5735"/>
    <w:rsid w:val="009F57D8"/>
    <w:rsid w:val="009F592A"/>
    <w:rsid w:val="009F5C45"/>
    <w:rsid w:val="009F6167"/>
    <w:rsid w:val="009F61B7"/>
    <w:rsid w:val="009F63C9"/>
    <w:rsid w:val="009F6784"/>
    <w:rsid w:val="009F6868"/>
    <w:rsid w:val="009F7826"/>
    <w:rsid w:val="009F7A4A"/>
    <w:rsid w:val="009F7B95"/>
    <w:rsid w:val="00A0052D"/>
    <w:rsid w:val="00A00A3F"/>
    <w:rsid w:val="00A00D65"/>
    <w:rsid w:val="00A01A5F"/>
    <w:rsid w:val="00A02A60"/>
    <w:rsid w:val="00A02EBC"/>
    <w:rsid w:val="00A039F8"/>
    <w:rsid w:val="00A03ADC"/>
    <w:rsid w:val="00A045D9"/>
    <w:rsid w:val="00A050AD"/>
    <w:rsid w:val="00A05437"/>
    <w:rsid w:val="00A054F2"/>
    <w:rsid w:val="00A0590B"/>
    <w:rsid w:val="00A061C0"/>
    <w:rsid w:val="00A06D62"/>
    <w:rsid w:val="00A075C9"/>
    <w:rsid w:val="00A0781D"/>
    <w:rsid w:val="00A0786F"/>
    <w:rsid w:val="00A07C2F"/>
    <w:rsid w:val="00A10350"/>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020"/>
    <w:rsid w:val="00A1716E"/>
    <w:rsid w:val="00A17468"/>
    <w:rsid w:val="00A17FBB"/>
    <w:rsid w:val="00A20456"/>
    <w:rsid w:val="00A2056A"/>
    <w:rsid w:val="00A208F7"/>
    <w:rsid w:val="00A20A34"/>
    <w:rsid w:val="00A2119E"/>
    <w:rsid w:val="00A21B6C"/>
    <w:rsid w:val="00A21DB5"/>
    <w:rsid w:val="00A21F5D"/>
    <w:rsid w:val="00A222A7"/>
    <w:rsid w:val="00A22A9F"/>
    <w:rsid w:val="00A23080"/>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4FBD"/>
    <w:rsid w:val="00A4566E"/>
    <w:rsid w:val="00A45783"/>
    <w:rsid w:val="00A45A04"/>
    <w:rsid w:val="00A464B9"/>
    <w:rsid w:val="00A468E3"/>
    <w:rsid w:val="00A472FD"/>
    <w:rsid w:val="00A475E2"/>
    <w:rsid w:val="00A476A8"/>
    <w:rsid w:val="00A47882"/>
    <w:rsid w:val="00A47C21"/>
    <w:rsid w:val="00A47F9D"/>
    <w:rsid w:val="00A50060"/>
    <w:rsid w:val="00A50118"/>
    <w:rsid w:val="00A5023C"/>
    <w:rsid w:val="00A50BC8"/>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56"/>
    <w:rsid w:val="00A665EE"/>
    <w:rsid w:val="00A66631"/>
    <w:rsid w:val="00A66636"/>
    <w:rsid w:val="00A6679E"/>
    <w:rsid w:val="00A66940"/>
    <w:rsid w:val="00A66C0E"/>
    <w:rsid w:val="00A67341"/>
    <w:rsid w:val="00A67727"/>
    <w:rsid w:val="00A678F4"/>
    <w:rsid w:val="00A67944"/>
    <w:rsid w:val="00A67A06"/>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420"/>
    <w:rsid w:val="00A825BD"/>
    <w:rsid w:val="00A82746"/>
    <w:rsid w:val="00A82963"/>
    <w:rsid w:val="00A82D1E"/>
    <w:rsid w:val="00A82D9E"/>
    <w:rsid w:val="00A8317C"/>
    <w:rsid w:val="00A831EE"/>
    <w:rsid w:val="00A834B6"/>
    <w:rsid w:val="00A84235"/>
    <w:rsid w:val="00A842F5"/>
    <w:rsid w:val="00A84A88"/>
    <w:rsid w:val="00A84BA6"/>
    <w:rsid w:val="00A84C11"/>
    <w:rsid w:val="00A84E13"/>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45A"/>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332"/>
    <w:rsid w:val="00AA266A"/>
    <w:rsid w:val="00AA2FDB"/>
    <w:rsid w:val="00AA3279"/>
    <w:rsid w:val="00AA37DA"/>
    <w:rsid w:val="00AA3962"/>
    <w:rsid w:val="00AA404B"/>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AC5"/>
    <w:rsid w:val="00AD2D24"/>
    <w:rsid w:val="00AD333E"/>
    <w:rsid w:val="00AD38C4"/>
    <w:rsid w:val="00AD3B7C"/>
    <w:rsid w:val="00AD3CAC"/>
    <w:rsid w:val="00AD414C"/>
    <w:rsid w:val="00AD429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AF4"/>
    <w:rsid w:val="00AE7B75"/>
    <w:rsid w:val="00AE7B9D"/>
    <w:rsid w:val="00AE7E88"/>
    <w:rsid w:val="00AE7FA1"/>
    <w:rsid w:val="00AF0018"/>
    <w:rsid w:val="00AF0310"/>
    <w:rsid w:val="00AF03B2"/>
    <w:rsid w:val="00AF0782"/>
    <w:rsid w:val="00AF0A05"/>
    <w:rsid w:val="00AF0ABA"/>
    <w:rsid w:val="00AF0B40"/>
    <w:rsid w:val="00AF0DCE"/>
    <w:rsid w:val="00AF0E78"/>
    <w:rsid w:val="00AF164B"/>
    <w:rsid w:val="00AF1A10"/>
    <w:rsid w:val="00AF1BA4"/>
    <w:rsid w:val="00AF1C0D"/>
    <w:rsid w:val="00AF1EDF"/>
    <w:rsid w:val="00AF227B"/>
    <w:rsid w:val="00AF2360"/>
    <w:rsid w:val="00AF23B2"/>
    <w:rsid w:val="00AF2676"/>
    <w:rsid w:val="00AF2707"/>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4D8C"/>
    <w:rsid w:val="00B0551F"/>
    <w:rsid w:val="00B0562D"/>
    <w:rsid w:val="00B05880"/>
    <w:rsid w:val="00B05FE6"/>
    <w:rsid w:val="00B0612D"/>
    <w:rsid w:val="00B0658A"/>
    <w:rsid w:val="00B068E4"/>
    <w:rsid w:val="00B06F33"/>
    <w:rsid w:val="00B0700F"/>
    <w:rsid w:val="00B07316"/>
    <w:rsid w:val="00B07474"/>
    <w:rsid w:val="00B075D8"/>
    <w:rsid w:val="00B07717"/>
    <w:rsid w:val="00B07995"/>
    <w:rsid w:val="00B07AFE"/>
    <w:rsid w:val="00B07E5E"/>
    <w:rsid w:val="00B07E77"/>
    <w:rsid w:val="00B10585"/>
    <w:rsid w:val="00B10BB5"/>
    <w:rsid w:val="00B10E23"/>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8B5"/>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6D"/>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9EC"/>
    <w:rsid w:val="00B31C5F"/>
    <w:rsid w:val="00B31DE2"/>
    <w:rsid w:val="00B32D03"/>
    <w:rsid w:val="00B32DB4"/>
    <w:rsid w:val="00B331BF"/>
    <w:rsid w:val="00B33236"/>
    <w:rsid w:val="00B336D2"/>
    <w:rsid w:val="00B33894"/>
    <w:rsid w:val="00B33D18"/>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002"/>
    <w:rsid w:val="00B621AA"/>
    <w:rsid w:val="00B6292D"/>
    <w:rsid w:val="00B629BF"/>
    <w:rsid w:val="00B629D4"/>
    <w:rsid w:val="00B62B42"/>
    <w:rsid w:val="00B63186"/>
    <w:rsid w:val="00B636F1"/>
    <w:rsid w:val="00B63983"/>
    <w:rsid w:val="00B63FB1"/>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8C3"/>
    <w:rsid w:val="00B74C06"/>
    <w:rsid w:val="00B74CF6"/>
    <w:rsid w:val="00B761A3"/>
    <w:rsid w:val="00B763B7"/>
    <w:rsid w:val="00B763CF"/>
    <w:rsid w:val="00B76792"/>
    <w:rsid w:val="00B767D0"/>
    <w:rsid w:val="00B76F15"/>
    <w:rsid w:val="00B7749D"/>
    <w:rsid w:val="00B77D8E"/>
    <w:rsid w:val="00B77FAC"/>
    <w:rsid w:val="00B803BD"/>
    <w:rsid w:val="00B8052C"/>
    <w:rsid w:val="00B805B2"/>
    <w:rsid w:val="00B80D33"/>
    <w:rsid w:val="00B81095"/>
    <w:rsid w:val="00B81359"/>
    <w:rsid w:val="00B81721"/>
    <w:rsid w:val="00B8178F"/>
    <w:rsid w:val="00B81EE7"/>
    <w:rsid w:val="00B81EF7"/>
    <w:rsid w:val="00B81FCC"/>
    <w:rsid w:val="00B820C7"/>
    <w:rsid w:val="00B8247C"/>
    <w:rsid w:val="00B8255B"/>
    <w:rsid w:val="00B827CA"/>
    <w:rsid w:val="00B82862"/>
    <w:rsid w:val="00B82986"/>
    <w:rsid w:val="00B82C3B"/>
    <w:rsid w:val="00B82F68"/>
    <w:rsid w:val="00B831A7"/>
    <w:rsid w:val="00B836F4"/>
    <w:rsid w:val="00B83FE2"/>
    <w:rsid w:val="00B840C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673"/>
    <w:rsid w:val="00BA272A"/>
    <w:rsid w:val="00BA280F"/>
    <w:rsid w:val="00BA287D"/>
    <w:rsid w:val="00BA2C60"/>
    <w:rsid w:val="00BA2DDE"/>
    <w:rsid w:val="00BA2F14"/>
    <w:rsid w:val="00BA37E8"/>
    <w:rsid w:val="00BA39C5"/>
    <w:rsid w:val="00BA4886"/>
    <w:rsid w:val="00BA504D"/>
    <w:rsid w:val="00BA50DE"/>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0F29"/>
    <w:rsid w:val="00BB1223"/>
    <w:rsid w:val="00BB12B5"/>
    <w:rsid w:val="00BB13F2"/>
    <w:rsid w:val="00BB1D29"/>
    <w:rsid w:val="00BB20B2"/>
    <w:rsid w:val="00BB249F"/>
    <w:rsid w:val="00BB264C"/>
    <w:rsid w:val="00BB2EA1"/>
    <w:rsid w:val="00BB38AF"/>
    <w:rsid w:val="00BB3DEA"/>
    <w:rsid w:val="00BB4083"/>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C3F"/>
    <w:rsid w:val="00BC6D25"/>
    <w:rsid w:val="00BC7293"/>
    <w:rsid w:val="00BC7474"/>
    <w:rsid w:val="00BC7548"/>
    <w:rsid w:val="00BC7703"/>
    <w:rsid w:val="00BC7895"/>
    <w:rsid w:val="00BC79F0"/>
    <w:rsid w:val="00BD0225"/>
    <w:rsid w:val="00BD07D3"/>
    <w:rsid w:val="00BD082B"/>
    <w:rsid w:val="00BD089D"/>
    <w:rsid w:val="00BD091E"/>
    <w:rsid w:val="00BD0B7B"/>
    <w:rsid w:val="00BD0F84"/>
    <w:rsid w:val="00BD16E1"/>
    <w:rsid w:val="00BD18E6"/>
    <w:rsid w:val="00BD1B6A"/>
    <w:rsid w:val="00BD1BB6"/>
    <w:rsid w:val="00BD1D7B"/>
    <w:rsid w:val="00BD1DDD"/>
    <w:rsid w:val="00BD1FB3"/>
    <w:rsid w:val="00BD2411"/>
    <w:rsid w:val="00BD2550"/>
    <w:rsid w:val="00BD25CE"/>
    <w:rsid w:val="00BD2719"/>
    <w:rsid w:val="00BD2B20"/>
    <w:rsid w:val="00BD2C35"/>
    <w:rsid w:val="00BD2ED7"/>
    <w:rsid w:val="00BD3359"/>
    <w:rsid w:val="00BD3613"/>
    <w:rsid w:val="00BD3838"/>
    <w:rsid w:val="00BD3988"/>
    <w:rsid w:val="00BD3AEF"/>
    <w:rsid w:val="00BD3BF0"/>
    <w:rsid w:val="00BD3CEA"/>
    <w:rsid w:val="00BD406A"/>
    <w:rsid w:val="00BD4EF5"/>
    <w:rsid w:val="00BD4FCE"/>
    <w:rsid w:val="00BD5113"/>
    <w:rsid w:val="00BD51F9"/>
    <w:rsid w:val="00BD54BE"/>
    <w:rsid w:val="00BD57A4"/>
    <w:rsid w:val="00BD5C1E"/>
    <w:rsid w:val="00BD5D78"/>
    <w:rsid w:val="00BD5E84"/>
    <w:rsid w:val="00BD61A7"/>
    <w:rsid w:val="00BD6A5F"/>
    <w:rsid w:val="00BD6E09"/>
    <w:rsid w:val="00BD74E8"/>
    <w:rsid w:val="00BD7946"/>
    <w:rsid w:val="00BD79FA"/>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73B0"/>
    <w:rsid w:val="00BE7652"/>
    <w:rsid w:val="00BE7BBC"/>
    <w:rsid w:val="00BE7D04"/>
    <w:rsid w:val="00BF0383"/>
    <w:rsid w:val="00BF0702"/>
    <w:rsid w:val="00BF0812"/>
    <w:rsid w:val="00BF15DC"/>
    <w:rsid w:val="00BF1994"/>
    <w:rsid w:val="00BF1ACC"/>
    <w:rsid w:val="00BF2061"/>
    <w:rsid w:val="00BF26D7"/>
    <w:rsid w:val="00BF28D6"/>
    <w:rsid w:val="00BF2E00"/>
    <w:rsid w:val="00BF2E11"/>
    <w:rsid w:val="00BF30C6"/>
    <w:rsid w:val="00BF33CE"/>
    <w:rsid w:val="00BF35E0"/>
    <w:rsid w:val="00BF3675"/>
    <w:rsid w:val="00BF4340"/>
    <w:rsid w:val="00BF45BB"/>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00"/>
    <w:rsid w:val="00C1477C"/>
    <w:rsid w:val="00C14F95"/>
    <w:rsid w:val="00C157A4"/>
    <w:rsid w:val="00C157EB"/>
    <w:rsid w:val="00C15CC2"/>
    <w:rsid w:val="00C16333"/>
    <w:rsid w:val="00C16478"/>
    <w:rsid w:val="00C166B4"/>
    <w:rsid w:val="00C16810"/>
    <w:rsid w:val="00C1735D"/>
    <w:rsid w:val="00C17725"/>
    <w:rsid w:val="00C1785C"/>
    <w:rsid w:val="00C17D63"/>
    <w:rsid w:val="00C2016F"/>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5A2"/>
    <w:rsid w:val="00C26B20"/>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B3"/>
    <w:rsid w:val="00C337D5"/>
    <w:rsid w:val="00C3385F"/>
    <w:rsid w:val="00C339F3"/>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EE4"/>
    <w:rsid w:val="00C40F2F"/>
    <w:rsid w:val="00C41654"/>
    <w:rsid w:val="00C42009"/>
    <w:rsid w:val="00C4249A"/>
    <w:rsid w:val="00C42639"/>
    <w:rsid w:val="00C42AEC"/>
    <w:rsid w:val="00C42ED3"/>
    <w:rsid w:val="00C4315D"/>
    <w:rsid w:val="00C43228"/>
    <w:rsid w:val="00C43781"/>
    <w:rsid w:val="00C437E6"/>
    <w:rsid w:val="00C43A3A"/>
    <w:rsid w:val="00C4483E"/>
    <w:rsid w:val="00C44E5A"/>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B6C"/>
    <w:rsid w:val="00C57CD5"/>
    <w:rsid w:val="00C60605"/>
    <w:rsid w:val="00C60869"/>
    <w:rsid w:val="00C60966"/>
    <w:rsid w:val="00C6097E"/>
    <w:rsid w:val="00C60E6B"/>
    <w:rsid w:val="00C60E7E"/>
    <w:rsid w:val="00C6131D"/>
    <w:rsid w:val="00C618CE"/>
    <w:rsid w:val="00C6197C"/>
    <w:rsid w:val="00C61A7A"/>
    <w:rsid w:val="00C61BBC"/>
    <w:rsid w:val="00C6200D"/>
    <w:rsid w:val="00C62193"/>
    <w:rsid w:val="00C6242E"/>
    <w:rsid w:val="00C62837"/>
    <w:rsid w:val="00C62C8D"/>
    <w:rsid w:val="00C633A8"/>
    <w:rsid w:val="00C63670"/>
    <w:rsid w:val="00C63D55"/>
    <w:rsid w:val="00C63FFA"/>
    <w:rsid w:val="00C64873"/>
    <w:rsid w:val="00C648C8"/>
    <w:rsid w:val="00C648CF"/>
    <w:rsid w:val="00C64E1D"/>
    <w:rsid w:val="00C655BE"/>
    <w:rsid w:val="00C65611"/>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3F5D"/>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AC8"/>
    <w:rsid w:val="00C80DDC"/>
    <w:rsid w:val="00C81B67"/>
    <w:rsid w:val="00C81CD5"/>
    <w:rsid w:val="00C821EC"/>
    <w:rsid w:val="00C822D9"/>
    <w:rsid w:val="00C82686"/>
    <w:rsid w:val="00C82ECE"/>
    <w:rsid w:val="00C83671"/>
    <w:rsid w:val="00C83B84"/>
    <w:rsid w:val="00C83FCB"/>
    <w:rsid w:val="00C841FA"/>
    <w:rsid w:val="00C8449E"/>
    <w:rsid w:val="00C84CDC"/>
    <w:rsid w:val="00C85206"/>
    <w:rsid w:val="00C8522E"/>
    <w:rsid w:val="00C8555F"/>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0B"/>
    <w:rsid w:val="00C96650"/>
    <w:rsid w:val="00C96821"/>
    <w:rsid w:val="00C9685E"/>
    <w:rsid w:val="00C96B7E"/>
    <w:rsid w:val="00C96F2A"/>
    <w:rsid w:val="00C973BD"/>
    <w:rsid w:val="00C97CA3"/>
    <w:rsid w:val="00C97D34"/>
    <w:rsid w:val="00CA01A3"/>
    <w:rsid w:val="00CA022B"/>
    <w:rsid w:val="00CA08DE"/>
    <w:rsid w:val="00CA0925"/>
    <w:rsid w:val="00CA0A45"/>
    <w:rsid w:val="00CA0CB5"/>
    <w:rsid w:val="00CA0D40"/>
    <w:rsid w:val="00CA0D4F"/>
    <w:rsid w:val="00CA1039"/>
    <w:rsid w:val="00CA13AF"/>
    <w:rsid w:val="00CA14BE"/>
    <w:rsid w:val="00CA21BF"/>
    <w:rsid w:val="00CA2353"/>
    <w:rsid w:val="00CA239D"/>
    <w:rsid w:val="00CA23FC"/>
    <w:rsid w:val="00CA248A"/>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BC4"/>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58C9"/>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3E2B"/>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1FDC"/>
    <w:rsid w:val="00CF315D"/>
    <w:rsid w:val="00CF3950"/>
    <w:rsid w:val="00CF3A94"/>
    <w:rsid w:val="00CF3BE3"/>
    <w:rsid w:val="00CF42C5"/>
    <w:rsid w:val="00CF43AB"/>
    <w:rsid w:val="00CF4921"/>
    <w:rsid w:val="00CF4E29"/>
    <w:rsid w:val="00CF4E52"/>
    <w:rsid w:val="00CF4F17"/>
    <w:rsid w:val="00CF4F74"/>
    <w:rsid w:val="00CF59C3"/>
    <w:rsid w:val="00CF5D00"/>
    <w:rsid w:val="00CF66EA"/>
    <w:rsid w:val="00CF7035"/>
    <w:rsid w:val="00CF70D9"/>
    <w:rsid w:val="00CF71C9"/>
    <w:rsid w:val="00CF7465"/>
    <w:rsid w:val="00CF790E"/>
    <w:rsid w:val="00CF7E43"/>
    <w:rsid w:val="00CF7FCA"/>
    <w:rsid w:val="00D00808"/>
    <w:rsid w:val="00D00C9E"/>
    <w:rsid w:val="00D01CEF"/>
    <w:rsid w:val="00D0227E"/>
    <w:rsid w:val="00D02871"/>
    <w:rsid w:val="00D028CC"/>
    <w:rsid w:val="00D0313B"/>
    <w:rsid w:val="00D0371E"/>
    <w:rsid w:val="00D03B57"/>
    <w:rsid w:val="00D03FFE"/>
    <w:rsid w:val="00D04349"/>
    <w:rsid w:val="00D043D4"/>
    <w:rsid w:val="00D043FC"/>
    <w:rsid w:val="00D049C5"/>
    <w:rsid w:val="00D04B87"/>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AAF"/>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1E6"/>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607"/>
    <w:rsid w:val="00D477E1"/>
    <w:rsid w:val="00D47826"/>
    <w:rsid w:val="00D47908"/>
    <w:rsid w:val="00D47AE8"/>
    <w:rsid w:val="00D502B0"/>
    <w:rsid w:val="00D503D6"/>
    <w:rsid w:val="00D50E71"/>
    <w:rsid w:val="00D5112C"/>
    <w:rsid w:val="00D51772"/>
    <w:rsid w:val="00D5177E"/>
    <w:rsid w:val="00D51DAD"/>
    <w:rsid w:val="00D520A5"/>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3811"/>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3FED"/>
    <w:rsid w:val="00D8423D"/>
    <w:rsid w:val="00D84791"/>
    <w:rsid w:val="00D85334"/>
    <w:rsid w:val="00D857B3"/>
    <w:rsid w:val="00D85B44"/>
    <w:rsid w:val="00D85BCA"/>
    <w:rsid w:val="00D85C04"/>
    <w:rsid w:val="00D86181"/>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1FFC"/>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B43"/>
    <w:rsid w:val="00DA1B10"/>
    <w:rsid w:val="00DA1E6B"/>
    <w:rsid w:val="00DA1E6E"/>
    <w:rsid w:val="00DA2C3D"/>
    <w:rsid w:val="00DA2E80"/>
    <w:rsid w:val="00DA31A8"/>
    <w:rsid w:val="00DA3487"/>
    <w:rsid w:val="00DA38D7"/>
    <w:rsid w:val="00DA4047"/>
    <w:rsid w:val="00DA40D4"/>
    <w:rsid w:val="00DA4271"/>
    <w:rsid w:val="00DA4677"/>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C6F"/>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4F4C"/>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626"/>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9FE"/>
    <w:rsid w:val="00E01C3F"/>
    <w:rsid w:val="00E01EF6"/>
    <w:rsid w:val="00E02081"/>
    <w:rsid w:val="00E02217"/>
    <w:rsid w:val="00E026B8"/>
    <w:rsid w:val="00E038CD"/>
    <w:rsid w:val="00E03976"/>
    <w:rsid w:val="00E0424D"/>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545F"/>
    <w:rsid w:val="00E1549F"/>
    <w:rsid w:val="00E156CB"/>
    <w:rsid w:val="00E15841"/>
    <w:rsid w:val="00E16477"/>
    <w:rsid w:val="00E16F09"/>
    <w:rsid w:val="00E17061"/>
    <w:rsid w:val="00E17142"/>
    <w:rsid w:val="00E2053C"/>
    <w:rsid w:val="00E209FB"/>
    <w:rsid w:val="00E20ECB"/>
    <w:rsid w:val="00E20F53"/>
    <w:rsid w:val="00E20FE2"/>
    <w:rsid w:val="00E21275"/>
    <w:rsid w:val="00E2129F"/>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3CC5"/>
    <w:rsid w:val="00E24231"/>
    <w:rsid w:val="00E245A2"/>
    <w:rsid w:val="00E245BB"/>
    <w:rsid w:val="00E246D8"/>
    <w:rsid w:val="00E25558"/>
    <w:rsid w:val="00E255BE"/>
    <w:rsid w:val="00E259AF"/>
    <w:rsid w:val="00E25A0A"/>
    <w:rsid w:val="00E25AC5"/>
    <w:rsid w:val="00E25F13"/>
    <w:rsid w:val="00E263C6"/>
    <w:rsid w:val="00E26AA4"/>
    <w:rsid w:val="00E27A28"/>
    <w:rsid w:val="00E27E20"/>
    <w:rsid w:val="00E27FCB"/>
    <w:rsid w:val="00E30548"/>
    <w:rsid w:val="00E30951"/>
    <w:rsid w:val="00E30990"/>
    <w:rsid w:val="00E30F23"/>
    <w:rsid w:val="00E31181"/>
    <w:rsid w:val="00E311A0"/>
    <w:rsid w:val="00E31918"/>
    <w:rsid w:val="00E323DD"/>
    <w:rsid w:val="00E32CB1"/>
    <w:rsid w:val="00E3345B"/>
    <w:rsid w:val="00E3389C"/>
    <w:rsid w:val="00E33A00"/>
    <w:rsid w:val="00E33B4D"/>
    <w:rsid w:val="00E33F85"/>
    <w:rsid w:val="00E34178"/>
    <w:rsid w:val="00E345EB"/>
    <w:rsid w:val="00E34654"/>
    <w:rsid w:val="00E34791"/>
    <w:rsid w:val="00E35266"/>
    <w:rsid w:val="00E355B1"/>
    <w:rsid w:val="00E35AA0"/>
    <w:rsid w:val="00E35F05"/>
    <w:rsid w:val="00E3687F"/>
    <w:rsid w:val="00E3699B"/>
    <w:rsid w:val="00E36C6D"/>
    <w:rsid w:val="00E37327"/>
    <w:rsid w:val="00E3770B"/>
    <w:rsid w:val="00E37E1E"/>
    <w:rsid w:val="00E4004D"/>
    <w:rsid w:val="00E401CE"/>
    <w:rsid w:val="00E4041D"/>
    <w:rsid w:val="00E40C4E"/>
    <w:rsid w:val="00E40D13"/>
    <w:rsid w:val="00E40D1F"/>
    <w:rsid w:val="00E41101"/>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85"/>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6D3"/>
    <w:rsid w:val="00E57896"/>
    <w:rsid w:val="00E57BDC"/>
    <w:rsid w:val="00E60282"/>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BFC"/>
    <w:rsid w:val="00E70EF3"/>
    <w:rsid w:val="00E7120D"/>
    <w:rsid w:val="00E71A13"/>
    <w:rsid w:val="00E71B21"/>
    <w:rsid w:val="00E72082"/>
    <w:rsid w:val="00E72202"/>
    <w:rsid w:val="00E7259A"/>
    <w:rsid w:val="00E72CBA"/>
    <w:rsid w:val="00E73410"/>
    <w:rsid w:val="00E736DD"/>
    <w:rsid w:val="00E73A2F"/>
    <w:rsid w:val="00E73E30"/>
    <w:rsid w:val="00E73E65"/>
    <w:rsid w:val="00E740CA"/>
    <w:rsid w:val="00E741CF"/>
    <w:rsid w:val="00E742BE"/>
    <w:rsid w:val="00E74386"/>
    <w:rsid w:val="00E745A4"/>
    <w:rsid w:val="00E745DE"/>
    <w:rsid w:val="00E745E0"/>
    <w:rsid w:val="00E74AE9"/>
    <w:rsid w:val="00E74FC1"/>
    <w:rsid w:val="00E75288"/>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C5F"/>
    <w:rsid w:val="00E810E7"/>
    <w:rsid w:val="00E8132F"/>
    <w:rsid w:val="00E8138E"/>
    <w:rsid w:val="00E813F4"/>
    <w:rsid w:val="00E814C9"/>
    <w:rsid w:val="00E81929"/>
    <w:rsid w:val="00E81DC9"/>
    <w:rsid w:val="00E82071"/>
    <w:rsid w:val="00E82366"/>
    <w:rsid w:val="00E82420"/>
    <w:rsid w:val="00E826A6"/>
    <w:rsid w:val="00E82B90"/>
    <w:rsid w:val="00E82D6D"/>
    <w:rsid w:val="00E82E0D"/>
    <w:rsid w:val="00E82FBC"/>
    <w:rsid w:val="00E83610"/>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091D"/>
    <w:rsid w:val="00E91259"/>
    <w:rsid w:val="00E91329"/>
    <w:rsid w:val="00E91526"/>
    <w:rsid w:val="00E91CAB"/>
    <w:rsid w:val="00E91DB5"/>
    <w:rsid w:val="00E9220E"/>
    <w:rsid w:val="00E9243E"/>
    <w:rsid w:val="00E92603"/>
    <w:rsid w:val="00E929A9"/>
    <w:rsid w:val="00E93210"/>
    <w:rsid w:val="00E9365D"/>
    <w:rsid w:val="00E93DCD"/>
    <w:rsid w:val="00E941C1"/>
    <w:rsid w:val="00E94453"/>
    <w:rsid w:val="00E94590"/>
    <w:rsid w:val="00E948D6"/>
    <w:rsid w:val="00E94A30"/>
    <w:rsid w:val="00E95026"/>
    <w:rsid w:val="00E95361"/>
    <w:rsid w:val="00E9586F"/>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8A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9EC"/>
    <w:rsid w:val="00EB4CBA"/>
    <w:rsid w:val="00EB4D85"/>
    <w:rsid w:val="00EB529C"/>
    <w:rsid w:val="00EB6262"/>
    <w:rsid w:val="00EB6446"/>
    <w:rsid w:val="00EB6554"/>
    <w:rsid w:val="00EB663F"/>
    <w:rsid w:val="00EB68BE"/>
    <w:rsid w:val="00EB6A91"/>
    <w:rsid w:val="00EB6F2F"/>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346"/>
    <w:rsid w:val="00EC44FC"/>
    <w:rsid w:val="00EC4E6B"/>
    <w:rsid w:val="00EC4F6C"/>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18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4A8"/>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6E"/>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A6"/>
    <w:rsid w:val="00F24DB7"/>
    <w:rsid w:val="00F253CB"/>
    <w:rsid w:val="00F25D8E"/>
    <w:rsid w:val="00F260C7"/>
    <w:rsid w:val="00F2636D"/>
    <w:rsid w:val="00F269ED"/>
    <w:rsid w:val="00F26D97"/>
    <w:rsid w:val="00F26E25"/>
    <w:rsid w:val="00F27568"/>
    <w:rsid w:val="00F276DE"/>
    <w:rsid w:val="00F27D59"/>
    <w:rsid w:val="00F3025B"/>
    <w:rsid w:val="00F308CE"/>
    <w:rsid w:val="00F30C4C"/>
    <w:rsid w:val="00F312A4"/>
    <w:rsid w:val="00F312C9"/>
    <w:rsid w:val="00F31A43"/>
    <w:rsid w:val="00F31B2C"/>
    <w:rsid w:val="00F31C6C"/>
    <w:rsid w:val="00F3221D"/>
    <w:rsid w:val="00F32374"/>
    <w:rsid w:val="00F3242E"/>
    <w:rsid w:val="00F32986"/>
    <w:rsid w:val="00F3327B"/>
    <w:rsid w:val="00F334C7"/>
    <w:rsid w:val="00F337D8"/>
    <w:rsid w:val="00F33848"/>
    <w:rsid w:val="00F33B46"/>
    <w:rsid w:val="00F33CE1"/>
    <w:rsid w:val="00F3418B"/>
    <w:rsid w:val="00F34883"/>
    <w:rsid w:val="00F3491B"/>
    <w:rsid w:val="00F3530F"/>
    <w:rsid w:val="00F353EB"/>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1EC1"/>
    <w:rsid w:val="00F41EC8"/>
    <w:rsid w:val="00F4214B"/>
    <w:rsid w:val="00F422E6"/>
    <w:rsid w:val="00F4255C"/>
    <w:rsid w:val="00F427AA"/>
    <w:rsid w:val="00F42FE9"/>
    <w:rsid w:val="00F434D5"/>
    <w:rsid w:val="00F43909"/>
    <w:rsid w:val="00F443F4"/>
    <w:rsid w:val="00F44679"/>
    <w:rsid w:val="00F449F2"/>
    <w:rsid w:val="00F44C66"/>
    <w:rsid w:val="00F44F31"/>
    <w:rsid w:val="00F44FED"/>
    <w:rsid w:val="00F45181"/>
    <w:rsid w:val="00F45574"/>
    <w:rsid w:val="00F455F5"/>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3E"/>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70C"/>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E60"/>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A48"/>
    <w:rsid w:val="00F85EC5"/>
    <w:rsid w:val="00F85F06"/>
    <w:rsid w:val="00F8611B"/>
    <w:rsid w:val="00F863A0"/>
    <w:rsid w:val="00F86873"/>
    <w:rsid w:val="00F86910"/>
    <w:rsid w:val="00F86A92"/>
    <w:rsid w:val="00F86BC8"/>
    <w:rsid w:val="00F86C7E"/>
    <w:rsid w:val="00F872C3"/>
    <w:rsid w:val="00F873FC"/>
    <w:rsid w:val="00F87575"/>
    <w:rsid w:val="00F87588"/>
    <w:rsid w:val="00F8767C"/>
    <w:rsid w:val="00F8786B"/>
    <w:rsid w:val="00F87B21"/>
    <w:rsid w:val="00F9023F"/>
    <w:rsid w:val="00F9068F"/>
    <w:rsid w:val="00F909EC"/>
    <w:rsid w:val="00F90A4D"/>
    <w:rsid w:val="00F90B5A"/>
    <w:rsid w:val="00F90E2A"/>
    <w:rsid w:val="00F91228"/>
    <w:rsid w:val="00F912CC"/>
    <w:rsid w:val="00F912F8"/>
    <w:rsid w:val="00F913EC"/>
    <w:rsid w:val="00F9158E"/>
    <w:rsid w:val="00F917E3"/>
    <w:rsid w:val="00F91B2C"/>
    <w:rsid w:val="00F91B8A"/>
    <w:rsid w:val="00F91C12"/>
    <w:rsid w:val="00F91CAD"/>
    <w:rsid w:val="00F91CF9"/>
    <w:rsid w:val="00F9240A"/>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3D"/>
    <w:rsid w:val="00FA129A"/>
    <w:rsid w:val="00FA1391"/>
    <w:rsid w:val="00FA14DF"/>
    <w:rsid w:val="00FA1566"/>
    <w:rsid w:val="00FA1904"/>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6C7"/>
    <w:rsid w:val="00FA6C21"/>
    <w:rsid w:val="00FA6F62"/>
    <w:rsid w:val="00FA7094"/>
    <w:rsid w:val="00FA78E7"/>
    <w:rsid w:val="00FA7B61"/>
    <w:rsid w:val="00FB038F"/>
    <w:rsid w:val="00FB07B4"/>
    <w:rsid w:val="00FB0810"/>
    <w:rsid w:val="00FB0D10"/>
    <w:rsid w:val="00FB16DF"/>
    <w:rsid w:val="00FB1AF0"/>
    <w:rsid w:val="00FB1E5D"/>
    <w:rsid w:val="00FB1F21"/>
    <w:rsid w:val="00FB1F8F"/>
    <w:rsid w:val="00FB21AF"/>
    <w:rsid w:val="00FB2524"/>
    <w:rsid w:val="00FB2575"/>
    <w:rsid w:val="00FB2F34"/>
    <w:rsid w:val="00FB38D6"/>
    <w:rsid w:val="00FB39E6"/>
    <w:rsid w:val="00FB4C94"/>
    <w:rsid w:val="00FB4EA7"/>
    <w:rsid w:val="00FB55CA"/>
    <w:rsid w:val="00FB5602"/>
    <w:rsid w:val="00FB5759"/>
    <w:rsid w:val="00FB5860"/>
    <w:rsid w:val="00FB5D0B"/>
    <w:rsid w:val="00FB602F"/>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50"/>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956"/>
    <w:rsid w:val="00FD2A2F"/>
    <w:rsid w:val="00FD2A8B"/>
    <w:rsid w:val="00FD2F16"/>
    <w:rsid w:val="00FD2F49"/>
    <w:rsid w:val="00FD30EF"/>
    <w:rsid w:val="00FD3335"/>
    <w:rsid w:val="00FD39A5"/>
    <w:rsid w:val="00FD3B34"/>
    <w:rsid w:val="00FD3DCB"/>
    <w:rsid w:val="00FD3E57"/>
    <w:rsid w:val="00FD43B6"/>
    <w:rsid w:val="00FD43E4"/>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B05"/>
    <w:rsid w:val="00FE2DF7"/>
    <w:rsid w:val="00FE2E10"/>
    <w:rsid w:val="00FE2F89"/>
    <w:rsid w:val="00FE302E"/>
    <w:rsid w:val="00FE3DCA"/>
    <w:rsid w:val="00FE45DE"/>
    <w:rsid w:val="00FE4AF4"/>
    <w:rsid w:val="00FE4B10"/>
    <w:rsid w:val="00FE52DD"/>
    <w:rsid w:val="00FE577C"/>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B91"/>
    <w:rsid w:val="00FF2C5A"/>
    <w:rsid w:val="00FF2D8F"/>
    <w:rsid w:val="00FF2E3C"/>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E8C"/>
  </w:style>
  <w:style w:type="paragraph" w:styleId="Heading1">
    <w:name w:val="heading 1"/>
    <w:basedOn w:val="Normal"/>
    <w:next w:val="Normal"/>
    <w:link w:val="Heading1Char"/>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51A61"/>
  </w:style>
  <w:style w:type="character" w:customStyle="1" w:styleId="Heading1Char">
    <w:name w:val="Heading 1 Char"/>
    <w:basedOn w:val="DefaultParagraphFont"/>
    <w:link w:val="Heading1"/>
    <w:uiPriority w:val="9"/>
    <w:rsid w:val="00170E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0E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0E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70E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70E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0E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0E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8C"/>
    <w:rPr>
      <w:color w:val="5A5A5A" w:themeColor="text1" w:themeTint="A5"/>
      <w:spacing w:val="10"/>
    </w:rPr>
  </w:style>
  <w:style w:type="character" w:styleId="Strong">
    <w:name w:val="Strong"/>
    <w:basedOn w:val="DefaultParagraphFont"/>
    <w:uiPriority w:val="22"/>
    <w:qFormat/>
    <w:rsid w:val="00170E8C"/>
    <w:rPr>
      <w:b/>
      <w:bCs/>
      <w:color w:val="000000" w:themeColor="text1"/>
    </w:rPr>
  </w:style>
  <w:style w:type="character" w:styleId="Emphasis">
    <w:name w:val="Emphasis"/>
    <w:basedOn w:val="DefaultParagraphFont"/>
    <w:uiPriority w:val="20"/>
    <w:qFormat/>
    <w:rsid w:val="00170E8C"/>
    <w:rPr>
      <w:i/>
      <w:iCs/>
      <w:color w:val="auto"/>
    </w:rPr>
  </w:style>
  <w:style w:type="paragraph" w:styleId="NoSpacing">
    <w:name w:val="No Spacing"/>
    <w:uiPriority w:val="1"/>
    <w:qFormat/>
    <w:rsid w:val="00170E8C"/>
    <w:pPr>
      <w:spacing w:after="0" w:line="240" w:lineRule="auto"/>
    </w:pPr>
  </w:style>
  <w:style w:type="paragraph" w:styleId="Quote">
    <w:name w:val="Quote"/>
    <w:basedOn w:val="Normal"/>
    <w:next w:val="Normal"/>
    <w:link w:val="QuoteChar"/>
    <w:uiPriority w:val="29"/>
    <w:qFormat/>
    <w:rsid w:val="00170E8C"/>
    <w:pPr>
      <w:spacing w:before="160"/>
      <w:ind w:left="720" w:right="720"/>
    </w:pPr>
    <w:rPr>
      <w:i/>
      <w:iCs/>
      <w:color w:val="000000" w:themeColor="text1"/>
    </w:rPr>
  </w:style>
  <w:style w:type="character" w:customStyle="1" w:styleId="QuoteChar">
    <w:name w:val="Quote Char"/>
    <w:basedOn w:val="DefaultParagraphFont"/>
    <w:link w:val="Quote"/>
    <w:uiPriority w:val="29"/>
    <w:rsid w:val="00170E8C"/>
    <w:rPr>
      <w:i/>
      <w:iCs/>
      <w:color w:val="000000" w:themeColor="text1"/>
    </w:rPr>
  </w:style>
  <w:style w:type="paragraph" w:styleId="IntenseQuote">
    <w:name w:val="Intense Quote"/>
    <w:basedOn w:val="Normal"/>
    <w:next w:val="Normal"/>
    <w:link w:val="IntenseQuoteChar"/>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8C"/>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8C"/>
    <w:rPr>
      <w:i/>
      <w:iCs/>
      <w:color w:val="404040" w:themeColor="text1" w:themeTint="BF"/>
    </w:rPr>
  </w:style>
  <w:style w:type="character" w:styleId="IntenseEmphasis">
    <w:name w:val="Intense Emphasis"/>
    <w:basedOn w:val="DefaultParagraphFont"/>
    <w:uiPriority w:val="21"/>
    <w:qFormat/>
    <w:rsid w:val="00170E8C"/>
    <w:rPr>
      <w:b/>
      <w:bCs/>
      <w:i/>
      <w:iCs/>
      <w:caps/>
    </w:rPr>
  </w:style>
  <w:style w:type="character" w:styleId="SubtleReference">
    <w:name w:val="Subtle Reference"/>
    <w:basedOn w:val="DefaultParagraphFont"/>
    <w:uiPriority w:val="31"/>
    <w:qFormat/>
    <w:rsid w:val="00170E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8C"/>
    <w:rPr>
      <w:b/>
      <w:bCs/>
      <w:smallCaps/>
      <w:u w:val="single"/>
    </w:rPr>
  </w:style>
  <w:style w:type="character" w:styleId="BookTitle">
    <w:name w:val="Book Title"/>
    <w:basedOn w:val="DefaultParagraphFont"/>
    <w:uiPriority w:val="33"/>
    <w:qFormat/>
    <w:rsid w:val="00170E8C"/>
    <w:rPr>
      <w:b w:val="0"/>
      <w:bCs w:val="0"/>
      <w:smallCaps/>
      <w:spacing w:val="5"/>
    </w:rPr>
  </w:style>
  <w:style w:type="paragraph" w:styleId="TOCHeading">
    <w:name w:val="TOC Heading"/>
    <w:basedOn w:val="Heading1"/>
    <w:next w:val="Normal"/>
    <w:uiPriority w:val="39"/>
    <w:semiHidden/>
    <w:unhideWhenUsed/>
    <w:qFormat/>
    <w:rsid w:val="00170E8C"/>
    <w:pPr>
      <w:outlineLvl w:val="9"/>
    </w:pPr>
  </w:style>
  <w:style w:type="paragraph" w:styleId="Header">
    <w:name w:val="header"/>
    <w:basedOn w:val="Normal"/>
    <w:link w:val="HeaderChar"/>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70E8C"/>
    <w:rPr>
      <w:sz w:val="18"/>
      <w:szCs w:val="18"/>
    </w:rPr>
  </w:style>
  <w:style w:type="paragraph" w:styleId="Footer">
    <w:name w:val="footer"/>
    <w:basedOn w:val="Normal"/>
    <w:link w:val="FooterChar"/>
    <w:uiPriority w:val="99"/>
    <w:unhideWhenUsed/>
    <w:rsid w:val="00170E8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70E8C"/>
    <w:rPr>
      <w:sz w:val="18"/>
      <w:szCs w:val="18"/>
    </w:rPr>
  </w:style>
  <w:style w:type="paragraph" w:styleId="ListParagraph">
    <w:name w:val="List Paragraph"/>
    <w:basedOn w:val="Normal"/>
    <w:uiPriority w:val="34"/>
    <w:qFormat/>
    <w:rsid w:val="00C7564C"/>
    <w:pPr>
      <w:ind w:firstLineChars="200" w:firstLine="420"/>
    </w:pPr>
  </w:style>
  <w:style w:type="paragraph" w:styleId="NormalWeb">
    <w:name w:val="Normal (Web)"/>
    <w:basedOn w:val="Normal"/>
    <w:uiPriority w:val="99"/>
    <w:semiHidden/>
    <w:unhideWhenUsed/>
    <w:rsid w:val="00961501"/>
    <w:pPr>
      <w:spacing w:before="100" w:beforeAutospacing="1" w:after="100" w:afterAutospacing="1" w:line="240" w:lineRule="auto"/>
    </w:pPr>
    <w:rPr>
      <w:rFonts w:ascii="SimSun" w:eastAsia="SimSun" w:hAnsi="SimSun" w:cs="SimSun"/>
      <w:sz w:val="24"/>
      <w:szCs w:val="24"/>
    </w:rPr>
  </w:style>
  <w:style w:type="character" w:styleId="Hyperlink">
    <w:name w:val="Hyperlink"/>
    <w:basedOn w:val="DefaultParagraphFont"/>
    <w:uiPriority w:val="99"/>
    <w:unhideWhenUsed/>
    <w:rsid w:val="0048775B"/>
    <w:rPr>
      <w:color w:val="0000FF"/>
      <w:u w:val="single"/>
    </w:rPr>
  </w:style>
  <w:style w:type="character" w:styleId="CommentReference">
    <w:name w:val="annotation reference"/>
    <w:basedOn w:val="DefaultParagraphFont"/>
    <w:uiPriority w:val="99"/>
    <w:semiHidden/>
    <w:unhideWhenUsed/>
    <w:rsid w:val="00A52320"/>
    <w:rPr>
      <w:sz w:val="21"/>
      <w:szCs w:val="21"/>
    </w:rPr>
  </w:style>
  <w:style w:type="paragraph" w:styleId="CommentText">
    <w:name w:val="annotation text"/>
    <w:basedOn w:val="Normal"/>
    <w:link w:val="CommentTextChar"/>
    <w:uiPriority w:val="99"/>
    <w:unhideWhenUsed/>
    <w:rsid w:val="00A52320"/>
  </w:style>
  <w:style w:type="character" w:customStyle="1" w:styleId="CommentTextChar">
    <w:name w:val="Comment Text Char"/>
    <w:basedOn w:val="DefaultParagraphFont"/>
    <w:link w:val="CommentText"/>
    <w:uiPriority w:val="99"/>
    <w:rsid w:val="00A52320"/>
  </w:style>
  <w:style w:type="paragraph" w:styleId="CommentSubject">
    <w:name w:val="annotation subject"/>
    <w:basedOn w:val="CommentText"/>
    <w:next w:val="CommentText"/>
    <w:link w:val="CommentSubjectChar"/>
    <w:uiPriority w:val="99"/>
    <w:semiHidden/>
    <w:unhideWhenUsed/>
    <w:rsid w:val="00A52320"/>
    <w:rPr>
      <w:b/>
      <w:bCs/>
    </w:rPr>
  </w:style>
  <w:style w:type="character" w:customStyle="1" w:styleId="CommentSubjectChar">
    <w:name w:val="Comment Subject Char"/>
    <w:basedOn w:val="CommentTextChar"/>
    <w:link w:val="CommentSubject"/>
    <w:uiPriority w:val="99"/>
    <w:semiHidden/>
    <w:rsid w:val="00A52320"/>
    <w:rPr>
      <w:b/>
      <w:bCs/>
    </w:rPr>
  </w:style>
  <w:style w:type="paragraph" w:styleId="BalloonText">
    <w:name w:val="Balloon Text"/>
    <w:basedOn w:val="Normal"/>
    <w:link w:val="BalloonTextChar"/>
    <w:uiPriority w:val="99"/>
    <w:semiHidden/>
    <w:unhideWhenUsed/>
    <w:rsid w:val="00A5232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52320"/>
    <w:rPr>
      <w:sz w:val="18"/>
      <w:szCs w:val="18"/>
    </w:rPr>
  </w:style>
  <w:style w:type="character" w:customStyle="1" w:styleId="1">
    <w:name w:val="未处理的提及1"/>
    <w:basedOn w:val="DefaultParagraphFont"/>
    <w:uiPriority w:val="99"/>
    <w:semiHidden/>
    <w:unhideWhenUsed/>
    <w:rsid w:val="00341013"/>
    <w:rPr>
      <w:color w:val="605E5C"/>
      <w:shd w:val="clear" w:color="auto" w:fill="E1DFDD"/>
    </w:rPr>
  </w:style>
  <w:style w:type="paragraph" w:styleId="Date">
    <w:name w:val="Date"/>
    <w:basedOn w:val="Normal"/>
    <w:next w:val="Normal"/>
    <w:link w:val="DateChar"/>
    <w:uiPriority w:val="99"/>
    <w:semiHidden/>
    <w:unhideWhenUsed/>
    <w:rsid w:val="00827174"/>
    <w:pPr>
      <w:ind w:leftChars="2500" w:left="100"/>
    </w:pPr>
  </w:style>
  <w:style w:type="character" w:customStyle="1" w:styleId="DateChar">
    <w:name w:val="Date Char"/>
    <w:basedOn w:val="DefaultParagraphFont"/>
    <w:link w:val="Date"/>
    <w:uiPriority w:val="99"/>
    <w:semiHidden/>
    <w:rsid w:val="00827174"/>
  </w:style>
  <w:style w:type="paragraph" w:customStyle="1" w:styleId="EndNoteBibliographyTitle">
    <w:name w:val="EndNote Bibliography Title"/>
    <w:basedOn w:val="Normal"/>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F619A9"/>
    <w:rPr>
      <w:rFonts w:ascii="Calibri" w:hAnsi="Calibri" w:cs="Calibri"/>
    </w:rPr>
  </w:style>
  <w:style w:type="paragraph" w:customStyle="1" w:styleId="EndNoteBibliography">
    <w:name w:val="EndNote Bibliography"/>
    <w:basedOn w:val="Normal"/>
    <w:link w:val="EndNoteBibliographyChar"/>
    <w:rsid w:val="00F619A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F619A9"/>
    <w:rPr>
      <w:rFonts w:ascii="Calibri" w:hAnsi="Calibri" w:cs="Calibri"/>
    </w:rPr>
  </w:style>
  <w:style w:type="paragraph" w:styleId="EndnoteText">
    <w:name w:val="endnote text"/>
    <w:basedOn w:val="Normal"/>
    <w:link w:val="EndnoteTextChar"/>
    <w:uiPriority w:val="99"/>
    <w:semiHidden/>
    <w:unhideWhenUsed/>
    <w:rsid w:val="00DB71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165"/>
    <w:rPr>
      <w:sz w:val="20"/>
      <w:szCs w:val="20"/>
    </w:rPr>
  </w:style>
  <w:style w:type="character" w:styleId="EndnoteReference">
    <w:name w:val="endnote reference"/>
    <w:basedOn w:val="DefaultParagraphFont"/>
    <w:uiPriority w:val="99"/>
    <w:semiHidden/>
    <w:unhideWhenUsed/>
    <w:rsid w:val="00DB7165"/>
    <w:rPr>
      <w:vertAlign w:val="superscript"/>
    </w:rPr>
  </w:style>
  <w:style w:type="character" w:styleId="FollowedHyperlink">
    <w:name w:val="FollowedHyperlink"/>
    <w:basedOn w:val="DefaultParagraphFont"/>
    <w:uiPriority w:val="99"/>
    <w:semiHidden/>
    <w:unhideWhenUsed/>
    <w:rsid w:val="00B40989"/>
    <w:rPr>
      <w:color w:val="954F72" w:themeColor="followedHyperlink"/>
      <w:u w:val="single"/>
    </w:rPr>
  </w:style>
  <w:style w:type="character" w:customStyle="1" w:styleId="2">
    <w:name w:val="未处理的提及2"/>
    <w:basedOn w:val="DefaultParagraphFont"/>
    <w:uiPriority w:val="99"/>
    <w:semiHidden/>
    <w:unhideWhenUsed/>
    <w:rsid w:val="002B43E5"/>
    <w:rPr>
      <w:color w:val="605E5C"/>
      <w:shd w:val="clear" w:color="auto" w:fill="E1DFDD"/>
    </w:rPr>
  </w:style>
  <w:style w:type="paragraph" w:styleId="Revision">
    <w:name w:val="Revision"/>
    <w:hidden/>
    <w:uiPriority w:val="99"/>
    <w:semiHidden/>
    <w:rsid w:val="00D603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82791">
      <w:bodyDiv w:val="1"/>
      <w:marLeft w:val="0"/>
      <w:marRight w:val="0"/>
      <w:marTop w:val="0"/>
      <w:marBottom w:val="0"/>
      <w:divBdr>
        <w:top w:val="none" w:sz="0" w:space="0" w:color="auto"/>
        <w:left w:val="none" w:sz="0" w:space="0" w:color="auto"/>
        <w:bottom w:val="none" w:sz="0" w:space="0" w:color="auto"/>
        <w:right w:val="none" w:sz="0" w:space="0" w:color="auto"/>
      </w:divBdr>
    </w:div>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1938706460">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f_svm_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400"/>
              <a:t>Cross-validation result for model</a:t>
            </a:r>
            <a:r>
              <a:rPr lang="en-US" sz="1400" baseline="0"/>
              <a:t> training</a:t>
            </a:r>
            <a:r>
              <a:rPr lang="en-US" sz="1400"/>
              <a:t> </a:t>
            </a:r>
          </a:p>
        </c:rich>
      </c:tx>
      <c:layout>
        <c:manualLayout>
          <c:xMode val="edge"/>
          <c:yMode val="edge"/>
          <c:x val="0.13261188687913333"/>
          <c:y val="0"/>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21141968032439"/>
          <c:y val="0.12342762063227954"/>
          <c:w val="0.86592971537240482"/>
          <c:h val="0.71923984959450793"/>
        </c:manualLayout>
      </c:layout>
      <c:lineChart>
        <c:grouping val="standard"/>
        <c:varyColors val="0"/>
        <c:ser>
          <c:idx val="0"/>
          <c:order val="0"/>
          <c:tx>
            <c:v>RF</c:v>
          </c:tx>
          <c:spPr>
            <a:ln w="28575" cap="rnd">
              <a:solidFill>
                <a:schemeClr val="accent1"/>
              </a:solidFill>
              <a:round/>
            </a:ln>
            <a:effectLst/>
          </c:spPr>
          <c:marker>
            <c:symbol val="diamond"/>
            <c:size val="7"/>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0%</c:formatCode>
                <c:ptCount val="5"/>
                <c:pt idx="0">
                  <c:v>0.48727272700000002</c:v>
                </c:pt>
                <c:pt idx="1">
                  <c:v>0.83363636399999996</c:v>
                </c:pt>
                <c:pt idx="2">
                  <c:v>0.92181818199999999</c:v>
                </c:pt>
                <c:pt idx="3">
                  <c:v>1</c:v>
                </c:pt>
                <c:pt idx="4">
                  <c:v>1</c:v>
                </c:pt>
              </c:numCache>
            </c:numRef>
          </c:val>
          <c:smooth val="0"/>
          <c:extLst>
            <c:ext xmlns:c16="http://schemas.microsoft.com/office/drawing/2014/chart" uri="{C3380CC4-5D6E-409C-BE32-E72D297353CC}">
              <c16:uniqueId val="{00000000-B4EC-4A62-AD34-BBC51AA74FF5}"/>
            </c:ext>
          </c:extLst>
        </c:ser>
        <c:ser>
          <c:idx val="1"/>
          <c:order val="1"/>
          <c:tx>
            <c:v>SVM</c:v>
          </c:tx>
          <c:spPr>
            <a:ln w="28575" cap="rnd">
              <a:solidFill>
                <a:schemeClr val="accent2"/>
              </a:solidFill>
              <a:round/>
            </a:ln>
            <a:effectLst/>
          </c:spPr>
          <c:marker>
            <c:symbol val="triangle"/>
            <c:size val="8"/>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0%</c:formatCode>
                <c:ptCount val="5"/>
                <c:pt idx="0">
                  <c:v>0.63545454499999998</c:v>
                </c:pt>
                <c:pt idx="1">
                  <c:v>0.86272727299999996</c:v>
                </c:pt>
                <c:pt idx="2">
                  <c:v>0.91181818199999998</c:v>
                </c:pt>
                <c:pt idx="3">
                  <c:v>1</c:v>
                </c:pt>
                <c:pt idx="4">
                  <c:v>1</c:v>
                </c:pt>
              </c:numCache>
            </c:numRef>
          </c:val>
          <c:smooth val="0"/>
          <c:extLst>
            <c:ext xmlns:c16="http://schemas.microsoft.com/office/drawing/2014/chart" uri="{C3380CC4-5D6E-409C-BE32-E72D297353CC}">
              <c16:uniqueId val="{00000001-B4EC-4A62-AD34-BBC51AA74FF5}"/>
            </c:ext>
          </c:extLst>
        </c:ser>
        <c:dLbls>
          <c:showLegendKey val="0"/>
          <c:showVal val="0"/>
          <c:showCatName val="0"/>
          <c:showSerName val="0"/>
          <c:showPercent val="0"/>
          <c:showBubbleSize val="0"/>
        </c:dLbls>
        <c:marker val="1"/>
        <c:smooth val="0"/>
        <c:axId val="761022456"/>
        <c:axId val="761020496"/>
      </c:lineChart>
      <c:catAx>
        <c:axId val="761022456"/>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761020496"/>
        <c:crosses val="autoZero"/>
        <c:auto val="1"/>
        <c:lblAlgn val="ctr"/>
        <c:lblOffset val="100"/>
        <c:noMultiLvlLbl val="0"/>
      </c:catAx>
      <c:valAx>
        <c:axId val="761020496"/>
        <c:scaling>
          <c:orientation val="minMax"/>
          <c:max val="1.0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1022456"/>
        <c:crosses val="autoZero"/>
        <c:crossBetween val="between"/>
      </c:valAx>
      <c:spPr>
        <a:noFill/>
        <a:ln>
          <a:noFill/>
        </a:ln>
        <a:effectLst/>
      </c:spPr>
    </c:plotArea>
    <c:legend>
      <c:legendPos val="b"/>
      <c:layout>
        <c:manualLayout>
          <c:xMode val="edge"/>
          <c:yMode val="edge"/>
          <c:x val="0.64185984893000991"/>
          <c:y val="0.7337385812523266"/>
          <c:w val="0.29111379395079007"/>
          <c:h val="5.6746921819606361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3.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CA5DB5-32C2-4B77-902D-91142C975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14</Pages>
  <Words>20073</Words>
  <Characters>114417</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fanzhou kong</cp:lastModifiedBy>
  <cp:revision>3</cp:revision>
  <cp:lastPrinted>2020-01-14T05:59:00Z</cp:lastPrinted>
  <dcterms:created xsi:type="dcterms:W3CDTF">2020-04-03T02:15:00Z</dcterms:created>
  <dcterms:modified xsi:type="dcterms:W3CDTF">2020-04-03T06:01:00Z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
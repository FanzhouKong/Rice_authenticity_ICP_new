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r w:rsidR="00D418FC">
        <w:t>Shuofei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afb"/>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3F4E23C2"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D47607">
        <w:t>ReliefF</w:t>
      </w:r>
      <w:proofErr w:type="spellEnd"/>
      <w:r w:rsidR="00D47607">
        <w:t xml:space="preserve">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geological </w:t>
      </w:r>
      <w:r w:rsidR="003C1398">
        <w:t xml:space="preserve">origins </w:t>
      </w:r>
      <w:r w:rsidR="009F328C">
        <w:t>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3E1B8B77"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r w:rsidR="00D37121">
        <w:t>agroproducts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p>
    <w:p w14:paraId="3BF64723" w14:textId="4DD2036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3E82D9F9"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simultaneously</w:t>
      </w:r>
      <w:r w:rsidR="005C20E5">
        <w:t xml:space="preserve"> </w:t>
      </w:r>
      <w:r w:rsidR="000A5605">
        <w:t>detect</w:t>
      </w:r>
      <w:r w:rsidR="00C700B0">
        <w:t>ing</w:t>
      </w:r>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 xml:space="preserve">trend </w:t>
      </w:r>
      <w:r w:rsidR="003D3A85">
        <w:t>embedded in the dataset</w:t>
      </w:r>
      <w:r w:rsidR="00545E49">
        <w:fldChar w:fldCharType="begin" w:fldLock="1"/>
      </w:r>
      <w:r w:rsidR="00E95361">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15&lt;/sup&gt;","plainTextFormattedCitation":"15","previouslyFormattedCitation":"&lt;sup&gt;15&lt;/sup&gt;"},"properties":{"noteIndex":0},"schema":"https://github.com/citation-style-language/schema/raw/master/csl-citation.json"}</w:instrText>
      </w:r>
      <w:r w:rsidR="00545E49">
        <w:fldChar w:fldCharType="separate"/>
      </w:r>
      <w:r w:rsidR="00BB4083" w:rsidRPr="00BB4083">
        <w:rPr>
          <w:noProof/>
          <w:vertAlign w:val="superscript"/>
        </w:rPr>
        <w:t>15</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E95361">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FB1AF0">
        <w:fldChar w:fldCharType="separate"/>
      </w:r>
      <w:r w:rsidR="00BB4083" w:rsidRPr="00BB4083">
        <w:rPr>
          <w:noProof/>
          <w:vertAlign w:val="superscript"/>
        </w:rPr>
        <w:t>16</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E95361">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17&lt;/sup&gt;","plainTextFormattedCitation":"17","previouslyFormattedCitation":"&lt;sup&gt;17&lt;/sup&gt;"},"properties":{"noteIndex":0},"schema":"https://github.com/citation-style-language/schema/raw/master/csl-citation.json"}</w:instrText>
      </w:r>
      <w:r w:rsidR="00990D19">
        <w:fldChar w:fldCharType="separate"/>
      </w:r>
      <w:r w:rsidR="00BB4083" w:rsidRPr="00BB4083">
        <w:rPr>
          <w:noProof/>
          <w:vertAlign w:val="superscript"/>
        </w:rPr>
        <w:t>17</w:t>
      </w:r>
      <w:r w:rsidR="00990D19">
        <w:fldChar w:fldCharType="end"/>
      </w:r>
      <w:r w:rsidR="00DE0C97" w:rsidRPr="009A1A8C">
        <w:t>,</w:t>
      </w:r>
      <w:r w:rsidR="00DE0C97">
        <w:t xml:space="preserve"> </w:t>
      </w:r>
      <w:r w:rsidR="00C55A56">
        <w:t>biomedical</w:t>
      </w:r>
      <w:r w:rsidR="00C55A56">
        <w:fldChar w:fldCharType="begin" w:fldLock="1"/>
      </w:r>
      <w:r w:rsidR="00E95361">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18&lt;/sup&gt;","plainTextFormattedCitation":"18","previouslyFormattedCitation":"&lt;sup&gt;18&lt;/sup&gt;"},"properties":{"noteIndex":0},"schema":"https://github.com/citation-style-language/schema/raw/master/csl-citation.json"}</w:instrText>
      </w:r>
      <w:r w:rsidR="00C55A56">
        <w:fldChar w:fldCharType="separate"/>
      </w:r>
      <w:r w:rsidR="00BB4083" w:rsidRPr="00BB4083">
        <w:rPr>
          <w:noProof/>
          <w:vertAlign w:val="superscript"/>
        </w:rPr>
        <w:t>18</w:t>
      </w:r>
      <w:r w:rsidR="00C55A56">
        <w:fldChar w:fldCharType="end"/>
      </w:r>
      <w:r w:rsidR="00C55A56" w:rsidRPr="00767F9A">
        <w:rPr>
          <w:vertAlign w:val="superscript"/>
        </w:rPr>
        <w:t>,</w:t>
      </w:r>
      <w:r w:rsidR="00C55A56">
        <w:fldChar w:fldCharType="begin" w:fldLock="1"/>
      </w:r>
      <w:r w:rsidR="00E95361">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19&lt;/sup&gt;","plainTextFormattedCitation":"19","previouslyFormattedCitation":"&lt;sup&gt;19&lt;/sup&gt;"},"properties":{"noteIndex":0},"schema":"https://github.com/citation-style-language/schema/raw/master/csl-citation.json"}</w:instrText>
      </w:r>
      <w:r w:rsidR="00C55A56">
        <w:fldChar w:fldCharType="separate"/>
      </w:r>
      <w:r w:rsidR="00BB4083" w:rsidRPr="00BB4083">
        <w:rPr>
          <w:noProof/>
          <w:vertAlign w:val="superscript"/>
        </w:rPr>
        <w:t>19</w:t>
      </w:r>
      <w:r w:rsidR="00C55A56">
        <w:fldChar w:fldCharType="end"/>
      </w:r>
      <w:r w:rsidR="00767F9A">
        <w:t xml:space="preserve">, </w:t>
      </w:r>
      <w:r w:rsidR="00DE0C97">
        <w:t>astronomy</w:t>
      </w:r>
      <w:r w:rsidR="00990D19">
        <w:fldChar w:fldCharType="begin" w:fldLock="1"/>
      </w:r>
      <w:r w:rsidR="00E95361">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20&lt;/sup&gt;","plainTextFormattedCitation":"20","previouslyFormattedCitation":"&lt;sup&gt;20&lt;/sup&gt;"},"properties":{"noteIndex":0},"schema":"https://github.com/citation-style-language/schema/raw/master/csl-citation.json"}</w:instrText>
      </w:r>
      <w:r w:rsidR="00990D19">
        <w:fldChar w:fldCharType="separate"/>
      </w:r>
      <w:r w:rsidR="00BB4083" w:rsidRPr="00BB4083">
        <w:rPr>
          <w:noProof/>
          <w:vertAlign w:val="superscript"/>
        </w:rPr>
        <w:t>20</w:t>
      </w:r>
      <w:r w:rsidR="00990D19">
        <w:fldChar w:fldCharType="end"/>
      </w:r>
      <w:r w:rsidR="00DE0C97">
        <w:t xml:space="preserve"> and bioinformatics</w:t>
      </w:r>
      <w:r w:rsidR="00990D19">
        <w:fldChar w:fldCharType="begin" w:fldLock="1"/>
      </w:r>
      <w:r w:rsidR="00E95361">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21&lt;/sup&gt;","plainTextFormattedCitation":"21","previouslyFormattedCitation":"&lt;sup&gt;21&lt;/sup&gt;"},"properties":{"noteIndex":0},"schema":"https://github.com/citation-style-language/schema/raw/master/csl-citation.json"}</w:instrText>
      </w:r>
      <w:r w:rsidR="00990D19">
        <w:fldChar w:fldCharType="separate"/>
      </w:r>
      <w:r w:rsidR="00BB4083" w:rsidRPr="00BB4083">
        <w:rPr>
          <w:noProof/>
          <w:vertAlign w:val="superscript"/>
        </w:rPr>
        <w:t>21</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E95361">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12,22&lt;/sup&gt;","plainTextFormattedCitation":"12,22","previouslyFormattedCitation":"&lt;sup&gt;12,22&lt;/sup&gt;"},"properties":{"noteIndex":0},"schema":"https://github.com/citation-style-language/schema/raw/master/csl-citation.json"}</w:instrText>
      </w:r>
      <w:r w:rsidR="005960CC">
        <w:fldChar w:fldCharType="separate"/>
      </w:r>
      <w:r w:rsidR="00BB4083" w:rsidRPr="00BB4083">
        <w:rPr>
          <w:noProof/>
          <w:vertAlign w:val="superscript"/>
        </w:rPr>
        <w:t>12,22</w:t>
      </w:r>
      <w:r w:rsidR="005960CC">
        <w:fldChar w:fldCharType="end"/>
      </w:r>
      <w:r w:rsidR="00AE0B39">
        <w:t>.</w:t>
      </w:r>
      <w:r w:rsidR="004819FD">
        <w:t xml:space="preserve"> </w:t>
      </w:r>
    </w:p>
    <w:p w14:paraId="71574BB1" w14:textId="0BDB31A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foresee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w:t>
      </w:r>
      <w:proofErr w:type="spellStart"/>
      <w:r w:rsidR="00D36E86">
        <w:t>rices</w:t>
      </w:r>
      <w:proofErr w:type="spellEnd"/>
      <w:r w:rsidR="00D36E86">
        <w:t xml:space="preserv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0" w:name="_Hlk33081678"/>
      <w:r w:rsidR="004F53B7">
        <w:t>China</w:t>
      </w:r>
      <w:bookmarkEnd w:id="0"/>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717B8264">
            <wp:extent cx="3575543" cy="277792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0037" cy="2781416"/>
                    </a:xfrm>
                    <a:prstGeom prst="rect">
                      <a:avLst/>
                    </a:prstGeom>
                    <a:noFill/>
                    <a:ln>
                      <a:noFill/>
                    </a:ln>
                  </pic:spPr>
                </pic:pic>
              </a:graphicData>
            </a:graphic>
          </wp:inline>
        </w:drawing>
      </w:r>
    </w:p>
    <w:p w14:paraId="49F2AA46" w14:textId="791DD11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126FF163"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Sc (part#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0CC7AC58"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E95361">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23&lt;/sup&gt;","plainTextFormattedCitation":"23","previouslyFormattedCitation":"&lt;sup&gt;23&lt;/sup&gt;"},"properties":{"noteIndex":0},"schema":"https://github.com/citation-style-language/schema/raw/master/csl-citation.json"}</w:instrText>
      </w:r>
      <w:r w:rsidR="00F46157" w:rsidRPr="004B5336">
        <w:fldChar w:fldCharType="separate"/>
      </w:r>
      <w:r w:rsidR="00BB4083" w:rsidRPr="00BB4083">
        <w:rPr>
          <w:noProof/>
          <w:vertAlign w:val="superscript"/>
        </w:rPr>
        <w:t>23</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lastRenderedPageBreak/>
        <w:t xml:space="preserve">and diluting </w:t>
      </w:r>
      <w:r w:rsidR="00E46609">
        <w:t xml:space="preserve">the standards </w:t>
      </w:r>
      <w:r w:rsidR="00700C36">
        <w:t>mentioned</w:t>
      </w:r>
      <w:r w:rsidR="00350CCB">
        <w:t xml:space="preserve"> in previous section (except for </w:t>
      </w:r>
      <w:r w:rsidR="00350CCB" w:rsidRPr="00C474D8">
        <w:rPr>
          <w:vertAlign w:val="superscript"/>
        </w:rPr>
        <w:t>103</w:t>
      </w:r>
      <w:r w:rsidR="00350CCB" w:rsidRPr="004B5336">
        <w:t>Rh</w:t>
      </w:r>
      <w:r w:rsidR="00350CCB">
        <w:t>). A diluted</w:t>
      </w:r>
      <w:r w:rsidR="007268BE">
        <w:t xml:space="preserve"> </w:t>
      </w:r>
      <w:r w:rsidR="00BE22C8" w:rsidRPr="00C474D8">
        <w:rPr>
          <w:vertAlign w:val="superscript"/>
        </w:rPr>
        <w:t>103</w:t>
      </w:r>
      <w:r w:rsidR="00BE22C8" w:rsidRPr="004B5336">
        <w:t>Rh</w:t>
      </w:r>
      <w:r w:rsidR="00BE22C8" w:rsidRPr="00BE22C8">
        <w:t xml:space="preserve"> </w:t>
      </w:r>
      <w:r w:rsidR="007268BE">
        <w:t xml:space="preserve">standard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r w:rsidR="00C30212" w:rsidRPr="006E0B82">
        <w:t>certified reference material</w:t>
      </w:r>
      <w:r w:rsidR="00C30212">
        <w:t xml:space="preserve"> </w:t>
      </w:r>
      <w:r w:rsidR="00852D8B">
        <w:t xml:space="preserve">once </w:t>
      </w:r>
      <w:r w:rsidR="0077244B">
        <w:t xml:space="preserve">every </w:t>
      </w:r>
      <w:r w:rsidR="00884F9C">
        <w:t>ten</w:t>
      </w:r>
      <w:r w:rsidR="0077244B">
        <w:t xml:space="preserve"> samples</w:t>
      </w:r>
      <w:r w:rsidR="00327F90">
        <w:t>.</w:t>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681501A1"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E95361">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24&lt;/sup&gt;","plainTextFormattedCitation":"24","previouslyFormattedCitation":"&lt;sup&gt;24&lt;/sup&gt;"},"properties":{"noteIndex":0},"schema":"https://github.com/citation-style-language/schema/raw/master/csl-citation.json"}</w:instrText>
      </w:r>
      <w:r w:rsidR="00FB5602" w:rsidRPr="00F15929">
        <w:fldChar w:fldCharType="separate"/>
      </w:r>
      <w:r w:rsidR="00BB4083" w:rsidRPr="00BB4083">
        <w:rPr>
          <w:noProof/>
          <w:vertAlign w:val="superscript"/>
        </w:rPr>
        <w:t>24</w:t>
      </w:r>
      <w:r w:rsidR="00FB5602" w:rsidRPr="00F15929">
        <w:fldChar w:fldCharType="end"/>
      </w:r>
      <w:r w:rsidR="009C6F92">
        <w:t>,</w:t>
      </w:r>
      <w:r w:rsidR="00FB5602" w:rsidRPr="00F15929">
        <w:t xml:space="preserve"> and it is made of a</w:t>
      </w:r>
      <w:r w:rsidR="00FB5602">
        <w:t xml:space="preserve">n ensemble of </w:t>
      </w:r>
      <w:r w:rsidR="00FB5602" w:rsidRPr="00F15929">
        <w:t>decision trees which are generated from 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to find </w:t>
      </w:r>
      <w:r w:rsidR="00FB5602" w:rsidRPr="00572C70">
        <w:t xml:space="preserve">a hyperplane that could separate different </w:t>
      </w:r>
      <w:r w:rsidR="00FB5602" w:rsidRPr="00733E0F">
        <w:t>classes</w:t>
      </w:r>
      <w:r w:rsidR="00FB5602" w:rsidRPr="003254E9">
        <w:fldChar w:fldCharType="begin" w:fldLock="1"/>
      </w:r>
      <w:r w:rsidR="00E95361">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25&lt;/sup&gt;","plainTextFormattedCitation":"25","previouslyFormattedCitation":"&lt;sup&gt;25&lt;/sup&gt;"},"properties":{"noteIndex":0},"schema":"https://github.com/citation-style-language/schema/raw/master/csl-citation.json"}</w:instrText>
      </w:r>
      <w:r w:rsidR="00FB5602" w:rsidRPr="003254E9">
        <w:fldChar w:fldCharType="separate"/>
      </w:r>
      <w:r w:rsidR="00BB4083" w:rsidRPr="00BB4083">
        <w:rPr>
          <w:noProof/>
          <w:vertAlign w:val="superscript"/>
        </w:rPr>
        <w:t>25</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 xml:space="preserve">discard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E95361">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26&lt;/sup&gt;","plainTextFormattedCitation":"26","previouslyFormattedCitation":"&lt;sup&gt;26&lt;/sup&gt;"},"properties":{"noteIndex":0},"schema":"https://github.com/citation-style-language/schema/raw/master/csl-citation.json"}</w:instrText>
      </w:r>
      <w:r w:rsidR="0064762E">
        <w:fldChar w:fldCharType="separate"/>
      </w:r>
      <w:r w:rsidR="00BB4083" w:rsidRPr="00BB4083">
        <w:rPr>
          <w:noProof/>
          <w:vertAlign w:val="superscript"/>
        </w:rPr>
        <w:t>26</w:t>
      </w:r>
      <w:r w:rsidR="0064762E">
        <w:fldChar w:fldCharType="end"/>
      </w:r>
      <w:r w:rsidR="0064762E">
        <w:t xml:space="preserve">. </w:t>
      </w:r>
      <w:r w:rsidR="009276B3">
        <w:t xml:space="preserve">In </w:t>
      </w:r>
      <w:r w:rsidR="00436340">
        <w:rPr>
          <w:rFonts w:hint="eastAsia"/>
        </w:rPr>
        <w:t>this</w:t>
      </w:r>
      <w:r w:rsidR="009276B3">
        <w:t xml:space="preserve"> study, </w:t>
      </w:r>
      <w:r w:rsidR="00DB0D7A" w:rsidRPr="00BA0445">
        <w:t>Relief</w:t>
      </w:r>
      <w:r w:rsidR="00DB0D7A">
        <w:t>F</w:t>
      </w:r>
      <w:r w:rsidR="00DB0D7A">
        <w:fldChar w:fldCharType="begin" w:fldLock="1"/>
      </w:r>
      <w:r w:rsidR="00E95361">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27,28&lt;/sup&gt;","plainTextFormattedCitation":"27,28","previouslyFormattedCitation":"&lt;sup&gt;27,28&lt;/sup&gt;"},"properties":{"noteIndex":0},"schema":"https://github.com/citation-style-language/schema/raw/master/csl-citation.json"}</w:instrText>
      </w:r>
      <w:r w:rsidR="00DB0D7A">
        <w:fldChar w:fldCharType="separate"/>
      </w:r>
      <w:r w:rsidR="00BB4083" w:rsidRPr="00BB4083">
        <w:rPr>
          <w:noProof/>
          <w:vertAlign w:val="superscript"/>
        </w:rPr>
        <w:t>27,28</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E95361">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28&lt;/sup&gt;","plainTextFormattedCitation":"28","previouslyFormattedCitation":"&lt;sup&gt;28&lt;/sup&gt;"},"properties":{"noteIndex":0},"schema":"https://github.com/citation-style-language/schema/raw/master/csl-citation.json"}</w:instrText>
      </w:r>
      <w:r w:rsidR="009416B6">
        <w:fldChar w:fldCharType="separate"/>
      </w:r>
      <w:r w:rsidR="00BB4083" w:rsidRPr="00BB4083">
        <w:rPr>
          <w:noProof/>
          <w:vertAlign w:val="superscript"/>
        </w:rPr>
        <w:t>28</w:t>
      </w:r>
      <w:r w:rsidR="009416B6">
        <w:fldChar w:fldCharType="end"/>
      </w:r>
      <w:r w:rsidR="009416B6" w:rsidRPr="00733E0F">
        <w:t>.</w:t>
      </w:r>
      <w:r w:rsidR="00FE227B" w:rsidRPr="00D164C7">
        <w:t>Fig. 2</w:t>
      </w:r>
      <w:r w:rsidR="00DF4FDF">
        <w:t xml:space="preserve"> </w:t>
      </w:r>
      <w:r w:rsidR="00C337B3">
        <w:t xml:space="preserve">shows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4CE61DFD" w:rsidR="00B60385" w:rsidRDefault="00451F25" w:rsidP="00FF49F3">
      <w:pPr>
        <w:pStyle w:val="af9"/>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04DA07D5" w:rsidR="00255BD0" w:rsidRDefault="003F0340" w:rsidP="002D1584">
      <w:pPr>
        <w:pStyle w:val="af9"/>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E95361">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29&lt;/sup&gt;","plainTextFormattedCitation":"29","previouslyFormattedCitation":"&lt;sup&gt;29&lt;/sup&gt;"},"properties":{"noteIndex":0},"schema":"https://github.com/citation-style-language/schema/raw/master/csl-citation.json"}</w:instrText>
      </w:r>
      <w:r w:rsidR="000C7C88">
        <w:fldChar w:fldCharType="separate"/>
      </w:r>
      <w:r w:rsidR="00BB4083" w:rsidRPr="00BB4083">
        <w:rPr>
          <w:noProof/>
          <w:vertAlign w:val="superscript"/>
        </w:rPr>
        <w:t>29</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hyperparameter tuning</w:t>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1F1138">
        <w:t>The tested hyperparameters are</w:t>
      </w:r>
      <w:r w:rsidR="00683A38">
        <w:t xml:space="preserve"> shown in</w:t>
      </w:r>
      <w:r w:rsidR="00545CC4">
        <w:t xml:space="preserve"> </w:t>
      </w:r>
      <w:r w:rsidR="0047294F">
        <w:t xml:space="preserve">Table </w:t>
      </w:r>
      <w:r w:rsidR="00436340">
        <w:t>1</w:t>
      </w:r>
      <w:r w:rsidR="00683A38">
        <w:t>.</w:t>
      </w:r>
    </w:p>
    <w:p w14:paraId="4FBBE73C" w14:textId="18D5F2BA" w:rsidR="002D1584" w:rsidRPr="002D1584" w:rsidRDefault="002D1584" w:rsidP="002D1584">
      <w:pPr>
        <w:ind w:left="358"/>
        <w:jc w:val="both"/>
      </w:pPr>
      <w:r>
        <w:rPr>
          <w:rFonts w:hint="eastAsia"/>
        </w:rPr>
        <w:t>T</w:t>
      </w:r>
      <w:r>
        <w:t>able 1. Ranges of hyperparameters tested during model training.</w:t>
      </w:r>
    </w:p>
    <w:tbl>
      <w:tblPr>
        <w:tblW w:w="9692" w:type="dxa"/>
        <w:tblLook w:val="04A0" w:firstRow="1" w:lastRow="0" w:firstColumn="1" w:lastColumn="0" w:noHBand="0" w:noVBand="1"/>
      </w:tblPr>
      <w:tblGrid>
        <w:gridCol w:w="1932"/>
        <w:gridCol w:w="5100"/>
        <w:gridCol w:w="2660"/>
      </w:tblGrid>
      <w:tr w:rsidR="002D1584" w:rsidRPr="00054E37" w14:paraId="6E6609D0" w14:textId="77777777" w:rsidTr="002D1584">
        <w:trPr>
          <w:trHeight w:val="315"/>
        </w:trPr>
        <w:tc>
          <w:tcPr>
            <w:tcW w:w="1932" w:type="dxa"/>
            <w:tcBorders>
              <w:top w:val="single" w:sz="18" w:space="0" w:color="auto"/>
              <w:left w:val="nil"/>
              <w:bottom w:val="single" w:sz="8" w:space="0" w:color="auto"/>
              <w:right w:val="nil"/>
            </w:tcBorders>
            <w:shd w:val="clear" w:color="auto" w:fill="auto"/>
            <w:noWrap/>
            <w:vAlign w:val="bottom"/>
            <w:hideMark/>
          </w:tcPr>
          <w:p w14:paraId="76A2BA3E" w14:textId="77777777" w:rsidR="002D1584" w:rsidRPr="00054E37" w:rsidRDefault="002D1584" w:rsidP="00A9445A">
            <w:pPr>
              <w:spacing w:after="0" w:line="240" w:lineRule="auto"/>
              <w:rPr>
                <w:rFonts w:ascii="Calibri" w:eastAsia="Times New Roman" w:hAnsi="Calibri" w:cs="Calibri"/>
                <w:color w:val="000000"/>
                <w:sz w:val="24"/>
                <w:szCs w:val="24"/>
              </w:rPr>
            </w:pPr>
            <w:r w:rsidRPr="00054E37">
              <w:rPr>
                <w:rFonts w:ascii="Calibri" w:eastAsia="Times New Roman" w:hAnsi="Calibri" w:cs="Calibri"/>
                <w:color w:val="000000"/>
                <w:sz w:val="24"/>
                <w:szCs w:val="24"/>
              </w:rPr>
              <w:t>Hyp</w:t>
            </w:r>
            <w:r>
              <w:rPr>
                <w:rFonts w:ascii="Calibri" w:eastAsia="Times New Roman" w:hAnsi="Calibri" w:cs="Calibri"/>
                <w:color w:val="000000"/>
                <w:sz w:val="24"/>
                <w:szCs w:val="24"/>
              </w:rPr>
              <w:t>erp</w:t>
            </w:r>
            <w:r w:rsidRPr="00054E37">
              <w:rPr>
                <w:rFonts w:ascii="Calibri" w:eastAsia="Times New Roman" w:hAnsi="Calibri" w:cs="Calibri"/>
                <w:color w:val="000000"/>
                <w:sz w:val="24"/>
                <w:szCs w:val="24"/>
              </w:rPr>
              <w:t>arameters</w:t>
            </w:r>
          </w:p>
        </w:tc>
        <w:tc>
          <w:tcPr>
            <w:tcW w:w="5100" w:type="dxa"/>
            <w:tcBorders>
              <w:top w:val="single" w:sz="18" w:space="0" w:color="auto"/>
              <w:left w:val="nil"/>
              <w:bottom w:val="single" w:sz="8" w:space="0" w:color="auto"/>
              <w:right w:val="nil"/>
            </w:tcBorders>
            <w:shd w:val="clear" w:color="auto" w:fill="auto"/>
            <w:noWrap/>
            <w:vAlign w:val="bottom"/>
            <w:hideMark/>
          </w:tcPr>
          <w:p w14:paraId="5BCFC75F"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RF</w:t>
            </w:r>
          </w:p>
        </w:tc>
        <w:tc>
          <w:tcPr>
            <w:tcW w:w="2660" w:type="dxa"/>
            <w:tcBorders>
              <w:top w:val="single" w:sz="18" w:space="0" w:color="auto"/>
              <w:left w:val="nil"/>
              <w:bottom w:val="single" w:sz="8" w:space="0" w:color="auto"/>
              <w:right w:val="nil"/>
            </w:tcBorders>
            <w:shd w:val="clear" w:color="auto" w:fill="auto"/>
            <w:noWrap/>
            <w:vAlign w:val="bottom"/>
            <w:hideMark/>
          </w:tcPr>
          <w:p w14:paraId="4D206240"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SVM</w:t>
            </w:r>
          </w:p>
        </w:tc>
      </w:tr>
      <w:tr w:rsidR="002D1584" w:rsidRPr="00054E37" w14:paraId="6411BA17" w14:textId="77777777" w:rsidTr="002D1584">
        <w:trPr>
          <w:trHeight w:val="315"/>
        </w:trPr>
        <w:tc>
          <w:tcPr>
            <w:tcW w:w="1932" w:type="dxa"/>
            <w:tcBorders>
              <w:top w:val="single" w:sz="8" w:space="0" w:color="auto"/>
              <w:left w:val="nil"/>
              <w:bottom w:val="nil"/>
              <w:right w:val="nil"/>
            </w:tcBorders>
            <w:shd w:val="clear" w:color="auto" w:fill="auto"/>
            <w:noWrap/>
            <w:vAlign w:val="center"/>
            <w:hideMark/>
          </w:tcPr>
          <w:p w14:paraId="5B936539"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max_depth</w:t>
            </w:r>
            <w:proofErr w:type="spellEnd"/>
          </w:p>
        </w:tc>
        <w:tc>
          <w:tcPr>
            <w:tcW w:w="5100" w:type="dxa"/>
            <w:tcBorders>
              <w:top w:val="single" w:sz="8" w:space="0" w:color="auto"/>
              <w:left w:val="nil"/>
              <w:bottom w:val="nil"/>
              <w:right w:val="nil"/>
            </w:tcBorders>
            <w:shd w:val="clear" w:color="auto" w:fill="auto"/>
            <w:noWrap/>
            <w:vAlign w:val="center"/>
            <w:hideMark/>
          </w:tcPr>
          <w:p w14:paraId="409F34DE"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 11, 21, 31, 41, 51]</w:t>
            </w:r>
          </w:p>
        </w:tc>
        <w:tc>
          <w:tcPr>
            <w:tcW w:w="2660" w:type="dxa"/>
            <w:vMerge w:val="restart"/>
            <w:tcBorders>
              <w:top w:val="single" w:sz="8" w:space="0" w:color="auto"/>
              <w:left w:val="nil"/>
              <w:bottom w:val="nil"/>
              <w:right w:val="nil"/>
            </w:tcBorders>
            <w:shd w:val="clear" w:color="auto" w:fill="auto"/>
            <w:noWrap/>
            <w:vAlign w:val="center"/>
            <w:hideMark/>
          </w:tcPr>
          <w:p w14:paraId="36BBF779" w14:textId="05DCA449"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r>
      <w:tr w:rsidR="002D1584" w:rsidRPr="00054E37" w14:paraId="767BA37A" w14:textId="77777777" w:rsidTr="002D1584">
        <w:trPr>
          <w:trHeight w:val="315"/>
        </w:trPr>
        <w:tc>
          <w:tcPr>
            <w:tcW w:w="1932" w:type="dxa"/>
            <w:tcBorders>
              <w:top w:val="nil"/>
              <w:left w:val="nil"/>
              <w:right w:val="nil"/>
            </w:tcBorders>
            <w:shd w:val="clear" w:color="auto" w:fill="auto"/>
            <w:noWrap/>
            <w:vAlign w:val="center"/>
            <w:hideMark/>
          </w:tcPr>
          <w:p w14:paraId="171CFC18"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max_features</w:t>
            </w:r>
            <w:proofErr w:type="spellEnd"/>
          </w:p>
        </w:tc>
        <w:tc>
          <w:tcPr>
            <w:tcW w:w="5100" w:type="dxa"/>
            <w:tcBorders>
              <w:top w:val="nil"/>
              <w:left w:val="nil"/>
              <w:right w:val="nil"/>
            </w:tcBorders>
            <w:shd w:val="clear" w:color="auto" w:fill="auto"/>
            <w:noWrap/>
            <w:vAlign w:val="center"/>
            <w:hideMark/>
          </w:tcPr>
          <w:p w14:paraId="4DFFE23C"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['auto', 'sqrt']</w:t>
            </w:r>
          </w:p>
        </w:tc>
        <w:tc>
          <w:tcPr>
            <w:tcW w:w="2660" w:type="dxa"/>
            <w:vMerge/>
            <w:tcBorders>
              <w:top w:val="nil"/>
              <w:left w:val="nil"/>
              <w:right w:val="nil"/>
            </w:tcBorders>
            <w:vAlign w:val="center"/>
            <w:hideMark/>
          </w:tcPr>
          <w:p w14:paraId="6C96F681"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31E1224B" w14:textId="77777777" w:rsidTr="002D1584">
        <w:trPr>
          <w:trHeight w:val="315"/>
        </w:trPr>
        <w:tc>
          <w:tcPr>
            <w:tcW w:w="1932" w:type="dxa"/>
            <w:tcBorders>
              <w:top w:val="nil"/>
              <w:left w:val="nil"/>
              <w:bottom w:val="nil"/>
              <w:right w:val="nil"/>
            </w:tcBorders>
            <w:shd w:val="clear" w:color="auto" w:fill="auto"/>
            <w:noWrap/>
            <w:vAlign w:val="center"/>
            <w:hideMark/>
          </w:tcPr>
          <w:p w14:paraId="003B7FD4" w14:textId="77777777" w:rsidR="002D1584" w:rsidRPr="00054E37" w:rsidRDefault="002D1584" w:rsidP="00A9445A">
            <w:pPr>
              <w:spacing w:after="0" w:line="240" w:lineRule="auto"/>
              <w:jc w:val="center"/>
              <w:rPr>
                <w:rFonts w:ascii="Calibri" w:eastAsia="Times New Roman" w:hAnsi="Calibri" w:cs="Calibri"/>
                <w:color w:val="000000"/>
                <w:sz w:val="24"/>
                <w:szCs w:val="24"/>
              </w:rPr>
            </w:pPr>
            <w:proofErr w:type="spellStart"/>
            <w:r w:rsidRPr="00054E37">
              <w:rPr>
                <w:rFonts w:ascii="Calibri" w:eastAsia="Times New Roman" w:hAnsi="Calibri" w:cs="Calibri"/>
                <w:color w:val="000000"/>
                <w:sz w:val="24"/>
                <w:szCs w:val="24"/>
              </w:rPr>
              <w:t>n_estimators</w:t>
            </w:r>
            <w:proofErr w:type="spellEnd"/>
          </w:p>
        </w:tc>
        <w:tc>
          <w:tcPr>
            <w:tcW w:w="5100" w:type="dxa"/>
            <w:tcBorders>
              <w:top w:val="nil"/>
              <w:left w:val="nil"/>
              <w:bottom w:val="nil"/>
              <w:right w:val="nil"/>
            </w:tcBorders>
            <w:shd w:val="clear" w:color="auto" w:fill="auto"/>
            <w:noWrap/>
            <w:vAlign w:val="center"/>
            <w:hideMark/>
          </w:tcPr>
          <w:p w14:paraId="05A388EA"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[10, 120, 230, 340, 450, 560, 670, 780, 890, 1000]</w:t>
            </w:r>
          </w:p>
        </w:tc>
        <w:tc>
          <w:tcPr>
            <w:tcW w:w="2660" w:type="dxa"/>
            <w:vMerge/>
            <w:tcBorders>
              <w:top w:val="nil"/>
              <w:left w:val="nil"/>
              <w:bottom w:val="nil"/>
              <w:right w:val="nil"/>
            </w:tcBorders>
            <w:vAlign w:val="center"/>
            <w:hideMark/>
          </w:tcPr>
          <w:p w14:paraId="6DC82284"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5C5432CC" w14:textId="77777777" w:rsidTr="002D1584">
        <w:trPr>
          <w:trHeight w:val="315"/>
        </w:trPr>
        <w:tc>
          <w:tcPr>
            <w:tcW w:w="1932" w:type="dxa"/>
            <w:tcBorders>
              <w:top w:val="nil"/>
              <w:left w:val="nil"/>
              <w:bottom w:val="single" w:sz="18" w:space="0" w:color="auto"/>
              <w:right w:val="nil"/>
            </w:tcBorders>
            <w:shd w:val="clear" w:color="auto" w:fill="auto"/>
            <w:noWrap/>
            <w:vAlign w:val="center"/>
          </w:tcPr>
          <w:p w14:paraId="24ED6001" w14:textId="77777777" w:rsidR="002D1584" w:rsidRPr="002D1584" w:rsidRDefault="002D1584" w:rsidP="00A9445A">
            <w:pPr>
              <w:spacing w:after="0" w:line="240" w:lineRule="auto"/>
              <w:jc w:val="center"/>
              <w:rPr>
                <w:rFonts w:ascii="Calibri" w:hAnsi="Calibri" w:cs="Calibri"/>
                <w:color w:val="000000"/>
                <w:sz w:val="24"/>
                <w:szCs w:val="24"/>
              </w:rPr>
            </w:pPr>
            <w:r>
              <w:rPr>
                <w:rFonts w:ascii="Calibri" w:hAnsi="Calibri" w:cs="Calibri"/>
                <w:color w:val="000000"/>
                <w:sz w:val="24"/>
                <w:szCs w:val="24"/>
              </w:rPr>
              <w:t>Cost</w:t>
            </w:r>
          </w:p>
        </w:tc>
        <w:tc>
          <w:tcPr>
            <w:tcW w:w="5100" w:type="dxa"/>
            <w:tcBorders>
              <w:top w:val="nil"/>
              <w:left w:val="nil"/>
              <w:bottom w:val="single" w:sz="18" w:space="0" w:color="auto"/>
              <w:right w:val="nil"/>
            </w:tcBorders>
            <w:shd w:val="clear" w:color="auto" w:fill="auto"/>
            <w:noWrap/>
            <w:vAlign w:val="center"/>
          </w:tcPr>
          <w:p w14:paraId="4188C827" w14:textId="39658D58"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c>
          <w:tcPr>
            <w:tcW w:w="2660" w:type="dxa"/>
            <w:tcBorders>
              <w:top w:val="nil"/>
              <w:left w:val="nil"/>
              <w:bottom w:val="single" w:sz="18" w:space="0" w:color="auto"/>
              <w:right w:val="nil"/>
            </w:tcBorders>
            <w:vAlign w:val="center"/>
          </w:tcPr>
          <w:p w14:paraId="37734614" w14:textId="77777777" w:rsidR="002D1584" w:rsidRPr="00054E37" w:rsidRDefault="002D1584" w:rsidP="002D1584">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[0.1, 1, 10, 100, 1000]</w:t>
            </w:r>
          </w:p>
        </w:tc>
      </w:tr>
    </w:tbl>
    <w:p w14:paraId="5CE72872" w14:textId="77777777" w:rsidR="002D1584" w:rsidRDefault="002D1584" w:rsidP="002D1584">
      <w:pPr>
        <w:ind w:left="358"/>
        <w:jc w:val="both"/>
      </w:pPr>
    </w:p>
    <w:p w14:paraId="622F9B07" w14:textId="304C5FCB" w:rsidR="0006244D" w:rsidRPr="00DC0C6F" w:rsidRDefault="00921DEE" w:rsidP="007825AF">
      <w:pPr>
        <w:pStyle w:val="af9"/>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af9"/>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62D57FF5" w:rsidR="0092565E" w:rsidRPr="005157A4" w:rsidRDefault="0092565E" w:rsidP="00284D59">
      <w:r>
        <w:t xml:space="preserve">Fig.2. Diagram of the machine learning based workflow for model training and validation. </w:t>
      </w:r>
    </w:p>
    <w:p w14:paraId="1330DCCC" w14:textId="4D754825"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E95361">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30&lt;/sup&gt;","plainTextFormattedCitation":"30","previouslyFormattedCitation":"&lt;sup&gt;30&lt;/sup&gt;"},"properties":{"noteIndex":0},"schema":"https://github.com/citation-style-language/schema/raw/master/csl-citation.json"}</w:instrText>
      </w:r>
      <w:r w:rsidR="000E6B47">
        <w:fldChar w:fldCharType="separate"/>
      </w:r>
      <w:r w:rsidR="00BB4083" w:rsidRPr="00BB4083">
        <w:rPr>
          <w:noProof/>
          <w:vertAlign w:val="superscript"/>
        </w:rPr>
        <w:t>30</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0E6B47">
        <w:fldChar w:fldCharType="separate"/>
      </w:r>
      <w:r w:rsidR="00BB4083" w:rsidRPr="00BB4083">
        <w:rPr>
          <w:noProof/>
          <w:vertAlign w:val="superscript"/>
        </w:rPr>
        <w:t>31</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585A01" w:rsidRPr="001810AB">
        <w:fldChar w:fldCharType="separate"/>
      </w:r>
      <w:r w:rsidR="00BB4083" w:rsidRPr="00BB4083">
        <w:rPr>
          <w:noProof/>
          <w:vertAlign w:val="superscript"/>
        </w:rPr>
        <w:t>31</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E9536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32&lt;/sup&gt;","plainTextFormattedCitation":"32","previouslyFormattedCitation":"&lt;sup&gt;32&lt;/sup&gt;"},"properties":{"noteIndex":0},"schema":"https://github.com/citation-style-language/schema/raw/master/csl-citation.json"}</w:instrText>
      </w:r>
      <w:r w:rsidR="004A07AB">
        <w:fldChar w:fldCharType="separate"/>
      </w:r>
      <w:r w:rsidR="00BB4083" w:rsidRPr="00BB4083">
        <w:rPr>
          <w:noProof/>
          <w:vertAlign w:val="superscript"/>
        </w:rPr>
        <w:t>32</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E95361">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E95361">
        <w:rPr>
          <w:rFonts w:ascii="Cambria Math" w:hAnsi="Cambria Math" w:cs="Cambria Math"/>
        </w:rPr>
        <w:instrText>∗</w:instrText>
      </w:r>
      <w:r w:rsidR="00E95361">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33&lt;/sup&gt;","plainTextFormattedCitation":"33","previouslyFormattedCitation":"&lt;sup&gt;33&lt;/sup&gt;"},"properties":{"noteIndex":0},"schema":"https://github.com/citation-style-language/schema/raw/master/csl-citation.json"}</w:instrText>
      </w:r>
      <w:r w:rsidR="003872CB">
        <w:fldChar w:fldCharType="separate"/>
      </w:r>
      <w:r w:rsidR="00BB4083" w:rsidRPr="00BB4083">
        <w:rPr>
          <w:noProof/>
          <w:vertAlign w:val="superscript"/>
        </w:rPr>
        <w:t>33</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E95361">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34&lt;/sup&gt;","plainTextFormattedCitation":"34","previouslyFormattedCitation":"&lt;sup&gt;34&lt;/sup&gt;"},"properties":{"noteIndex":0},"schema":"https://github.com/citation-style-language/schema/raw/master/csl-citation.json"}</w:instrText>
      </w:r>
      <w:r w:rsidR="009E3A59">
        <w:fldChar w:fldCharType="separate"/>
      </w:r>
      <w:r w:rsidR="00BB4083" w:rsidRPr="00BB4083">
        <w:rPr>
          <w:noProof/>
          <w:vertAlign w:val="superscript"/>
        </w:rPr>
        <w:t>34</w:t>
      </w:r>
      <w:r w:rsidR="009E3A59">
        <w:fldChar w:fldCharType="end"/>
      </w:r>
      <w:r w:rsidR="006F5366">
        <w:t xml:space="preserve"> and pandas (Python)</w:t>
      </w:r>
      <w:r w:rsidR="003872CB">
        <w:fldChar w:fldCharType="begin" w:fldLock="1"/>
      </w:r>
      <w:r w:rsidR="00E95361">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35&lt;/sup&gt;","plainTextFormattedCitation":"35","previouslyFormattedCitation":"&lt;sup&gt;35&lt;/sup&gt;"},"properties":{"noteIndex":0},"schema":"https://github.com/citation-style-language/schema/raw/master/csl-citation.json"}</w:instrText>
      </w:r>
      <w:r w:rsidR="003872CB">
        <w:fldChar w:fldCharType="separate"/>
      </w:r>
      <w:r w:rsidR="00BB4083" w:rsidRPr="00BB4083">
        <w:rPr>
          <w:noProof/>
          <w:vertAlign w:val="superscript"/>
        </w:rPr>
        <w:t>35</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41F5870B" w:rsidR="0054246F" w:rsidRDefault="009A0A08" w:rsidP="0054246F">
      <w:pPr>
        <w:jc w:val="both"/>
      </w:pPr>
      <w:r>
        <w:t xml:space="preserve">As shown in Table </w:t>
      </w:r>
      <w:r w:rsidR="00064616">
        <w:t>S1</w:t>
      </w:r>
      <w:r>
        <w:t>, t</w:t>
      </w:r>
      <w:r w:rsidR="005D7A63">
        <w:t xml:space="preserve">he measured concentrations of </w:t>
      </w:r>
      <w:r w:rsidR="00130651">
        <w:t xml:space="preserve">elements in </w:t>
      </w:r>
      <w:r w:rsidR="000458C7">
        <w:t xml:space="preserve">the </w:t>
      </w:r>
      <w:r w:rsidR="003D6659" w:rsidRPr="006E0B82">
        <w:t>certified reference material</w:t>
      </w:r>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 xml:space="preserve">Table </w:t>
      </w:r>
      <w:r w:rsidR="00A9445A">
        <w:t>S2</w:t>
      </w:r>
      <w:r w:rsidR="00A9445A" w:rsidRPr="009A0C81">
        <w:t xml:space="preserve"> </w:t>
      </w:r>
      <w:r w:rsidR="00DC026A" w:rsidRPr="009A0C81">
        <w:t>shows</w:t>
      </w:r>
      <w:r w:rsidR="00DC026A">
        <w:t xml:space="preserve"> the </w:t>
      </w:r>
      <w:r w:rsidR="00433C54">
        <w:t>concentrations</w:t>
      </w:r>
      <w:r w:rsidR="00DC026A">
        <w:t xml:space="preserve"> of </w:t>
      </w:r>
      <w:r w:rsidR="00227C68">
        <w:t xml:space="preserve">the </w:t>
      </w:r>
      <w:r w:rsidR="00CA0D40">
        <w:t xml:space="preserve">30 elements measured </w:t>
      </w:r>
      <w:r w:rsidR="00433C54">
        <w:t xml:space="preserve">in the </w:t>
      </w:r>
      <w:r w:rsidR="00BD6A5F">
        <w:t>131</w:t>
      </w:r>
      <w:r w:rsidR="00433C54">
        <w:t xml:space="preserve"> Chinese </w:t>
      </w:r>
      <w:r w:rsidR="00DC026A">
        <w:t>GI rice</w:t>
      </w:r>
      <w:r w:rsidR="00227C68">
        <w:t xml:space="preserve"> samples</w:t>
      </w:r>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r w:rsidR="00FE45DE">
        <w:t>were</w:t>
      </w:r>
      <w:r w:rsidR="00B2354C" w:rsidRPr="00ED28E8">
        <w:t xml:space="preserve"> observed among all elements across </w:t>
      </w:r>
      <w:r w:rsidR="00381653">
        <w:t>all types of rice</w:t>
      </w:r>
      <w:r w:rsidR="00B2354C" w:rsidRPr="00ED28E8">
        <w:t xml:space="preserve">. </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7051421F"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r w:rsidR="007126E0">
        <w:t>was</w:t>
      </w:r>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F73E60">
        <w:t xml:space="preserve"> </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Pr="009A0C81">
        <w:t xml:space="preserve">. </w:t>
      </w:r>
      <w:r w:rsidR="00293CF1">
        <w:t xml:space="preserve">A possible explanation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408EC872" w:rsidR="007126E0" w:rsidRDefault="003D2ABF" w:rsidP="00BF45BB">
      <w:pPr>
        <w:jc w:val="center"/>
        <w:rPr>
          <w:noProof/>
        </w:rPr>
      </w:pPr>
      <w:r>
        <w:rPr>
          <w:noProof/>
        </w:rPr>
        <w:lastRenderedPageBreak/>
        <w:drawing>
          <wp:inline distT="0" distB="0" distL="0" distR="0" wp14:anchorId="1579288C" wp14:editId="4762EDA8">
            <wp:extent cx="4248455"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455" cy="2880000"/>
                    </a:xfrm>
                    <a:prstGeom prst="rect">
                      <a:avLst/>
                    </a:prstGeom>
                    <a:noFill/>
                    <a:ln>
                      <a:noFill/>
                    </a:ln>
                  </pic:spPr>
                </pic:pic>
              </a:graphicData>
            </a:graphic>
          </wp:inline>
        </w:drawing>
      </w:r>
    </w:p>
    <w:p w14:paraId="66D60D86" w14:textId="543F9642" w:rsidR="00BF45BB" w:rsidRDefault="00BF45BB" w:rsidP="00FA1904">
      <w:pPr>
        <w:jc w:val="center"/>
      </w:pPr>
      <w:r>
        <w:t>(</w:t>
      </w:r>
      <w:r>
        <w:rPr>
          <w:rFonts w:hint="eastAsia"/>
        </w:rPr>
        <w:t>a</w:t>
      </w:r>
      <w:r w:rsidR="00FA1904">
        <w:t>)</w:t>
      </w:r>
    </w:p>
    <w:p w14:paraId="22F84E8E" w14:textId="5CEA5FED" w:rsidR="00BF45BB" w:rsidRDefault="00BF45BB" w:rsidP="00BF45BB">
      <w:pPr>
        <w:jc w:val="center"/>
        <w:rPr>
          <w:noProof/>
        </w:rPr>
      </w:pPr>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EEE2A1F" w14:textId="6F06FEA7" w:rsidR="007126E0" w:rsidRDefault="007126E0" w:rsidP="009A395B">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(elements) on </w:t>
      </w:r>
      <w:r w:rsidR="009A395B">
        <w:t xml:space="preserve">the </w:t>
      </w:r>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afd"/>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2A56119B" w:rsidR="00715383" w:rsidRDefault="00957E0E" w:rsidP="002C6892">
      <w:pPr>
        <w:jc w:val="both"/>
      </w:pPr>
      <w:r>
        <w:t>High quality s</w:t>
      </w:r>
      <w:r w:rsidR="006C2917" w:rsidRPr="00E70EF3">
        <w:t>ampling is fundamental to achieve reliable results from multivariate model</w:t>
      </w:r>
      <w:r w:rsidR="000401BB">
        <w:t>ing</w:t>
      </w:r>
      <w:r w:rsidR="0016526D" w:rsidRPr="00E70EF3">
        <w:fldChar w:fldCharType="begin" w:fldLock="1"/>
      </w:r>
      <w:r w:rsidR="00E95361">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36&lt;/sup&gt;","plainTextFormattedCitation":"36","previouslyFormattedCitation":"&lt;sup&gt;36&lt;/sup&gt;"},"properties":{"noteIndex":0},"schema":"https://github.com/citation-style-language/schema/raw/master/csl-citation.json"}</w:instrText>
      </w:r>
      <w:r w:rsidR="0016526D" w:rsidRPr="00E70EF3">
        <w:fldChar w:fldCharType="separate"/>
      </w:r>
      <w:r w:rsidR="00BB4083" w:rsidRPr="00BB4083">
        <w:rPr>
          <w:noProof/>
          <w:vertAlign w:val="superscript"/>
        </w:rPr>
        <w:t>36</w:t>
      </w:r>
      <w:r w:rsidR="0016526D" w:rsidRPr="00E70EF3">
        <w:fldChar w:fldCharType="end"/>
      </w:r>
      <w:r w:rsidR="007034ED" w:rsidRPr="00E70EF3">
        <w:t xml:space="preserve">. </w:t>
      </w:r>
      <w:r w:rsidR="00CC436F" w:rsidRPr="00E70EF3">
        <w:t>In this study</w:t>
      </w:r>
      <w:r w:rsidR="00EB4D85">
        <w:t xml:space="preserve">, </w:t>
      </w:r>
      <w:r w:rsidR="00C945C6">
        <w:t>rather than sampling from 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r w:rsidR="0066544E">
        <w:t>In addition</w:t>
      </w:r>
      <w:r w:rsidR="000401BB">
        <w:t>,</w:t>
      </w:r>
      <w:r w:rsidR="00144E40">
        <w:t xml:space="preserve"> </w:t>
      </w:r>
      <w:r w:rsidR="00064616">
        <w:t>the numbers of samples of each ric</w:t>
      </w:r>
      <w:r w:rsidR="001E73C5">
        <w:t>e</w:t>
      </w:r>
      <w:r w:rsidR="00064616">
        <w:t xml:space="preserve"> type were quite similar,</w:t>
      </w:r>
      <w:r w:rsidR="00823217">
        <w:t xml:space="preserve"> and </w:t>
      </w:r>
      <w:r w:rsidR="00064616">
        <w:t xml:space="preserve"> such a </w:t>
      </w:r>
      <w:r w:rsidR="000E0377">
        <w:t>balanced dataset</w:t>
      </w:r>
      <w:r w:rsidR="000401BB">
        <w:t xml:space="preserve"> </w:t>
      </w:r>
      <w:r w:rsidR="00064616">
        <w:t xml:space="preserve">prevented </w:t>
      </w:r>
      <w:r w:rsidR="00711010">
        <w:t xml:space="preserve">the </w:t>
      </w:r>
      <w:proofErr w:type="spellStart"/>
      <w:r w:rsidR="00711010">
        <w:t>occurance</w:t>
      </w:r>
      <w:proofErr w:type="spellEnd"/>
      <w:r w:rsidR="00711010">
        <w:t xml:space="preserve"> of mis-classification due to</w:t>
      </w:r>
      <w:r w:rsidR="005039BD">
        <w:t xml:space="preserve"> </w:t>
      </w:r>
      <w:r w:rsidR="007C03BD">
        <w:t>modeling with imbalanced dataset</w:t>
      </w:r>
      <w:r w:rsidR="00E95361">
        <w:fldChar w:fldCharType="begin" w:fldLock="1"/>
      </w:r>
      <w:r w:rsidR="00E1751E">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spectrometry","type":"article-journal","volume":"121"},"uris":["http://www.mendeley.com/documents/?uuid=a88f7be2-e59e-4b5f-a327-1d76b4d40a16"]},{"id":"ITEM-2","itemData":{"DOI":"10.1371/journal.pone.0067863","abstract":"Training and testing of conventional machine learning models on binary classification problems depend on the proportions of the two outcomes in the relevant data sets. This may be especially important in practical terms when real-world applications of the classifier are either highly imbalanced or occur in unknown proportions. Intuitively, it may seem sensible to train machine learning models on data similar to the target data in terms of proportions of the two binary outcomes. However, we show that this is not the case using the example of prediction of deleterious and neutral phenotypes of human missense mutations in human genome data, for which the proportion of the binary outcome is unknown. Our results indicate that using balanced training data (50% neutral and 50% deleterious) results in the highest balanced accuracy (the average of True Positive Rate and True Negative Rate), Matthews correlation coefficient, and area under ROC curves, no matter what the proportions of the two phenotypes are in the testing data. Besides balancing the data by undersampling the majority class, other techniques in machine learning include oversampling the minority class, interpolating minority-class data points and various penalties for misclassifying the minority class. However, these techniques are not commonly used in either the missense phenotype prediction problem or in the prediction of disordered residues in proteins, where the imbalance problem is substantial. The appropriate approach depends on the amount of available data and the specific problem at hand.","author":[{"dropping-particle":"","family":"Wei","given":"Qiong","non-dropping-particle":"","parse-names":false,"suffix":""},{"dropping-particle":"","family":"Dunbrack Jr","given":"Roland L","non-dropping-particle":"","parse-names":false,"suffix":""}],"container-title":"PLOS ONE","id":"ITEM-2","issue":"7","issued":{"date-parts":[["2013"]]},"page":"1-12","publisher":"Public Library of Science","title":"The Role of Balanced Training and Testing Data Sets for Binary Classifiers in Bioinformatics","type":"article-journal","volume":"8"},"uris":["http://www.mendeley.com/documents/?uuid=1459c037-71d0-4139-bbd8-b5c403c06902"]}],"mendeley":{"formattedCitation":"&lt;sup&gt;12,37&lt;/sup&gt;","plainTextFormattedCitation":"12,37","previouslyFormattedCitation":"&lt;sup&gt;12,38&lt;/sup&gt;"},"properties":{"noteIndex":0},"schema":"https://github.com/citation-style-language/schema/raw/master/csl-citation.json"}</w:instrText>
      </w:r>
      <w:r w:rsidR="00E95361">
        <w:fldChar w:fldCharType="separate"/>
      </w:r>
      <w:r w:rsidR="00E1751E" w:rsidRPr="00E1751E">
        <w:rPr>
          <w:noProof/>
          <w:vertAlign w:val="superscript"/>
        </w:rPr>
        <w:t>12,37</w:t>
      </w:r>
      <w:r w:rsidR="00E95361">
        <w:fldChar w:fldCharType="end"/>
      </w:r>
      <w:r w:rsidR="005039BD">
        <w:t xml:space="preserve"> </w:t>
      </w:r>
    </w:p>
    <w:p w14:paraId="54C9D6B2" w14:textId="7DF803DE" w:rsidR="002E62F6" w:rsidRPr="00AE7AF4" w:rsidRDefault="00054217" w:rsidP="00BD79FA">
      <w:pPr>
        <w:jc w:val="both"/>
      </w:pPr>
      <w:r>
        <w:lastRenderedPageBreak/>
        <w:t xml:space="preserve">To date, </w:t>
      </w:r>
      <w:r w:rsidR="008A39BF">
        <w:t xml:space="preserve">ML algorithms such as </w:t>
      </w:r>
      <w:r w:rsidR="008A39BF" w:rsidRPr="00A531B1">
        <w:t>SVM</w:t>
      </w:r>
      <w:r w:rsidR="00635599">
        <w:t xml:space="preserve"> </w:t>
      </w:r>
      <w:r w:rsidR="008A39BF">
        <w:t xml:space="preserve">and </w:t>
      </w:r>
      <w:r w:rsidR="008A39BF" w:rsidRPr="00562E7E">
        <w:t>RF</w:t>
      </w:r>
      <w:r w:rsidR="008A39BF">
        <w:t>, have been reported to outperform traditional MVA</w:t>
      </w:r>
      <w:r w:rsidR="008A39BF">
        <w:fldChar w:fldCharType="begin" w:fldLock="1"/>
      </w:r>
      <w:r w:rsidR="00E1751E">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38&lt;/sup&gt;","plainTextFormattedCitation":"38","previouslyFormattedCitation":"&lt;sup&gt;39&lt;/sup&gt;"},"properties":{"noteIndex":0},"schema":"https://github.com/citation-style-language/schema/raw/master/csl-citation.json"}</w:instrText>
      </w:r>
      <w:r w:rsidR="008A39BF">
        <w:fldChar w:fldCharType="separate"/>
      </w:r>
      <w:r w:rsidR="00E1751E" w:rsidRPr="00E1751E">
        <w:rPr>
          <w:noProof/>
          <w:vertAlign w:val="superscript"/>
        </w:rPr>
        <w:t>38</w:t>
      </w:r>
      <w:r w:rsidR="008A39BF">
        <w:fldChar w:fldCharType="end"/>
      </w:r>
      <w:r w:rsidR="008A39BF">
        <w:t xml:space="preserve"> </w:t>
      </w:r>
      <w:r w:rsidR="00E95026">
        <w:t xml:space="preserve">as </w:t>
      </w:r>
      <w:r w:rsidR="00694433">
        <w:t>can build</w:t>
      </w:r>
      <w:r w:rsidR="00E95026">
        <w:t xml:space="preserve"> </w:t>
      </w:r>
      <w:r w:rsidR="007008DA">
        <w:t>prediction</w:t>
      </w:r>
      <w:r w:rsidR="008A39BF">
        <w:t xml:space="preserve"> models with </w:t>
      </w:r>
      <w:r w:rsidR="003B15C5">
        <w:t xml:space="preserve">superior </w:t>
      </w:r>
      <w:r w:rsidR="008A39BF">
        <w:t>reliability and robustness</w:t>
      </w:r>
      <w:r w:rsidR="008A39BF">
        <w:fldChar w:fldCharType="begin" w:fldLock="1"/>
      </w:r>
      <w:r w:rsidR="00E1751E">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E1751E">
        <w:rPr>
          <w:rFonts w:hint="eastAsia"/>
        </w:rPr>
        <w:instrText xml:space="preserve">d ( NIR ) spectroscopy : Focus on parameters optimization and model interpretation </w:instrText>
      </w:r>
      <w:r w:rsidR="00E1751E">
        <w:rPr>
          <w:rFonts w:hint="eastAsia"/>
        </w:rPr>
        <w:instrText>☆</w:instrText>
      </w:r>
      <w:r w:rsidR="00E1751E">
        <w:rPr>
          <w:rFonts w:hint="eastAsia"/>
        </w:rPr>
        <w:instrText>","type":"article-journal","volume":"96"},"uris":["http://www.mendeley.com/documents/?uuid=47137a07-3923-401b-95f6-51fd479e4280"]},{"id":"ITEM-2","itemData":{"DOI":"10.101</w:instrText>
      </w:r>
      <w:r w:rsidR="00E1751E">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12,39&lt;/sup&gt;","plainTextFormattedCitation":"12,39","previouslyFormattedCitation":"&lt;sup&gt;12,40&lt;/sup&gt;"},"properties":{"noteIndex":0},"schema":"https://github.com/citation-style-language/schema/raw/master/csl-citation.json"}</w:instrText>
      </w:r>
      <w:r w:rsidR="008A39BF">
        <w:fldChar w:fldCharType="separate"/>
      </w:r>
      <w:r w:rsidR="00E1751E" w:rsidRPr="00E1751E">
        <w:rPr>
          <w:noProof/>
          <w:vertAlign w:val="superscript"/>
        </w:rPr>
        <w:t>12,39</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9F4658">
        <w:t xml:space="preserve">shows </w:t>
      </w:r>
      <w:r w:rsidR="008358BF">
        <w:t xml:space="preserve">the results obtained from </w:t>
      </w:r>
      <w:r w:rsidR="00A523B2">
        <w:t xml:space="preserve">the </w:t>
      </w:r>
      <w:r w:rsidR="00635599">
        <w:t xml:space="preserve">construction </w:t>
      </w:r>
      <w:r w:rsidR="00434E32">
        <w:t xml:space="preserve">of </w:t>
      </w:r>
      <w:r w:rsidR="00030F6F">
        <w:t xml:space="preserve">optimal </w:t>
      </w:r>
      <w:r w:rsidR="00434E32">
        <w:t>classifiers</w:t>
      </w:r>
      <w:r w:rsidR="00B54DD2">
        <w:t xml:space="preserve">. </w:t>
      </w:r>
      <w:r w:rsidR="0050617A">
        <w:t xml:space="preserve">Beyond </w:t>
      </w:r>
      <w:r w:rsidR="00F90A4D">
        <w:t>the</w:t>
      </w:r>
      <w:r w:rsidR="00B43A11">
        <w:t xml:space="preserve"> function of </w:t>
      </w:r>
      <w:r w:rsidR="00823A69">
        <w:t>reducing dimension</w:t>
      </w:r>
      <w:r w:rsidR="004E7EAA">
        <w:t>s</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features </w:t>
      </w:r>
      <w:r w:rsidR="00FD5426">
        <w:t xml:space="preserve">with high </w:t>
      </w:r>
      <w:r w:rsidR="008C7690">
        <w:t xml:space="preserve">predictability, </w:t>
      </w:r>
      <w:r w:rsidR="00412542">
        <w:t xml:space="preserve">also </w:t>
      </w:r>
      <w:r w:rsidR="00823A69">
        <w:t xml:space="preserve">known as </w:t>
      </w:r>
      <w:r w:rsidR="008C7690">
        <w:t>biomarkers</w:t>
      </w:r>
      <w:r w:rsidR="00276528">
        <w:fldChar w:fldCharType="begin" w:fldLock="1"/>
      </w:r>
      <w:r w:rsidR="00E1751E">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40&lt;/sup&gt;","plainTextFormattedCitation":"40","previouslyFormattedCitation":"&lt;sup&gt;41&lt;/sup&gt;"},"properties":{"noteIndex":0},"schema":"https://github.com/citation-style-language/schema/raw/master/csl-citation.json"}</w:instrText>
      </w:r>
      <w:r w:rsidR="00276528">
        <w:fldChar w:fldCharType="separate"/>
      </w:r>
      <w:r w:rsidR="00E1751E" w:rsidRPr="00E1751E">
        <w:rPr>
          <w:noProof/>
          <w:vertAlign w:val="superscript"/>
        </w:rPr>
        <w:t>40</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1"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1"/>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previously published study, where feature selection was also applied and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among </w:t>
      </w:r>
      <w:r w:rsidR="005E3336">
        <w:t xml:space="preserve">twenty-one </w:t>
      </w:r>
      <w:r w:rsidR="00BD3AEF">
        <w:t xml:space="preserve">elements </w:t>
      </w:r>
      <w:r w:rsidR="00053B32">
        <w:t xml:space="preserve">were also found to be </w:t>
      </w:r>
      <w:r w:rsidR="00BD3AEF">
        <w:t>the most relevant for the differentiation between rice samples from two geographical origins</w:t>
      </w:r>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added</w:t>
      </w:r>
      <w:r w:rsidR="000B42A7">
        <w:t>, as shown in Fig. 4b</w:t>
      </w:r>
      <w:r w:rsidR="002355B6">
        <w:t xml:space="preserve">. </w:t>
      </w:r>
      <w:r w:rsidR="000B42A7">
        <w:t>W</w:t>
      </w:r>
      <w:r w:rsidR="000B42A7" w:rsidRPr="009A0C81">
        <w:t>ith</w:t>
      </w:r>
      <w:r w:rsidR="000B42A7">
        <w:t xml:space="preserve"> one feature (</w:t>
      </w:r>
      <w:r w:rsidR="000B42A7">
        <w:rPr>
          <w:vertAlign w:val="superscript"/>
        </w:rPr>
        <w:t>27</w:t>
      </w:r>
      <w:r w:rsidR="000B42A7">
        <w:t xml:space="preserve">Al), the mean cross-validation accuracy for RF and SVM were 48% and 63% respectively, </w:t>
      </w:r>
      <w:r w:rsidR="000B42A7">
        <w:rPr>
          <w:rFonts w:hint="eastAsia"/>
        </w:rPr>
        <w:t>bot</w:t>
      </w:r>
      <w:r w:rsidR="000B42A7">
        <w:t xml:space="preserve">h of which reached up to </w:t>
      </w:r>
      <w:r w:rsidR="00BD79FA">
        <w:t>100% as 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r w:rsidR="00DF2B63">
        <w:t xml:space="preserve"> </w:t>
      </w:r>
      <w:commentRangeStart w:id="2"/>
      <w:r w:rsidR="00E60282">
        <w:t xml:space="preserve">Eventually, the </w:t>
      </w:r>
      <w:r w:rsidR="00715A8B">
        <w:t xml:space="preserve">optimal </w:t>
      </w:r>
      <w:r w:rsidR="00E60282">
        <w:t xml:space="preserve">classifiers were </w:t>
      </w:r>
      <w:r w:rsidR="00017F66">
        <w:t xml:space="preserve">constructed with </w:t>
      </w:r>
      <w:r w:rsidR="00E60282">
        <w:t xml:space="preserve">four features </w:t>
      </w:r>
      <w:r w:rsidR="00017F66">
        <w:t xml:space="preserve">and </w:t>
      </w:r>
      <w:r w:rsidR="00D04B87">
        <w:t xml:space="preserve">optimized </w:t>
      </w:r>
      <w:r w:rsidR="00E60282">
        <w:t>hyperparameters</w:t>
      </w:r>
      <w:r w:rsidR="00703353">
        <w:t xml:space="preserve"> </w:t>
      </w:r>
      <w:r w:rsidR="00293284">
        <w:t>(</w:t>
      </w:r>
      <w:proofErr w:type="spellStart"/>
      <w:r w:rsidR="00293284">
        <w:t>max_depth</w:t>
      </w:r>
      <w:proofErr w:type="spellEnd"/>
      <w:r w:rsidR="00293284">
        <w:t xml:space="preserve">=37, </w:t>
      </w:r>
      <w:proofErr w:type="spellStart"/>
      <w:r w:rsidR="00293284">
        <w:t>max_features</w:t>
      </w:r>
      <w:proofErr w:type="spellEnd"/>
      <w:r w:rsidR="00293284">
        <w:t xml:space="preserve"> = ‘auto’, </w:t>
      </w:r>
      <w:proofErr w:type="spellStart"/>
      <w:r w:rsidR="00293284">
        <w:t>n_estimators</w:t>
      </w:r>
      <w:proofErr w:type="spellEnd"/>
      <w:r w:rsidR="00293284">
        <w:t xml:space="preserve"> = 200</w:t>
      </w:r>
      <w:r w:rsidR="00D04B87">
        <w:t xml:space="preserve"> for RF; ‘</w:t>
      </w:r>
      <w:proofErr w:type="spellStart"/>
      <w:r w:rsidR="00D04B87">
        <w:t>rbf</w:t>
      </w:r>
      <w:proofErr w:type="spellEnd"/>
      <w:r w:rsidR="00D04B87">
        <w:t>’ kernel, with C value =1 and gamma value = 0.1 for SVM)</w:t>
      </w:r>
      <w:r w:rsidR="00293284">
        <w:t>.</w:t>
      </w:r>
      <w:r w:rsidR="00635599">
        <w:t xml:space="preserve"> </w:t>
      </w:r>
      <w:r w:rsidR="00A703A0">
        <w:t>Notably</w:t>
      </w:r>
      <w:r w:rsidR="002E62F6">
        <w:t xml:space="preserve">, </w:t>
      </w:r>
      <w:r w:rsidR="00A50060">
        <w:t xml:space="preserve">in our study </w:t>
      </w:r>
      <w:r w:rsidR="002E62F6" w:rsidRPr="0019172A">
        <w:rPr>
          <w:rFonts w:ascii="Calibri" w:eastAsia="宋体" w:hAnsi="Calibri" w:cs="Calibri"/>
        </w:rPr>
        <w:t xml:space="preserve">feature selection </w:t>
      </w:r>
      <w:r w:rsidR="00A50060">
        <w:rPr>
          <w:rFonts w:ascii="Calibri" w:eastAsia="宋体" w:hAnsi="Calibri" w:cs="Calibri"/>
        </w:rPr>
        <w:t xml:space="preserve">was applied </w:t>
      </w:r>
      <w:r w:rsidR="002E62F6" w:rsidRPr="0019172A">
        <w:rPr>
          <w:rFonts w:ascii="Calibri" w:eastAsia="宋体" w:hAnsi="Calibri" w:cs="Calibri"/>
        </w:rPr>
        <w:t xml:space="preserve">solely on </w:t>
      </w:r>
      <w:r w:rsidR="00A703A0">
        <w:rPr>
          <w:rFonts w:ascii="Calibri" w:eastAsia="宋体" w:hAnsi="Calibri" w:cs="Calibri"/>
        </w:rPr>
        <w:t xml:space="preserve">the </w:t>
      </w:r>
      <w:r w:rsidR="002E62F6" w:rsidRPr="0019172A">
        <w:rPr>
          <w:rFonts w:ascii="Calibri" w:eastAsia="宋体" w:hAnsi="Calibri" w:cs="Calibri"/>
        </w:rPr>
        <w:t xml:space="preserve">training set </w:t>
      </w:r>
      <w:r w:rsidR="00694433">
        <w:rPr>
          <w:rFonts w:ascii="Calibri" w:eastAsia="宋体" w:hAnsi="Calibri" w:cs="Calibri"/>
        </w:rPr>
        <w:t>rather than</w:t>
      </w:r>
      <w:r w:rsidR="002E62F6">
        <w:rPr>
          <w:rFonts w:ascii="Calibri" w:eastAsia="宋体" w:hAnsi="Calibri" w:cs="Calibri"/>
        </w:rPr>
        <w:t xml:space="preserve"> the entire dat</w:t>
      </w:r>
      <w:r w:rsidR="002E62F6">
        <w:rPr>
          <w:rFonts w:ascii="Calibri" w:eastAsia="宋体" w:hAnsi="Calibri" w:cs="Calibri" w:hint="eastAsia"/>
        </w:rPr>
        <w:t>aset</w:t>
      </w:r>
      <w:r w:rsidR="002E62F6">
        <w:rPr>
          <w:rFonts w:ascii="Calibri" w:eastAsia="宋体" w:hAnsi="Calibri" w:cs="Calibri"/>
        </w:rPr>
        <w:t xml:space="preserve">, </w:t>
      </w:r>
      <w:r w:rsidR="00A50060">
        <w:rPr>
          <w:rFonts w:ascii="Calibri" w:eastAsia="宋体" w:hAnsi="Calibri" w:cs="Calibri"/>
        </w:rPr>
        <w:t xml:space="preserve">which </w:t>
      </w:r>
      <w:r w:rsidR="002E62F6" w:rsidRPr="0019172A">
        <w:rPr>
          <w:rFonts w:ascii="Calibri" w:eastAsia="宋体" w:hAnsi="Calibri" w:cs="Calibri"/>
        </w:rPr>
        <w:t>eliminate</w:t>
      </w:r>
      <w:r w:rsidR="00A703A0">
        <w:rPr>
          <w:rFonts w:ascii="Calibri" w:eastAsia="宋体" w:hAnsi="Calibri" w:cs="Calibri"/>
        </w:rPr>
        <w:t>d</w:t>
      </w:r>
      <w:r w:rsidR="002E62F6" w:rsidRPr="0019172A">
        <w:rPr>
          <w:rFonts w:ascii="Calibri" w:eastAsia="宋体" w:hAnsi="Calibri" w:cs="Calibri"/>
        </w:rPr>
        <w:t xml:space="preserve"> </w:t>
      </w:r>
      <w:r w:rsidR="004A039C">
        <w:rPr>
          <w:rFonts w:ascii="Calibri" w:eastAsia="宋体" w:hAnsi="Calibri" w:cs="Calibri"/>
        </w:rPr>
        <w:t xml:space="preserve">the </w:t>
      </w:r>
      <w:r w:rsidR="00A703A0">
        <w:rPr>
          <w:rFonts w:ascii="Calibri" w:eastAsia="宋体" w:hAnsi="Calibri" w:cs="Calibri"/>
        </w:rPr>
        <w:t xml:space="preserve">risk </w:t>
      </w:r>
      <w:r w:rsidR="002E62F6" w:rsidRPr="0019172A">
        <w:rPr>
          <w:rFonts w:ascii="Calibri" w:eastAsia="宋体" w:hAnsi="Calibri" w:cs="Calibri"/>
        </w:rPr>
        <w:t>of selection b</w:t>
      </w:r>
      <w:r w:rsidR="002E62F6">
        <w:rPr>
          <w:rFonts w:ascii="Calibri" w:eastAsia="宋体" w:hAnsi="Calibri" w:cs="Calibri"/>
        </w:rPr>
        <w:t>ias</w:t>
      </w:r>
      <w:r w:rsidR="002E62F6">
        <w:rPr>
          <w:rFonts w:ascii="Calibri" w:eastAsia="宋体" w:hAnsi="Calibri" w:cs="Calibri"/>
        </w:rPr>
        <w:fldChar w:fldCharType="begin" w:fldLock="1"/>
      </w:r>
      <w:r w:rsidR="00E1751E">
        <w:rPr>
          <w:rFonts w:ascii="Calibri" w:eastAsia="宋体"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41&lt;/sup&gt;","plainTextFormattedCitation":"41","previouslyFormattedCitation":"&lt;sup&gt;42&lt;/sup&gt;"},"properties":{"noteIndex":0},"schema":"https://github.com/citation-style-language/schema/raw/master/csl-citation.json"}</w:instrText>
      </w:r>
      <w:r w:rsidR="002E62F6">
        <w:rPr>
          <w:rFonts w:ascii="Calibri" w:eastAsia="宋体" w:hAnsi="Calibri" w:cs="Calibri"/>
        </w:rPr>
        <w:fldChar w:fldCharType="separate"/>
      </w:r>
      <w:r w:rsidR="00E1751E" w:rsidRPr="00E1751E">
        <w:rPr>
          <w:rFonts w:ascii="Calibri" w:eastAsia="宋体" w:hAnsi="Calibri" w:cs="Calibri"/>
          <w:noProof/>
          <w:vertAlign w:val="superscript"/>
        </w:rPr>
        <w:t>41</w:t>
      </w:r>
      <w:r w:rsidR="002E62F6">
        <w:rPr>
          <w:rFonts w:ascii="Calibri" w:eastAsia="宋体" w:hAnsi="Calibri" w:cs="Calibri"/>
        </w:rPr>
        <w:fldChar w:fldCharType="end"/>
      </w:r>
      <w:r w:rsidR="004A039C">
        <w:rPr>
          <w:rFonts w:ascii="Calibri" w:eastAsia="宋体" w:hAnsi="Calibri" w:cs="Calibri"/>
        </w:rPr>
        <w:t>.</w:t>
      </w:r>
      <w:commentRangeEnd w:id="2"/>
      <w:r w:rsidR="005F31DE">
        <w:rPr>
          <w:rStyle w:val="afc"/>
        </w:rPr>
        <w:commentReference w:id="2"/>
      </w:r>
    </w:p>
    <w:p w14:paraId="6091E972" w14:textId="160A747F" w:rsidR="00DC0C6F" w:rsidRDefault="00DC0C6F" w:rsidP="00DC0C6F">
      <w:pPr>
        <w:jc w:val="center"/>
      </w:pPr>
    </w:p>
    <w:p w14:paraId="6881DF3B" w14:textId="149C378D" w:rsidR="001354F4" w:rsidRDefault="006B4D88" w:rsidP="00DC0C6F">
      <w:pPr>
        <w:jc w:val="center"/>
      </w:pPr>
      <w:r>
        <w:rPr>
          <w:noProof/>
        </w:rPr>
        <w:drawing>
          <wp:inline distT="0" distB="0" distL="0" distR="0" wp14:anchorId="02D36779" wp14:editId="73C7A0C5">
            <wp:extent cx="6057900" cy="3383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9260" cy="3400558"/>
                    </a:xfrm>
                    <a:prstGeom prst="rect">
                      <a:avLst/>
                    </a:prstGeom>
                    <a:noFill/>
                  </pic:spPr>
                </pic:pic>
              </a:graphicData>
            </a:graphic>
          </wp:inline>
        </w:drawing>
      </w:r>
    </w:p>
    <w:p w14:paraId="5734E8FB" w14:textId="667B7A25" w:rsidR="00DC0C6F" w:rsidRPr="00E95026" w:rsidRDefault="00D47607" w:rsidP="00B748C3">
      <w:pPr>
        <w:jc w:val="center"/>
      </w:pPr>
      <w:r>
        <w:rPr>
          <w:rFonts w:hint="eastAsia"/>
        </w:rPr>
        <w:t>(</w:t>
      </w:r>
      <w:r>
        <w:t>a)</w:t>
      </w:r>
    </w:p>
    <w:p w14:paraId="1A89E93C" w14:textId="77777777" w:rsidR="00DC0C6F" w:rsidRDefault="00DC0C6F" w:rsidP="005C37D1">
      <w:pPr>
        <w:jc w:val="center"/>
      </w:pPr>
      <w:r>
        <w:rPr>
          <w:noProof/>
        </w:rPr>
        <w:lastRenderedPageBreak/>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a16="http://schemas.microsoft.com/office/drawing/2014/main"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69D9EDC" w14:textId="14C8C6FD" w:rsidR="00D47607" w:rsidRDefault="00D47607" w:rsidP="00D47607">
      <w:pPr>
        <w:jc w:val="center"/>
      </w:pPr>
      <w:r>
        <w:rPr>
          <w:rFonts w:hint="eastAsia"/>
        </w:rPr>
        <w:t>(</w:t>
      </w:r>
      <w:r>
        <w:t>b)</w:t>
      </w:r>
    </w:p>
    <w:p w14:paraId="6B587961" w14:textId="39D11474" w:rsidR="00831499" w:rsidRPr="00BD79FA" w:rsidRDefault="00DC0C6F" w:rsidP="00F2636D">
      <w:r w:rsidRPr="001F002A">
        <w:t xml:space="preserve">Fig. </w:t>
      </w:r>
      <w:r>
        <w:t>4</w:t>
      </w:r>
      <w:r w:rsidRPr="001F002A">
        <w:t xml:space="preserve">. </w:t>
      </w:r>
      <w:r>
        <w:t xml:space="preserve">Feature ranking with </w:t>
      </w:r>
      <w:proofErr w:type="spellStart"/>
      <w:r>
        <w:t>ReliefF</w:t>
      </w:r>
      <w:proofErr w:type="spellEnd"/>
      <w:r>
        <w:t xml:space="preserve"> and model optimization</w:t>
      </w:r>
      <w:r w:rsidR="00543DA0">
        <w:t xml:space="preserve"> with cross-validation</w:t>
      </w:r>
      <w:r w:rsidR="00C60E6B">
        <w:t xml:space="preserve"> </w:t>
      </w:r>
      <w:r>
        <w:t>(a) r</w:t>
      </w:r>
      <w:r w:rsidRPr="001F002A">
        <w:t>elative importance</w:t>
      </w:r>
      <w:r>
        <w:t xml:space="preserve"> of </w:t>
      </w:r>
      <w:r w:rsidR="00587F1C">
        <w:t xml:space="preserve">each </w:t>
      </w:r>
      <w:r w:rsidR="0011365A">
        <w:t>feature</w:t>
      </w:r>
      <w:r w:rsidRPr="001F002A">
        <w:t xml:space="preserve"> based on </w:t>
      </w:r>
      <w:proofErr w:type="spellStart"/>
      <w:r>
        <w:t>ReliefF</w:t>
      </w:r>
      <w:proofErr w:type="spellEnd"/>
      <w:r>
        <w:t xml:space="preserve">; (b) cross-validation </w:t>
      </w:r>
      <w:r w:rsidR="00360670">
        <w:t>accuracy achieved by the classification models with different feature subsets</w:t>
      </w:r>
      <w:r>
        <w:t xml:space="preserve">. </w:t>
      </w:r>
    </w:p>
    <w:p w14:paraId="45547F61" w14:textId="330C9C16" w:rsidR="004E0E8B" w:rsidRDefault="000A53F1" w:rsidP="000A1A80">
      <w:pPr>
        <w:jc w:val="both"/>
      </w:pPr>
      <w:commentRangeStart w:id="3"/>
      <w:r>
        <w:t>While</w:t>
      </w:r>
      <w:commentRangeEnd w:id="3"/>
      <w:r w:rsidR="00F45FAA">
        <w:rPr>
          <w:rStyle w:val="afc"/>
        </w:rPr>
        <w:commentReference w:id="3"/>
      </w:r>
      <w:r>
        <w:t xml:space="preserve"> </w:t>
      </w:r>
      <w:r w:rsidR="00E4117D">
        <w:t xml:space="preserve">we assessed </w:t>
      </w:r>
      <w:r>
        <w:t xml:space="preserve">the goodness of fit of the model </w:t>
      </w:r>
      <w:r w:rsidR="00F45FAA">
        <w:t>via</w:t>
      </w:r>
      <w:r w:rsidR="00F45FAA">
        <w:t xml:space="preserve"> </w:t>
      </w:r>
      <w:r>
        <w:t>cross-validation</w:t>
      </w:r>
      <w:r w:rsidR="001538A3">
        <w:t xml:space="preserve"> on the training set</w:t>
      </w:r>
      <w:r>
        <w:t>, the model performance should be</w:t>
      </w:r>
      <w:r w:rsidR="00102B8D">
        <w:t xml:space="preserve"> ultimately</w:t>
      </w:r>
      <w:r>
        <w:t xml:space="preserve"> validated </w:t>
      </w:r>
      <w:r w:rsidR="00BE6F9F">
        <w:t xml:space="preserve">on </w:t>
      </w:r>
      <w:r w:rsidR="00F62910">
        <w:t xml:space="preserve">dataset obtained from </w:t>
      </w:r>
      <w:r w:rsidR="00E943CA">
        <w:t xml:space="preserve">additional </w:t>
      </w:r>
      <w:r w:rsidR="00F62910">
        <w:t>samples</w:t>
      </w:r>
      <w:r w:rsidR="00E943CA" w:rsidRPr="00310CC1">
        <w:fldChar w:fldCharType="begin" w:fldLock="1"/>
      </w:r>
      <w:r w:rsidR="00E1751E">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E943CA" w:rsidRPr="00310CC1">
        <w:fldChar w:fldCharType="separate"/>
      </w:r>
      <w:r w:rsidR="00E943CA" w:rsidRPr="00752719">
        <w:rPr>
          <w:noProof/>
          <w:vertAlign w:val="superscript"/>
        </w:rPr>
        <w:t>16</w:t>
      </w:r>
      <w:r w:rsidR="00E943CA" w:rsidRPr="00310CC1">
        <w:fldChar w:fldCharType="end"/>
      </w:r>
      <w:r w:rsidR="00752719">
        <w:t xml:space="preserve">. </w:t>
      </w:r>
      <w:r w:rsidR="00610F95">
        <w:t xml:space="preserve"> </w:t>
      </w:r>
      <w:r w:rsidR="0008257C">
        <w:t xml:space="preserve">According to the Principle of </w:t>
      </w:r>
      <w:r w:rsidR="00CA2BA4">
        <w:t>Proper Validation</w:t>
      </w:r>
      <w:r w:rsidR="00610F95">
        <w:t xml:space="preserve"> (PPV)</w:t>
      </w:r>
      <w:r w:rsidR="00CA2BA4">
        <w:t xml:space="preserve">, independent </w:t>
      </w:r>
      <w:r w:rsidR="00F66288">
        <w:t>validation</w:t>
      </w:r>
      <w:r w:rsidR="00061B6C">
        <w:t xml:space="preserve"> using</w:t>
      </w:r>
      <w:r w:rsidR="0034007A">
        <w:t xml:space="preserve"> </w:t>
      </w:r>
      <w:r w:rsidR="00CA2BA4">
        <w:t xml:space="preserve">a </w:t>
      </w:r>
      <w:r w:rsidR="001239DA">
        <w:t>separate dataset</w:t>
      </w:r>
      <w:r w:rsidR="00BD2C35">
        <w:t xml:space="preserve"> </w:t>
      </w:r>
      <w:r w:rsidR="00FE0277">
        <w:t xml:space="preserve">is </w:t>
      </w:r>
      <w:r w:rsidR="007F0259">
        <w:t xml:space="preserve">the </w:t>
      </w:r>
      <w:r w:rsidR="00B23251">
        <w:t xml:space="preserve">one and </w:t>
      </w:r>
      <w:r w:rsidR="007F0259">
        <w:t>only</w:t>
      </w:r>
      <w:r w:rsidR="00B23251">
        <w:t xml:space="preserve"> valid paradigm</w:t>
      </w:r>
      <w:r w:rsidR="006E22F5">
        <w:t xml:space="preserve"> for model assessment</w:t>
      </w:r>
      <w:r w:rsidR="004F1376">
        <w:t>, since</w:t>
      </w:r>
      <w:r w:rsidR="00BD2C35">
        <w:t xml:space="preserve"> the </w:t>
      </w:r>
      <w:r w:rsidR="004F1376">
        <w:t xml:space="preserve"> </w:t>
      </w:r>
      <w:r w:rsidR="00BD2C35">
        <w:t>testing set</w:t>
      </w:r>
      <w:r w:rsidR="00F2636D">
        <w:t xml:space="preserve"> </w:t>
      </w:r>
      <w:r w:rsidR="00E25F13">
        <w:t xml:space="preserve">represents the future working situation of </w:t>
      </w:r>
      <w:r w:rsidR="009A249E">
        <w:t>such particular</w:t>
      </w:r>
      <w:r w:rsidR="008309E9">
        <w:t xml:space="preserve"> model</w:t>
      </w:r>
      <w:r w:rsidR="00CE3E2B">
        <w:fldChar w:fldCharType="begin" w:fldLock="1"/>
      </w:r>
      <w:r w:rsidR="00E1751E">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42&lt;/sup&gt;","plainTextFormattedCitation":"42","previouslyFormattedCitation":"&lt;sup&gt;43&lt;/sup&gt;"},"properties":{"noteIndex":0},"schema":"https://github.com/citation-style-language/schema/raw/master/csl-citation.json"}</w:instrText>
      </w:r>
      <w:r w:rsidR="00CE3E2B">
        <w:fldChar w:fldCharType="separate"/>
      </w:r>
      <w:r w:rsidR="00E1751E" w:rsidRPr="00E1751E">
        <w:rPr>
          <w:noProof/>
          <w:vertAlign w:val="superscript"/>
        </w:rPr>
        <w:t>42</w:t>
      </w:r>
      <w:r w:rsidR="00CE3E2B">
        <w:fldChar w:fldCharType="end"/>
      </w:r>
      <w:r w:rsidR="00B23251">
        <w:t>.</w:t>
      </w:r>
      <w:r w:rsidR="004A039C">
        <w:t xml:space="preserve"> </w:t>
      </w:r>
      <w:r w:rsidR="00156957">
        <w:t xml:space="preserve">In our study, </w:t>
      </w:r>
      <w:r w:rsidR="00CF4921">
        <w:t xml:space="preserve">independent validation was conducted using the testing set </w:t>
      </w:r>
      <w:r w:rsidR="00156957">
        <w:t>and the</w:t>
      </w:r>
      <w:r w:rsidR="00CF4921">
        <w:t xml:space="preserve"> </w:t>
      </w:r>
      <w:r w:rsidR="00BB741E">
        <w:t>result is shown</w:t>
      </w:r>
      <w:r w:rsidR="00A96C67">
        <w:t xml:space="preserve"> in table 2</w:t>
      </w:r>
      <w:r w:rsidR="001831A1">
        <w:t>.</w:t>
      </w:r>
      <w:r w:rsidR="001C5F13">
        <w:t xml:space="preserve"> </w:t>
      </w:r>
      <w:r w:rsidR="00F3530F">
        <w:t>B</w:t>
      </w:r>
      <w:r w:rsidR="000A1A80">
        <w:t>oth classifiers (</w:t>
      </w:r>
      <w:r w:rsidR="00F3530F">
        <w:t xml:space="preserve">RF and </w:t>
      </w:r>
      <w:r w:rsidR="000A1A80">
        <w:t xml:space="preserve">SVM) could </w:t>
      </w:r>
      <w:r w:rsidR="00453CD4">
        <w:t>make predictions of geographical origins with 100% accuracy for all six types of Chinese GI rice</w:t>
      </w:r>
      <w:r w:rsidR="000A1A80">
        <w:t xml:space="preserve">. </w:t>
      </w:r>
      <w:r w:rsidR="00F3530F">
        <w:t>The result demonstrated</w:t>
      </w:r>
      <w:r w:rsidR="000A1A80">
        <w:t xml:space="preserve"> the </w:t>
      </w:r>
      <w:r w:rsidR="00156957">
        <w:t xml:space="preserve">effectiveness </w:t>
      </w:r>
      <w:r w:rsidR="000A1A80">
        <w:t xml:space="preserve">of the </w:t>
      </w:r>
      <w:r w:rsidR="0003416D">
        <w:t xml:space="preserve">workflow </w:t>
      </w:r>
      <w:r w:rsidR="000A1A80">
        <w:t>established</w:t>
      </w:r>
      <w:r w:rsidR="00E576D3">
        <w:t xml:space="preserve"> </w:t>
      </w:r>
      <w:r w:rsidR="00E576D3">
        <w:rPr>
          <w:rFonts w:hint="eastAsia"/>
        </w:rPr>
        <w:t>in</w:t>
      </w:r>
      <w:r w:rsidR="00E576D3">
        <w:t xml:space="preserve"> this study</w:t>
      </w:r>
      <w:r w:rsidR="000A1A80">
        <w:t xml:space="preserve">, especially in constructing reliable prediction models while simultaneously </w:t>
      </w:r>
      <w:r w:rsidR="00156957">
        <w:t xml:space="preserve">identifying </w:t>
      </w:r>
      <w:r w:rsidR="000A1A80">
        <w:t>potential biomarkers responsible for the differentiation.</w:t>
      </w:r>
    </w:p>
    <w:p w14:paraId="19B295BD" w14:textId="1A5B4EA8" w:rsidR="004E0E8B" w:rsidRDefault="000A163A" w:rsidP="004E0E8B">
      <w:pPr>
        <w:rPr>
          <w:ins w:id="4" w:author="Xu, Jason" w:date="2020-04-03T16:11:00Z"/>
        </w:rPr>
      </w:pPr>
      <w:r>
        <w:t>Table 2.</w:t>
      </w:r>
      <w:r w:rsidR="004E0E8B">
        <w:t xml:space="preserve"> </w:t>
      </w:r>
      <w:r w:rsidR="00945232">
        <w:t xml:space="preserve">Confusion </w:t>
      </w:r>
      <w:r w:rsidR="004E0E8B">
        <w:t xml:space="preserve">matrix </w:t>
      </w:r>
      <w:r w:rsidR="00945232">
        <w:t>for</w:t>
      </w:r>
      <w:r>
        <w:t xml:space="preserve"> the</w:t>
      </w:r>
      <w:r w:rsidR="00945232">
        <w:t xml:space="preserve"> </w:t>
      </w:r>
      <w:r w:rsidR="004E0E8B">
        <w:t xml:space="preserve">independent validation </w:t>
      </w:r>
      <w:r w:rsidR="00945232">
        <w:t xml:space="preserve">using </w:t>
      </w:r>
      <w:r>
        <w:t>the</w:t>
      </w:r>
      <w:r w:rsidR="00A82420">
        <w:t xml:space="preserve"> </w:t>
      </w:r>
      <w:r w:rsidR="00945232">
        <w:t>testing set</w:t>
      </w:r>
      <w:r w:rsidR="004E0E8B">
        <w:t>.</w:t>
      </w:r>
    </w:p>
    <w:p w14:paraId="3BE54D49" w14:textId="76B5B043" w:rsidR="00790AC3" w:rsidRDefault="00790AC3" w:rsidP="004E0E8B"/>
    <w:p w14:paraId="3337E437" w14:textId="04A980C2" w:rsidR="00790AC3" w:rsidRDefault="00790AC3" w:rsidP="004E0E8B"/>
    <w:p w14:paraId="75BD5216" w14:textId="7EFD0FA0" w:rsidR="00790AC3" w:rsidRDefault="00790AC3" w:rsidP="004E0E8B"/>
    <w:p w14:paraId="4D4D6383" w14:textId="039A9E34" w:rsidR="00790AC3" w:rsidRDefault="00790AC3" w:rsidP="004E0E8B"/>
    <w:p w14:paraId="5DB3D23B" w14:textId="03365B19" w:rsidR="00790AC3" w:rsidRDefault="00790AC3" w:rsidP="004E0E8B"/>
    <w:p w14:paraId="57517AD0" w14:textId="2D8878BF" w:rsidR="00790AC3" w:rsidRDefault="00790AC3" w:rsidP="004E0E8B"/>
    <w:p w14:paraId="6725C86A" w14:textId="77777777" w:rsidR="00790AC3" w:rsidRDefault="00790AC3" w:rsidP="004E0E8B">
      <w:pPr>
        <w:rPr>
          <w:rFonts w:hint="eastAsia"/>
        </w:rPr>
      </w:pPr>
    </w:p>
    <w:tbl>
      <w:tblPr>
        <w:tblW w:w="9251" w:type="dxa"/>
        <w:tblLook w:val="04A0" w:firstRow="1" w:lastRow="0" w:firstColumn="1" w:lastColumn="0" w:noHBand="0" w:noVBand="1"/>
      </w:tblPr>
      <w:tblGrid>
        <w:gridCol w:w="1261"/>
        <w:gridCol w:w="1169"/>
        <w:gridCol w:w="1194"/>
        <w:gridCol w:w="1088"/>
        <w:gridCol w:w="1279"/>
        <w:gridCol w:w="1136"/>
        <w:gridCol w:w="1046"/>
        <w:gridCol w:w="1078"/>
      </w:tblGrid>
      <w:tr w:rsidR="000A163A" w:rsidRPr="00213E20" w14:paraId="01DCB656" w14:textId="77777777" w:rsidTr="000A163A">
        <w:trPr>
          <w:trHeight w:val="330"/>
        </w:trPr>
        <w:tc>
          <w:tcPr>
            <w:tcW w:w="1261" w:type="dxa"/>
            <w:vMerge w:val="restart"/>
            <w:tcBorders>
              <w:top w:val="single" w:sz="18" w:space="0" w:color="auto"/>
              <w:left w:val="nil"/>
              <w:right w:val="nil"/>
            </w:tcBorders>
            <w:shd w:val="clear" w:color="auto" w:fill="auto"/>
            <w:noWrap/>
            <w:vAlign w:val="center"/>
            <w:hideMark/>
          </w:tcPr>
          <w:p w14:paraId="75066F7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lastRenderedPageBreak/>
              <w:t>Classifier</w:t>
            </w:r>
          </w:p>
        </w:tc>
        <w:tc>
          <w:tcPr>
            <w:tcW w:w="1169" w:type="dxa"/>
            <w:vMerge w:val="restart"/>
            <w:tcBorders>
              <w:top w:val="single" w:sz="18" w:space="0" w:color="auto"/>
              <w:left w:val="nil"/>
              <w:right w:val="nil"/>
            </w:tcBorders>
            <w:shd w:val="clear" w:color="auto" w:fill="auto"/>
            <w:noWrap/>
            <w:vAlign w:val="center"/>
            <w:hideMark/>
          </w:tcPr>
          <w:p w14:paraId="12EF45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6821"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0A163A" w:rsidRPr="00213E20" w14:paraId="21BA4983" w14:textId="77777777" w:rsidTr="000A163A">
        <w:trPr>
          <w:trHeight w:val="315"/>
        </w:trPr>
        <w:tc>
          <w:tcPr>
            <w:tcW w:w="1261" w:type="dxa"/>
            <w:vMerge/>
            <w:tcBorders>
              <w:left w:val="nil"/>
              <w:bottom w:val="single" w:sz="8" w:space="0" w:color="auto"/>
              <w:right w:val="nil"/>
            </w:tcBorders>
            <w:vAlign w:val="center"/>
            <w:hideMark/>
          </w:tcPr>
          <w:p w14:paraId="0B4BC415" w14:textId="77777777" w:rsidR="000A163A" w:rsidRPr="00213E20" w:rsidRDefault="000A163A" w:rsidP="00213E20">
            <w:pPr>
              <w:spacing w:after="0" w:line="240" w:lineRule="auto"/>
              <w:rPr>
                <w:rFonts w:ascii="Calibri" w:eastAsia="Times New Roman" w:hAnsi="Calibri" w:cs="Calibri"/>
                <w:color w:val="000000"/>
              </w:rPr>
            </w:pPr>
          </w:p>
        </w:tc>
        <w:tc>
          <w:tcPr>
            <w:tcW w:w="1169" w:type="dxa"/>
            <w:vMerge/>
            <w:tcBorders>
              <w:left w:val="nil"/>
              <w:bottom w:val="single" w:sz="8" w:space="0" w:color="auto"/>
              <w:right w:val="nil"/>
            </w:tcBorders>
            <w:vAlign w:val="center"/>
            <w:hideMark/>
          </w:tcPr>
          <w:p w14:paraId="74AE0E01" w14:textId="77777777" w:rsidR="000A163A" w:rsidRPr="00213E20" w:rsidRDefault="000A163A" w:rsidP="00213E20">
            <w:pPr>
              <w:spacing w:after="0" w:line="240" w:lineRule="auto"/>
              <w:rPr>
                <w:rFonts w:ascii="Calibri" w:eastAsia="Times New Roman" w:hAnsi="Calibri" w:cs="Calibri"/>
                <w:color w:val="000000"/>
              </w:rPr>
            </w:pPr>
          </w:p>
        </w:tc>
        <w:tc>
          <w:tcPr>
            <w:tcW w:w="1194" w:type="dxa"/>
            <w:tcBorders>
              <w:top w:val="single" w:sz="8" w:space="0" w:color="auto"/>
              <w:left w:val="nil"/>
              <w:bottom w:val="single" w:sz="8" w:space="0" w:color="auto"/>
              <w:right w:val="nil"/>
            </w:tcBorders>
            <w:shd w:val="clear" w:color="auto" w:fill="auto"/>
            <w:noWrap/>
            <w:vAlign w:val="center"/>
            <w:hideMark/>
          </w:tcPr>
          <w:p w14:paraId="6F0DD91E" w14:textId="543CA43B"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w:t>
            </w:r>
            <w:r>
              <w:rPr>
                <w:rFonts w:ascii="Calibri" w:eastAsia="Times New Roman" w:hAnsi="Calibri" w:cs="Calibri"/>
                <w:color w:val="000000"/>
              </w:rPr>
              <w:t>n=</w:t>
            </w:r>
            <w:r w:rsidRPr="00213E20">
              <w:rPr>
                <w:rFonts w:ascii="Calibri" w:eastAsia="Times New Roman" w:hAnsi="Calibri" w:cs="Calibri"/>
                <w:color w:val="000000"/>
              </w:rPr>
              <w:t>3)</w:t>
            </w:r>
          </w:p>
        </w:tc>
        <w:tc>
          <w:tcPr>
            <w:tcW w:w="1088" w:type="dxa"/>
            <w:tcBorders>
              <w:top w:val="single" w:sz="8" w:space="0" w:color="auto"/>
              <w:left w:val="nil"/>
              <w:bottom w:val="single" w:sz="8" w:space="0" w:color="auto"/>
              <w:right w:val="nil"/>
            </w:tcBorders>
            <w:shd w:val="clear" w:color="auto" w:fill="auto"/>
            <w:noWrap/>
            <w:vAlign w:val="center"/>
            <w:hideMark/>
          </w:tcPr>
          <w:p w14:paraId="014F52AE" w14:textId="582523D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w:t>
            </w:r>
            <w:r>
              <w:rPr>
                <w:rFonts w:ascii="Calibri" w:eastAsia="Times New Roman" w:hAnsi="Calibri" w:cs="Calibri"/>
                <w:color w:val="000000"/>
              </w:rPr>
              <w:t>n=</w:t>
            </w:r>
            <w:r w:rsidRPr="00213E20">
              <w:rPr>
                <w:rFonts w:ascii="Calibri" w:eastAsia="Times New Roman" w:hAnsi="Calibri" w:cs="Calibri"/>
                <w:color w:val="000000"/>
              </w:rPr>
              <w:t>4)</w:t>
            </w:r>
          </w:p>
        </w:tc>
        <w:tc>
          <w:tcPr>
            <w:tcW w:w="1279" w:type="dxa"/>
            <w:tcBorders>
              <w:top w:val="single" w:sz="8" w:space="0" w:color="auto"/>
              <w:left w:val="nil"/>
              <w:bottom w:val="single" w:sz="8" w:space="0" w:color="auto"/>
              <w:right w:val="nil"/>
            </w:tcBorders>
            <w:shd w:val="clear" w:color="auto" w:fill="auto"/>
            <w:noWrap/>
            <w:vAlign w:val="center"/>
            <w:hideMark/>
          </w:tcPr>
          <w:p w14:paraId="5B239D93" w14:textId="72AABC45"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w:t>
            </w:r>
            <w:r>
              <w:rPr>
                <w:rFonts w:ascii="Calibri" w:eastAsia="Times New Roman" w:hAnsi="Calibri" w:cs="Calibri"/>
                <w:color w:val="000000"/>
              </w:rPr>
              <w:t>n=</w:t>
            </w:r>
            <w:r w:rsidRPr="00213E20">
              <w:rPr>
                <w:rFonts w:ascii="Calibri" w:eastAsia="Times New Roman" w:hAnsi="Calibri" w:cs="Calibri"/>
                <w:color w:val="000000"/>
              </w:rPr>
              <w:t>7)</w:t>
            </w:r>
          </w:p>
        </w:tc>
        <w:tc>
          <w:tcPr>
            <w:tcW w:w="1136" w:type="dxa"/>
            <w:tcBorders>
              <w:top w:val="single" w:sz="8" w:space="0" w:color="auto"/>
              <w:left w:val="nil"/>
              <w:bottom w:val="single" w:sz="8" w:space="0" w:color="auto"/>
              <w:right w:val="nil"/>
            </w:tcBorders>
            <w:shd w:val="clear" w:color="auto" w:fill="auto"/>
            <w:noWrap/>
            <w:vAlign w:val="center"/>
            <w:hideMark/>
          </w:tcPr>
          <w:p w14:paraId="0060EB5F" w14:textId="29164A7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w:t>
            </w:r>
            <w:r>
              <w:rPr>
                <w:rFonts w:ascii="Calibri" w:eastAsia="Times New Roman" w:hAnsi="Calibri" w:cs="Calibri"/>
                <w:color w:val="000000"/>
              </w:rPr>
              <w:t>n=</w:t>
            </w:r>
            <w:r w:rsidRPr="00213E20">
              <w:rPr>
                <w:rFonts w:ascii="Calibri" w:eastAsia="Times New Roman" w:hAnsi="Calibri" w:cs="Calibri"/>
                <w:color w:val="000000"/>
              </w:rPr>
              <w:t>4)</w:t>
            </w:r>
          </w:p>
        </w:tc>
        <w:tc>
          <w:tcPr>
            <w:tcW w:w="1046" w:type="dxa"/>
            <w:tcBorders>
              <w:top w:val="single" w:sz="8" w:space="0" w:color="auto"/>
              <w:left w:val="nil"/>
              <w:bottom w:val="single" w:sz="8" w:space="0" w:color="auto"/>
              <w:right w:val="nil"/>
            </w:tcBorders>
            <w:shd w:val="clear" w:color="auto" w:fill="auto"/>
            <w:noWrap/>
            <w:vAlign w:val="center"/>
            <w:hideMark/>
          </w:tcPr>
          <w:p w14:paraId="213247B9" w14:textId="58FDA4C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w:t>
            </w:r>
            <w:r>
              <w:rPr>
                <w:rFonts w:ascii="Calibri" w:eastAsia="Times New Roman" w:hAnsi="Calibri" w:cs="Calibri"/>
                <w:color w:val="000000"/>
              </w:rPr>
              <w:t>n=</w:t>
            </w:r>
            <w:r w:rsidRPr="00213E20">
              <w:rPr>
                <w:rFonts w:ascii="Calibri" w:eastAsia="Times New Roman" w:hAnsi="Calibri" w:cs="Calibri"/>
                <w:color w:val="000000"/>
              </w:rPr>
              <w:t>4)</w:t>
            </w:r>
          </w:p>
        </w:tc>
        <w:tc>
          <w:tcPr>
            <w:tcW w:w="1078" w:type="dxa"/>
            <w:tcBorders>
              <w:top w:val="single" w:sz="8" w:space="0" w:color="auto"/>
              <w:left w:val="nil"/>
              <w:bottom w:val="single" w:sz="8" w:space="0" w:color="auto"/>
              <w:right w:val="nil"/>
            </w:tcBorders>
            <w:shd w:val="clear" w:color="auto" w:fill="auto"/>
            <w:noWrap/>
            <w:vAlign w:val="center"/>
            <w:hideMark/>
          </w:tcPr>
          <w:p w14:paraId="20F63E21" w14:textId="3B30D7B4"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w:t>
            </w:r>
            <w:r>
              <w:rPr>
                <w:rFonts w:ascii="Calibri" w:eastAsia="Times New Roman" w:hAnsi="Calibri" w:cs="Calibri"/>
                <w:color w:val="000000"/>
              </w:rPr>
              <w:t>n=</w:t>
            </w:r>
            <w:r w:rsidRPr="00213E20">
              <w:rPr>
                <w:rFonts w:ascii="Calibri" w:eastAsia="Times New Roman" w:hAnsi="Calibri" w:cs="Calibri"/>
                <w:color w:val="000000"/>
              </w:rPr>
              <w:t>4)</w:t>
            </w:r>
          </w:p>
        </w:tc>
      </w:tr>
      <w:tr w:rsidR="000A163A" w:rsidRPr="00213E20" w14:paraId="3D1C34CF" w14:textId="77777777" w:rsidTr="000A163A">
        <w:trPr>
          <w:trHeight w:val="300"/>
        </w:trPr>
        <w:tc>
          <w:tcPr>
            <w:tcW w:w="1261" w:type="dxa"/>
            <w:vMerge w:val="restart"/>
            <w:tcBorders>
              <w:top w:val="single" w:sz="8" w:space="0" w:color="auto"/>
              <w:left w:val="nil"/>
              <w:right w:val="nil"/>
            </w:tcBorders>
            <w:shd w:val="clear" w:color="auto" w:fill="auto"/>
            <w:noWrap/>
            <w:vAlign w:val="center"/>
            <w:hideMark/>
          </w:tcPr>
          <w:p w14:paraId="02A2F20C"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RF</w:t>
            </w:r>
          </w:p>
        </w:tc>
        <w:tc>
          <w:tcPr>
            <w:tcW w:w="1169" w:type="dxa"/>
            <w:tcBorders>
              <w:top w:val="single" w:sz="8" w:space="0" w:color="auto"/>
              <w:left w:val="nil"/>
              <w:right w:val="nil"/>
            </w:tcBorders>
            <w:shd w:val="clear" w:color="auto" w:fill="auto"/>
            <w:noWrap/>
            <w:vAlign w:val="center"/>
            <w:hideMark/>
          </w:tcPr>
          <w:p w14:paraId="402C667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right w:val="nil"/>
            </w:tcBorders>
            <w:shd w:val="clear" w:color="000000" w:fill="A9D08E"/>
            <w:noWrap/>
            <w:vAlign w:val="center"/>
            <w:hideMark/>
          </w:tcPr>
          <w:p w14:paraId="45201DD2" w14:textId="0429D5F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right w:val="nil"/>
            </w:tcBorders>
            <w:shd w:val="clear" w:color="auto" w:fill="auto"/>
            <w:noWrap/>
            <w:vAlign w:val="center"/>
            <w:hideMark/>
          </w:tcPr>
          <w:p w14:paraId="7C24DBF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right w:val="nil"/>
            </w:tcBorders>
            <w:shd w:val="clear" w:color="auto" w:fill="auto"/>
            <w:noWrap/>
            <w:vAlign w:val="center"/>
            <w:hideMark/>
          </w:tcPr>
          <w:p w14:paraId="2D17083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right w:val="nil"/>
            </w:tcBorders>
            <w:shd w:val="clear" w:color="auto" w:fill="auto"/>
            <w:noWrap/>
            <w:vAlign w:val="center"/>
            <w:hideMark/>
          </w:tcPr>
          <w:p w14:paraId="67A3FBE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right w:val="nil"/>
            </w:tcBorders>
            <w:shd w:val="clear" w:color="auto" w:fill="auto"/>
            <w:noWrap/>
            <w:vAlign w:val="center"/>
            <w:hideMark/>
          </w:tcPr>
          <w:p w14:paraId="1902B9E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right w:val="nil"/>
            </w:tcBorders>
            <w:shd w:val="clear" w:color="auto" w:fill="auto"/>
            <w:noWrap/>
            <w:vAlign w:val="center"/>
            <w:hideMark/>
          </w:tcPr>
          <w:p w14:paraId="18A2EAF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CD58D00" w14:textId="77777777" w:rsidTr="000A163A">
        <w:trPr>
          <w:trHeight w:val="300"/>
        </w:trPr>
        <w:tc>
          <w:tcPr>
            <w:tcW w:w="1261" w:type="dxa"/>
            <w:vMerge/>
            <w:tcBorders>
              <w:top w:val="nil"/>
              <w:left w:val="nil"/>
              <w:right w:val="nil"/>
            </w:tcBorders>
            <w:vAlign w:val="center"/>
            <w:hideMark/>
          </w:tcPr>
          <w:p w14:paraId="7E22BC7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15A433B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right w:val="nil"/>
            </w:tcBorders>
            <w:shd w:val="clear" w:color="auto" w:fill="auto"/>
            <w:noWrap/>
            <w:vAlign w:val="center"/>
            <w:hideMark/>
          </w:tcPr>
          <w:p w14:paraId="0C4308B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000000" w:fill="A9D08E"/>
            <w:noWrap/>
            <w:vAlign w:val="center"/>
            <w:hideMark/>
          </w:tcPr>
          <w:p w14:paraId="02B15B2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right w:val="nil"/>
            </w:tcBorders>
            <w:shd w:val="clear" w:color="auto" w:fill="auto"/>
            <w:noWrap/>
            <w:vAlign w:val="center"/>
            <w:hideMark/>
          </w:tcPr>
          <w:p w14:paraId="69037DE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4601D55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4F636E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349ED81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35F01CD" w14:textId="77777777" w:rsidTr="000A163A">
        <w:trPr>
          <w:trHeight w:val="300"/>
        </w:trPr>
        <w:tc>
          <w:tcPr>
            <w:tcW w:w="1261" w:type="dxa"/>
            <w:vMerge/>
            <w:tcBorders>
              <w:top w:val="nil"/>
              <w:left w:val="nil"/>
              <w:right w:val="nil"/>
            </w:tcBorders>
            <w:vAlign w:val="center"/>
            <w:hideMark/>
          </w:tcPr>
          <w:p w14:paraId="378F293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0A2E0D1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right w:val="nil"/>
            </w:tcBorders>
            <w:shd w:val="clear" w:color="auto" w:fill="auto"/>
            <w:noWrap/>
            <w:vAlign w:val="center"/>
            <w:hideMark/>
          </w:tcPr>
          <w:p w14:paraId="28073E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38F2BC8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000000" w:fill="A9D08E"/>
            <w:noWrap/>
            <w:vAlign w:val="center"/>
            <w:hideMark/>
          </w:tcPr>
          <w:p w14:paraId="53386F1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right w:val="nil"/>
            </w:tcBorders>
            <w:shd w:val="clear" w:color="auto" w:fill="auto"/>
            <w:noWrap/>
            <w:vAlign w:val="center"/>
            <w:hideMark/>
          </w:tcPr>
          <w:p w14:paraId="3709FD6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154C0A0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212A6B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308BC366" w14:textId="77777777" w:rsidTr="000A163A">
        <w:trPr>
          <w:trHeight w:val="300"/>
        </w:trPr>
        <w:tc>
          <w:tcPr>
            <w:tcW w:w="1261" w:type="dxa"/>
            <w:vMerge/>
            <w:tcBorders>
              <w:top w:val="nil"/>
              <w:left w:val="nil"/>
              <w:right w:val="nil"/>
            </w:tcBorders>
            <w:vAlign w:val="center"/>
            <w:hideMark/>
          </w:tcPr>
          <w:p w14:paraId="1ED50EDC"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EA7CB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right w:val="nil"/>
            </w:tcBorders>
            <w:shd w:val="clear" w:color="auto" w:fill="auto"/>
            <w:noWrap/>
            <w:vAlign w:val="center"/>
            <w:hideMark/>
          </w:tcPr>
          <w:p w14:paraId="36BC4D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70FCCD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2D551D7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000000" w:fill="A9D08E"/>
            <w:noWrap/>
            <w:vAlign w:val="center"/>
            <w:hideMark/>
          </w:tcPr>
          <w:p w14:paraId="355808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right w:val="nil"/>
            </w:tcBorders>
            <w:shd w:val="clear" w:color="auto" w:fill="auto"/>
            <w:noWrap/>
            <w:vAlign w:val="center"/>
            <w:hideMark/>
          </w:tcPr>
          <w:p w14:paraId="0D4D6E3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6E899E5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ED2BA55" w14:textId="77777777" w:rsidTr="000A163A">
        <w:trPr>
          <w:trHeight w:val="300"/>
        </w:trPr>
        <w:tc>
          <w:tcPr>
            <w:tcW w:w="1261" w:type="dxa"/>
            <w:vMerge/>
            <w:tcBorders>
              <w:top w:val="nil"/>
              <w:left w:val="nil"/>
              <w:right w:val="nil"/>
            </w:tcBorders>
            <w:vAlign w:val="center"/>
            <w:hideMark/>
          </w:tcPr>
          <w:p w14:paraId="7CD3F399"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A3522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right w:val="nil"/>
            </w:tcBorders>
            <w:shd w:val="clear" w:color="auto" w:fill="auto"/>
            <w:noWrap/>
            <w:vAlign w:val="center"/>
            <w:hideMark/>
          </w:tcPr>
          <w:p w14:paraId="004673C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29D49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5CCF264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11FC2FC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000000" w:fill="A9D08E"/>
            <w:noWrap/>
            <w:vAlign w:val="center"/>
            <w:hideMark/>
          </w:tcPr>
          <w:p w14:paraId="12C107A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right w:val="nil"/>
            </w:tcBorders>
            <w:shd w:val="clear" w:color="auto" w:fill="auto"/>
            <w:noWrap/>
            <w:vAlign w:val="center"/>
            <w:hideMark/>
          </w:tcPr>
          <w:p w14:paraId="124EA9B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A311D63" w14:textId="77777777" w:rsidTr="000A163A">
        <w:trPr>
          <w:trHeight w:val="315"/>
        </w:trPr>
        <w:tc>
          <w:tcPr>
            <w:tcW w:w="1261" w:type="dxa"/>
            <w:vMerge/>
            <w:tcBorders>
              <w:top w:val="nil"/>
              <w:left w:val="nil"/>
              <w:bottom w:val="single" w:sz="8" w:space="0" w:color="auto"/>
              <w:right w:val="nil"/>
            </w:tcBorders>
            <w:vAlign w:val="center"/>
            <w:hideMark/>
          </w:tcPr>
          <w:p w14:paraId="254346B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8" w:space="0" w:color="auto"/>
              <w:right w:val="nil"/>
            </w:tcBorders>
            <w:shd w:val="clear" w:color="auto" w:fill="auto"/>
            <w:noWrap/>
            <w:vAlign w:val="center"/>
            <w:hideMark/>
          </w:tcPr>
          <w:p w14:paraId="20FBB8D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8" w:space="0" w:color="auto"/>
              <w:right w:val="nil"/>
            </w:tcBorders>
            <w:shd w:val="clear" w:color="auto" w:fill="auto"/>
            <w:noWrap/>
            <w:vAlign w:val="center"/>
            <w:hideMark/>
          </w:tcPr>
          <w:p w14:paraId="4D7882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8" w:space="0" w:color="auto"/>
              <w:right w:val="nil"/>
            </w:tcBorders>
            <w:shd w:val="clear" w:color="auto" w:fill="auto"/>
            <w:noWrap/>
            <w:vAlign w:val="center"/>
            <w:hideMark/>
          </w:tcPr>
          <w:p w14:paraId="232768C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8" w:space="0" w:color="auto"/>
              <w:right w:val="nil"/>
            </w:tcBorders>
            <w:shd w:val="clear" w:color="auto" w:fill="auto"/>
            <w:noWrap/>
            <w:vAlign w:val="center"/>
            <w:hideMark/>
          </w:tcPr>
          <w:p w14:paraId="39EC092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8" w:space="0" w:color="auto"/>
              <w:right w:val="nil"/>
            </w:tcBorders>
            <w:shd w:val="clear" w:color="auto" w:fill="auto"/>
            <w:noWrap/>
            <w:vAlign w:val="center"/>
            <w:hideMark/>
          </w:tcPr>
          <w:p w14:paraId="2F286C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8" w:space="0" w:color="auto"/>
              <w:right w:val="nil"/>
            </w:tcBorders>
            <w:shd w:val="clear" w:color="auto" w:fill="auto"/>
            <w:noWrap/>
            <w:vAlign w:val="center"/>
            <w:hideMark/>
          </w:tcPr>
          <w:p w14:paraId="3CE28E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8" w:space="0" w:color="auto"/>
              <w:right w:val="nil"/>
            </w:tcBorders>
            <w:shd w:val="clear" w:color="000000" w:fill="A9D08E"/>
            <w:noWrap/>
            <w:vAlign w:val="center"/>
            <w:hideMark/>
          </w:tcPr>
          <w:p w14:paraId="5A7233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0A163A" w:rsidRPr="00213E20" w14:paraId="237BDAAF" w14:textId="77777777" w:rsidTr="000A163A">
        <w:trPr>
          <w:trHeight w:val="300"/>
        </w:trPr>
        <w:tc>
          <w:tcPr>
            <w:tcW w:w="1261" w:type="dxa"/>
            <w:vMerge w:val="restart"/>
            <w:tcBorders>
              <w:top w:val="single" w:sz="8" w:space="0" w:color="auto"/>
              <w:left w:val="nil"/>
              <w:bottom w:val="single" w:sz="12" w:space="0" w:color="000000"/>
              <w:right w:val="nil"/>
            </w:tcBorders>
            <w:shd w:val="clear" w:color="auto" w:fill="auto"/>
            <w:noWrap/>
            <w:vAlign w:val="center"/>
            <w:hideMark/>
          </w:tcPr>
          <w:p w14:paraId="79414563" w14:textId="77777777" w:rsidR="000A163A" w:rsidRPr="00213E20" w:rsidRDefault="000A163A" w:rsidP="00213E20">
            <w:pPr>
              <w:spacing w:after="0" w:line="240" w:lineRule="auto"/>
              <w:jc w:val="center"/>
              <w:rPr>
                <w:rFonts w:ascii="Calibri" w:eastAsia="Times New Roman" w:hAnsi="Calibri" w:cs="Calibri"/>
                <w:color w:val="000000"/>
              </w:rPr>
            </w:pPr>
            <w:proofErr w:type="spellStart"/>
            <w:r w:rsidRPr="00213E20">
              <w:rPr>
                <w:rFonts w:ascii="Calibri" w:eastAsia="Times New Roman" w:hAnsi="Calibri" w:cs="Calibri"/>
                <w:color w:val="000000"/>
              </w:rPr>
              <w:t>ReliefF</w:t>
            </w:r>
            <w:proofErr w:type="spellEnd"/>
            <w:r w:rsidRPr="00213E20">
              <w:rPr>
                <w:rFonts w:ascii="Calibri" w:eastAsia="Times New Roman" w:hAnsi="Calibri" w:cs="Calibri"/>
                <w:color w:val="000000"/>
              </w:rPr>
              <w:t xml:space="preserve"> + SVM</w:t>
            </w:r>
          </w:p>
        </w:tc>
        <w:tc>
          <w:tcPr>
            <w:tcW w:w="1169" w:type="dxa"/>
            <w:tcBorders>
              <w:top w:val="single" w:sz="8" w:space="0" w:color="auto"/>
              <w:left w:val="nil"/>
              <w:bottom w:val="nil"/>
              <w:right w:val="nil"/>
            </w:tcBorders>
            <w:shd w:val="clear" w:color="auto" w:fill="auto"/>
            <w:noWrap/>
            <w:vAlign w:val="center"/>
            <w:hideMark/>
          </w:tcPr>
          <w:p w14:paraId="580FF2C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bottom w:val="nil"/>
              <w:right w:val="nil"/>
            </w:tcBorders>
            <w:shd w:val="clear" w:color="000000" w:fill="A9D08E"/>
            <w:noWrap/>
            <w:vAlign w:val="center"/>
            <w:hideMark/>
          </w:tcPr>
          <w:p w14:paraId="4CB8A9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bottom w:val="nil"/>
              <w:right w:val="nil"/>
            </w:tcBorders>
            <w:shd w:val="clear" w:color="auto" w:fill="auto"/>
            <w:noWrap/>
            <w:vAlign w:val="center"/>
            <w:hideMark/>
          </w:tcPr>
          <w:p w14:paraId="6348BA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bottom w:val="nil"/>
              <w:right w:val="nil"/>
            </w:tcBorders>
            <w:shd w:val="clear" w:color="auto" w:fill="auto"/>
            <w:noWrap/>
            <w:vAlign w:val="center"/>
            <w:hideMark/>
          </w:tcPr>
          <w:p w14:paraId="78331C2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bottom w:val="nil"/>
              <w:right w:val="nil"/>
            </w:tcBorders>
            <w:shd w:val="clear" w:color="auto" w:fill="auto"/>
            <w:noWrap/>
            <w:vAlign w:val="center"/>
            <w:hideMark/>
          </w:tcPr>
          <w:p w14:paraId="5BCB90D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bottom w:val="nil"/>
              <w:right w:val="nil"/>
            </w:tcBorders>
            <w:shd w:val="clear" w:color="auto" w:fill="auto"/>
            <w:noWrap/>
            <w:vAlign w:val="center"/>
            <w:hideMark/>
          </w:tcPr>
          <w:p w14:paraId="2B8009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bottom w:val="nil"/>
              <w:right w:val="nil"/>
            </w:tcBorders>
            <w:shd w:val="clear" w:color="auto" w:fill="auto"/>
            <w:noWrap/>
            <w:vAlign w:val="center"/>
            <w:hideMark/>
          </w:tcPr>
          <w:p w14:paraId="6A002A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6E94917" w14:textId="77777777" w:rsidTr="000A163A">
        <w:trPr>
          <w:trHeight w:val="300"/>
        </w:trPr>
        <w:tc>
          <w:tcPr>
            <w:tcW w:w="1261" w:type="dxa"/>
            <w:vMerge/>
            <w:tcBorders>
              <w:top w:val="nil"/>
              <w:left w:val="nil"/>
              <w:bottom w:val="single" w:sz="12" w:space="0" w:color="000000"/>
              <w:right w:val="nil"/>
            </w:tcBorders>
            <w:vAlign w:val="center"/>
            <w:hideMark/>
          </w:tcPr>
          <w:p w14:paraId="6181267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32AD9A9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bottom w:val="nil"/>
              <w:right w:val="nil"/>
            </w:tcBorders>
            <w:shd w:val="clear" w:color="auto" w:fill="auto"/>
            <w:noWrap/>
            <w:vAlign w:val="center"/>
            <w:hideMark/>
          </w:tcPr>
          <w:p w14:paraId="182F02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000000" w:fill="A9D08E"/>
            <w:noWrap/>
            <w:vAlign w:val="center"/>
            <w:hideMark/>
          </w:tcPr>
          <w:p w14:paraId="5E902CD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bottom w:val="nil"/>
              <w:right w:val="nil"/>
            </w:tcBorders>
            <w:shd w:val="clear" w:color="auto" w:fill="auto"/>
            <w:noWrap/>
            <w:vAlign w:val="center"/>
            <w:hideMark/>
          </w:tcPr>
          <w:p w14:paraId="5C151F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3170EF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54AC9BD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7CE4219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DBA0B12" w14:textId="77777777" w:rsidTr="000A163A">
        <w:trPr>
          <w:trHeight w:val="300"/>
        </w:trPr>
        <w:tc>
          <w:tcPr>
            <w:tcW w:w="1261" w:type="dxa"/>
            <w:vMerge/>
            <w:tcBorders>
              <w:top w:val="nil"/>
              <w:left w:val="nil"/>
              <w:bottom w:val="single" w:sz="12" w:space="0" w:color="000000"/>
              <w:right w:val="nil"/>
            </w:tcBorders>
            <w:vAlign w:val="center"/>
            <w:hideMark/>
          </w:tcPr>
          <w:p w14:paraId="4EA5C9DA"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493D89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bottom w:val="nil"/>
              <w:right w:val="nil"/>
            </w:tcBorders>
            <w:shd w:val="clear" w:color="auto" w:fill="auto"/>
            <w:noWrap/>
            <w:vAlign w:val="center"/>
            <w:hideMark/>
          </w:tcPr>
          <w:p w14:paraId="6BD8ADB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728CC45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000000" w:fill="A9D08E"/>
            <w:noWrap/>
            <w:vAlign w:val="center"/>
            <w:hideMark/>
          </w:tcPr>
          <w:p w14:paraId="1D55BB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bottom w:val="nil"/>
              <w:right w:val="nil"/>
            </w:tcBorders>
            <w:shd w:val="clear" w:color="auto" w:fill="auto"/>
            <w:noWrap/>
            <w:vAlign w:val="center"/>
            <w:hideMark/>
          </w:tcPr>
          <w:p w14:paraId="7D0866E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4661DBC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333A46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FA5669E" w14:textId="77777777" w:rsidTr="000A163A">
        <w:trPr>
          <w:trHeight w:val="300"/>
        </w:trPr>
        <w:tc>
          <w:tcPr>
            <w:tcW w:w="1261" w:type="dxa"/>
            <w:vMerge/>
            <w:tcBorders>
              <w:top w:val="nil"/>
              <w:left w:val="nil"/>
              <w:bottom w:val="single" w:sz="12" w:space="0" w:color="000000"/>
              <w:right w:val="nil"/>
            </w:tcBorders>
            <w:vAlign w:val="center"/>
            <w:hideMark/>
          </w:tcPr>
          <w:p w14:paraId="45479605"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6653078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bottom w:val="nil"/>
              <w:right w:val="nil"/>
            </w:tcBorders>
            <w:shd w:val="clear" w:color="auto" w:fill="auto"/>
            <w:noWrap/>
            <w:vAlign w:val="center"/>
            <w:hideMark/>
          </w:tcPr>
          <w:p w14:paraId="56BE39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5AA896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109A568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000000" w:fill="A9D08E"/>
            <w:noWrap/>
            <w:vAlign w:val="center"/>
            <w:hideMark/>
          </w:tcPr>
          <w:p w14:paraId="0BF60AA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bottom w:val="nil"/>
              <w:right w:val="nil"/>
            </w:tcBorders>
            <w:shd w:val="clear" w:color="auto" w:fill="auto"/>
            <w:noWrap/>
            <w:vAlign w:val="center"/>
            <w:hideMark/>
          </w:tcPr>
          <w:p w14:paraId="790376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14E3BB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01EC1F2" w14:textId="77777777" w:rsidTr="000A163A">
        <w:trPr>
          <w:trHeight w:val="300"/>
        </w:trPr>
        <w:tc>
          <w:tcPr>
            <w:tcW w:w="1261" w:type="dxa"/>
            <w:vMerge/>
            <w:tcBorders>
              <w:top w:val="nil"/>
              <w:left w:val="nil"/>
              <w:bottom w:val="single" w:sz="12" w:space="0" w:color="000000"/>
              <w:right w:val="nil"/>
            </w:tcBorders>
            <w:vAlign w:val="center"/>
            <w:hideMark/>
          </w:tcPr>
          <w:p w14:paraId="075EC75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5A1320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bottom w:val="nil"/>
              <w:right w:val="nil"/>
            </w:tcBorders>
            <w:shd w:val="clear" w:color="auto" w:fill="auto"/>
            <w:noWrap/>
            <w:vAlign w:val="center"/>
            <w:hideMark/>
          </w:tcPr>
          <w:p w14:paraId="5B5265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030A825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4537C2E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073C52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000000" w:fill="A9D08E"/>
            <w:noWrap/>
            <w:vAlign w:val="center"/>
            <w:hideMark/>
          </w:tcPr>
          <w:p w14:paraId="30373AF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bottom w:val="nil"/>
              <w:right w:val="nil"/>
            </w:tcBorders>
            <w:shd w:val="clear" w:color="auto" w:fill="auto"/>
            <w:noWrap/>
            <w:vAlign w:val="center"/>
            <w:hideMark/>
          </w:tcPr>
          <w:p w14:paraId="51DE16D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366B2B4" w14:textId="77777777" w:rsidTr="000A163A">
        <w:trPr>
          <w:trHeight w:val="315"/>
        </w:trPr>
        <w:tc>
          <w:tcPr>
            <w:tcW w:w="1261" w:type="dxa"/>
            <w:vMerge/>
            <w:tcBorders>
              <w:top w:val="nil"/>
              <w:left w:val="nil"/>
              <w:bottom w:val="single" w:sz="18" w:space="0" w:color="auto"/>
              <w:right w:val="nil"/>
            </w:tcBorders>
            <w:vAlign w:val="center"/>
            <w:hideMark/>
          </w:tcPr>
          <w:p w14:paraId="47032F3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18" w:space="0" w:color="auto"/>
              <w:right w:val="nil"/>
            </w:tcBorders>
            <w:shd w:val="clear" w:color="auto" w:fill="auto"/>
            <w:noWrap/>
            <w:vAlign w:val="center"/>
            <w:hideMark/>
          </w:tcPr>
          <w:p w14:paraId="603723B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18" w:space="0" w:color="auto"/>
              <w:right w:val="nil"/>
            </w:tcBorders>
            <w:shd w:val="clear" w:color="auto" w:fill="auto"/>
            <w:noWrap/>
            <w:vAlign w:val="center"/>
            <w:hideMark/>
          </w:tcPr>
          <w:p w14:paraId="3C4EEA2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18" w:space="0" w:color="auto"/>
              <w:right w:val="nil"/>
            </w:tcBorders>
            <w:shd w:val="clear" w:color="auto" w:fill="auto"/>
            <w:noWrap/>
            <w:vAlign w:val="center"/>
            <w:hideMark/>
          </w:tcPr>
          <w:p w14:paraId="3A795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18" w:space="0" w:color="auto"/>
              <w:right w:val="nil"/>
            </w:tcBorders>
            <w:shd w:val="clear" w:color="auto" w:fill="auto"/>
            <w:noWrap/>
            <w:vAlign w:val="center"/>
            <w:hideMark/>
          </w:tcPr>
          <w:p w14:paraId="5D28D61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18" w:space="0" w:color="auto"/>
              <w:right w:val="nil"/>
            </w:tcBorders>
            <w:shd w:val="clear" w:color="auto" w:fill="auto"/>
            <w:noWrap/>
            <w:vAlign w:val="center"/>
            <w:hideMark/>
          </w:tcPr>
          <w:p w14:paraId="02A9FD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18" w:space="0" w:color="auto"/>
              <w:right w:val="nil"/>
            </w:tcBorders>
            <w:shd w:val="clear" w:color="auto" w:fill="auto"/>
            <w:noWrap/>
            <w:vAlign w:val="center"/>
            <w:hideMark/>
          </w:tcPr>
          <w:p w14:paraId="4E67881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18" w:space="0" w:color="auto"/>
              <w:right w:val="nil"/>
            </w:tcBorders>
            <w:shd w:val="clear" w:color="000000" w:fill="A9D08E"/>
            <w:noWrap/>
            <w:vAlign w:val="center"/>
            <w:hideMark/>
          </w:tcPr>
          <w:p w14:paraId="74DC52F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1A3F58F3" w:rsidR="00D272E6" w:rsidRDefault="00214259" w:rsidP="00693BA3">
      <w:pPr>
        <w:jc w:val="both"/>
      </w:pPr>
      <w:r>
        <w:t>The differentiation power of the four features is clearly visualized in Fig. 5, where the relative median concentrations were plotted. It’s obvious that</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1A5120">
        <w:t>Particu</w:t>
      </w:r>
      <w:r w:rsidR="00254C0A">
        <w:t>l</w:t>
      </w:r>
      <w:r w:rsidR="001A5120">
        <w:t>arly</w:t>
      </w:r>
      <w:r w:rsidR="00195384">
        <w:t>,</w:t>
      </w:r>
      <w:r w:rsidR="00DC116D">
        <w:t xml:space="preserve"> </w:t>
      </w:r>
      <w:r w:rsidR="00A6440E">
        <w:t xml:space="preserve">the </w:t>
      </w:r>
      <w:r w:rsidR="00A23080">
        <w:t xml:space="preserve">concentration </w:t>
      </w:r>
      <w:r w:rsidR="00A6440E">
        <w:t xml:space="preserve">of </w:t>
      </w:r>
      <w:r w:rsidR="00A6440E" w:rsidRPr="00500002">
        <w:rPr>
          <w:vertAlign w:val="superscript"/>
        </w:rPr>
        <w:t>27</w:t>
      </w:r>
      <w:r w:rsidR="00A6440E">
        <w:t xml:space="preserve">Al </w:t>
      </w:r>
      <w:r w:rsidR="00A23080">
        <w:t xml:space="preserve">was the highest in PJ-1 </w:t>
      </w:r>
      <w:r w:rsidR="000F21AD">
        <w:t xml:space="preserve">whilst </w:t>
      </w:r>
      <w:r w:rsidR="00A23080">
        <w:t xml:space="preserve">the 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r w:rsidR="00A23080">
        <w:t>.</w:t>
      </w:r>
      <w:r w:rsidR="000D7CCE">
        <w:t xml:space="preserve"> </w:t>
      </w:r>
      <w:r w:rsidR="00B54AD4">
        <w:t xml:space="preserve">Besides, </w:t>
      </w:r>
      <w:r w:rsidR="00A23080">
        <w:t>the other three elements also</w:t>
      </w:r>
      <w:r w:rsidR="00A6440E">
        <w:t xml:space="preserve"> showed 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t>
      </w:r>
      <w:r w:rsidR="00FB1E5D">
        <w:t xml:space="preserve">well </w:t>
      </w:r>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BD51F9">
        <w:t xml:space="preserve">played a significant role on </w:t>
      </w:r>
      <w:r w:rsidR="007F714B">
        <w:t xml:space="preserve">the </w:t>
      </w:r>
      <w:r w:rsidR="00044C0D">
        <w:t>element</w:t>
      </w:r>
      <w:r w:rsidR="00FB1E5D">
        <w:t>al</w:t>
      </w:r>
      <w:r w:rsidR="00C92CE0">
        <w:t xml:space="preserve"> </w:t>
      </w:r>
      <w:r w:rsidR="007F714B">
        <w:t xml:space="preserve">composition </w:t>
      </w:r>
      <w:r w:rsidR="00FB1E5D">
        <w:t xml:space="preserve">of </w:t>
      </w:r>
      <w:r w:rsidR="003D724D">
        <w:t>rice</w:t>
      </w:r>
      <w:r w:rsidR="00900953">
        <w:fldChar w:fldCharType="begin" w:fldLock="1"/>
      </w:r>
      <w:r w:rsidR="00E1751E">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43,44&lt;/sup&gt;","plainTextFormattedCitation":"43,44","previouslyFormattedCitation":"&lt;sup&gt;44,45&lt;/sup&gt;"},"properties":{"noteIndex":0},"schema":"https://github.com/citation-style-language/schema/raw/master/csl-citation.json"}</w:instrText>
      </w:r>
      <w:r w:rsidR="00900953">
        <w:fldChar w:fldCharType="separate"/>
      </w:r>
      <w:r w:rsidR="00E1751E" w:rsidRPr="00E1751E">
        <w:rPr>
          <w:noProof/>
          <w:vertAlign w:val="superscript"/>
        </w:rPr>
        <w:t>43,44</w:t>
      </w:r>
      <w:r w:rsidR="00900953">
        <w:fldChar w:fldCharType="end"/>
      </w:r>
      <w:r w:rsidR="00900953">
        <w:t>.</w:t>
      </w:r>
      <w:r w:rsidR="00963123">
        <w:t xml:space="preserve"> </w:t>
      </w:r>
      <w:r w:rsidR="00241FD0">
        <w:t>Due to the diversity and complexity of the sample set</w:t>
      </w:r>
      <w:r w:rsidR="00BD51F9">
        <w:t xml:space="preserve"> in this study</w:t>
      </w:r>
      <w:r w:rsidR="00B71E6B">
        <w:t xml:space="preserve">, </w:t>
      </w:r>
      <w:r w:rsidR="00BD51F9">
        <w:t>by now it’s still a challenge</w:t>
      </w:r>
      <w:r w:rsidR="00B71E6B">
        <w:t xml:space="preserve"> to elucidate </w:t>
      </w:r>
      <w:r w:rsidR="00BD51F9">
        <w:t xml:space="preserve">exactly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3F54F9">
        <w:t>.</w:t>
      </w:r>
      <w:r w:rsidR="00B71E6B">
        <w:t xml:space="preserve"> </w:t>
      </w:r>
      <w:r w:rsidR="00FA66C7">
        <w:t>The</w:t>
      </w:r>
      <w:r w:rsidR="00B71E6B">
        <w:t xml:space="preserve"> samples </w:t>
      </w:r>
      <w:r w:rsidR="00FA66C7">
        <w:t xml:space="preserve">were </w:t>
      </w:r>
      <w:r w:rsidR="00693BA3">
        <w:t xml:space="preserve">all </w:t>
      </w:r>
      <w:r w:rsidR="00B71E6B">
        <w:t xml:space="preserve">from </w:t>
      </w:r>
      <w:r w:rsidR="00FA66C7">
        <w:t xml:space="preserve">the </w:t>
      </w:r>
      <w:r w:rsidR="00B71E6B">
        <w:t xml:space="preserve">three dominate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a geographically </w:t>
      </w:r>
      <w:r w:rsidR="00B71E6B">
        <w:t>wide sampling scope introduced multi</w:t>
      </w:r>
      <w:r w:rsidR="004A7DD8">
        <w:t>ple l</w:t>
      </w:r>
      <w:r w:rsidR="00B71E6B">
        <w:t xml:space="preserve">ayers of </w:t>
      </w:r>
      <w:r w:rsidR="004A7DD8">
        <w:t>variables</w:t>
      </w:r>
      <w:r w:rsidR="009173EA">
        <w:t>, including</w:t>
      </w:r>
      <w:r w:rsidR="00B71E6B">
        <w:t xml:space="preserve"> soil characteristics, agricultural practices and genotype variation</w:t>
      </w:r>
      <w:r w:rsidR="009173EA">
        <w:t>s</w:t>
      </w:r>
      <w:r w:rsidR="00B71E6B">
        <w:t xml:space="preserve">, which </w:t>
      </w:r>
      <w:r w:rsidR="005D56B8">
        <w:t>could</w:t>
      </w:r>
      <w:r w:rsidR="009173EA">
        <w:t xml:space="preserve"> all contribute to </w:t>
      </w:r>
      <w:r w:rsidR="00B71E6B">
        <w:t xml:space="preserve">the </w:t>
      </w:r>
      <w:r w:rsidR="00044C0D">
        <w:t>element</w:t>
      </w:r>
      <w:r w:rsidR="00B71E6B">
        <w:t xml:space="preserve"> profile of crops</w:t>
      </w:r>
      <w:r w:rsidR="00B71E6B">
        <w:fldChar w:fldCharType="begin" w:fldLock="1"/>
      </w:r>
      <w:r w:rsidR="00E1751E">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45&lt;/sup&gt;","plainTextFormattedCitation":"45","previouslyFormattedCitation":"&lt;sup&gt;46&lt;/sup&gt;"},"properties":{"noteIndex":0},"schema":"https://github.com/citation-style-language/schema/raw/master/csl-citation.json"}</w:instrText>
      </w:r>
      <w:r w:rsidR="00B71E6B">
        <w:fldChar w:fldCharType="separate"/>
      </w:r>
      <w:r w:rsidR="00E1751E" w:rsidRPr="00E1751E">
        <w:rPr>
          <w:noProof/>
          <w:vertAlign w:val="superscript"/>
        </w:rPr>
        <w:t>45</w:t>
      </w:r>
      <w:r w:rsidR="00B71E6B">
        <w:fldChar w:fldCharType="end"/>
      </w:r>
      <w:r w:rsidR="00B71E6B" w:rsidRPr="00DA3487">
        <w:rPr>
          <w:vertAlign w:val="superscript"/>
        </w:rPr>
        <w:t>,</w:t>
      </w:r>
      <w:r w:rsidR="00B71E6B">
        <w:fldChar w:fldCharType="begin" w:fldLock="1"/>
      </w:r>
      <w:r w:rsidR="00E1751E">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46&lt;/sup&gt;","plainTextFormattedCitation":"46","previouslyFormattedCitation":"&lt;sup&gt;47&lt;/sup&gt;"},"properties":{"noteIndex":0},"schema":"https://github.com/citation-style-language/schema/raw/master/csl-citation.json"}</w:instrText>
      </w:r>
      <w:r w:rsidR="00B71E6B">
        <w:fldChar w:fldCharType="separate"/>
      </w:r>
      <w:r w:rsidR="00E1751E" w:rsidRPr="00E1751E">
        <w:rPr>
          <w:noProof/>
          <w:vertAlign w:val="superscript"/>
        </w:rPr>
        <w:t>46</w:t>
      </w:r>
      <w:r w:rsidR="00B71E6B">
        <w:fldChar w:fldCharType="end"/>
      </w:r>
      <w:r w:rsidR="00B71E6B">
        <w:t>.</w:t>
      </w:r>
      <w:r w:rsidR="00BD1FB3">
        <w:t xml:space="preserve"> </w:t>
      </w:r>
    </w:p>
    <w:p w14:paraId="0E7AEFEF" w14:textId="2A99E7A0" w:rsidR="00085F0C" w:rsidRDefault="00085F0C" w:rsidP="00085F0C">
      <w:pPr>
        <w:spacing w:after="0" w:line="240" w:lineRule="auto"/>
      </w:pPr>
    </w:p>
    <w:p w14:paraId="580DA6A1" w14:textId="2FB651DA" w:rsidR="00EC4346" w:rsidRDefault="00900B94" w:rsidP="00085F0C">
      <w:pPr>
        <w:spacing w:after="0" w:line="240" w:lineRule="auto"/>
        <w:rPr>
          <w:rFonts w:hint="eastAsia"/>
        </w:rPr>
      </w:pPr>
      <w:r>
        <w:rPr>
          <w:noProof/>
        </w:rPr>
        <w:lastRenderedPageBreak/>
        <w:drawing>
          <wp:inline distT="0" distB="0" distL="0" distR="0" wp14:anchorId="18FE999C" wp14:editId="762A964A">
            <wp:extent cx="5495754" cy="363837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3080" cy="3649847"/>
                    </a:xfrm>
                    <a:prstGeom prst="rect">
                      <a:avLst/>
                    </a:prstGeom>
                    <a:noFill/>
                  </pic:spPr>
                </pic:pic>
              </a:graphicData>
            </a:graphic>
          </wp:inline>
        </w:drawing>
      </w:r>
    </w:p>
    <w:p w14:paraId="29CDE4D5" w14:textId="33E36CC5" w:rsidR="00085F0C" w:rsidRDefault="00085F0C" w:rsidP="0094731B">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w:t>
      </w:r>
      <w:r w:rsidR="00FB5831" w:rsidRPr="00E82E0D">
        <w:rPr>
          <w:vertAlign w:val="superscript"/>
        </w:rPr>
        <w:t>27</w:t>
      </w:r>
      <w:r w:rsidR="00FB5831">
        <w:t xml:space="preserve">Al, </w:t>
      </w:r>
      <w:r w:rsidR="00FB5831" w:rsidRPr="00E82E0D">
        <w:rPr>
          <w:vertAlign w:val="superscript"/>
        </w:rPr>
        <w:t>85</w:t>
      </w:r>
      <w:r w:rsidR="00FB5831">
        <w:t xml:space="preserve">Rb, </w:t>
      </w:r>
      <w:r w:rsidR="00FB5831" w:rsidRPr="00E82E0D">
        <w:rPr>
          <w:vertAlign w:val="superscript"/>
        </w:rPr>
        <w:t>10</w:t>
      </w:r>
      <w:r w:rsidR="00FB5831">
        <w:t>B</w:t>
      </w:r>
      <w:r w:rsidR="00657184">
        <w:t xml:space="preserve"> </w:t>
      </w:r>
      <w:r w:rsidR="00FB5831">
        <w:t xml:space="preserve">and </w:t>
      </w:r>
      <w:r w:rsidR="00FB5831" w:rsidRPr="00E82E0D">
        <w:rPr>
          <w:vertAlign w:val="superscript"/>
        </w:rPr>
        <w:t>23</w:t>
      </w:r>
      <w:proofErr w:type="gramStart"/>
      <w:r w:rsidR="00FB5831">
        <w:t>Na</w:t>
      </w:r>
      <w:r w:rsidR="00FB5831" w:rsidDel="00FB5831">
        <w:t xml:space="preserve"> </w:t>
      </w:r>
      <w:r>
        <w:t>)</w:t>
      </w:r>
      <w:proofErr w:type="gramEnd"/>
      <w:r w:rsidRPr="00FC7477">
        <w:t xml:space="preserve"> in </w:t>
      </w:r>
      <w:r w:rsidR="00E35266">
        <w:t xml:space="preserve">the </w:t>
      </w:r>
      <w:r w:rsidRPr="00FC7477">
        <w:t>six types of Chinese GI rice.</w:t>
      </w:r>
    </w:p>
    <w:p w14:paraId="36D08A8C" w14:textId="77777777" w:rsidR="0094731B" w:rsidRDefault="0094731B" w:rsidP="0094731B">
      <w:pPr>
        <w:spacing w:after="0" w:line="240" w:lineRule="auto"/>
        <w:jc w:val="both"/>
        <w:rPr>
          <w:rFonts w:ascii="Calibri" w:eastAsia="宋体" w:hAnsi="Calibri" w:cs="Calibri" w:hint="eastAsia"/>
        </w:rPr>
      </w:pPr>
    </w:p>
    <w:p w14:paraId="6269296A" w14:textId="54EC639E" w:rsidR="00803AB3" w:rsidRPr="00BE3295" w:rsidRDefault="00803AB3" w:rsidP="00803AB3">
      <w:pPr>
        <w:jc w:val="both"/>
        <w:rPr>
          <w:rFonts w:hint="eastAsia"/>
          <w:iCs/>
        </w:rPr>
      </w:pPr>
      <w:r>
        <w:t>In a previously published study on Brazilian rice</w:t>
      </w:r>
      <w:r>
        <w:fldChar w:fldCharType="begin" w:fldLock="1"/>
      </w:r>
      <w:r>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fldChar w:fldCharType="separate"/>
      </w:r>
      <w:r w:rsidRPr="002C0B5B">
        <w:rPr>
          <w:noProof/>
          <w:vertAlign w:val="superscript"/>
        </w:rPr>
        <w:t>12</w:t>
      </w:r>
      <w:r>
        <w:fldChar w:fldCharType="end"/>
      </w:r>
      <w:r>
        <w:t xml:space="preserve">, it has been reported that </w:t>
      </w:r>
      <w:r w:rsidRPr="00CB36B0">
        <w:rPr>
          <w:vertAlign w:val="superscript"/>
        </w:rPr>
        <w:t>114</w:t>
      </w:r>
      <w:r>
        <w:t xml:space="preserve">Cd only could differentiate rice samples from two geographical origins, and it was the difference in irrigation methods that resulted in the variance of </w:t>
      </w:r>
      <w:r w:rsidRPr="00721B2D">
        <w:rPr>
          <w:vertAlign w:val="superscript"/>
        </w:rPr>
        <w:t>114</w:t>
      </w:r>
      <w:r>
        <w:t xml:space="preserve">Cd content in rice. In this study, </w:t>
      </w:r>
      <w:r w:rsidRPr="00D1482D">
        <w:rPr>
          <w:vertAlign w:val="superscript"/>
        </w:rPr>
        <w:t>114</w:t>
      </w:r>
      <w:r>
        <w:t xml:space="preserve">Cd was detected in all six types of Chinese GI rice, with the highest concentration in GG which was sampled from Guangxi province (Table 1). Moreover, based on a previous national-scale study, the concentrations of </w:t>
      </w:r>
      <w:r w:rsidRPr="00ED322A">
        <w:rPr>
          <w:vertAlign w:val="superscript"/>
        </w:rPr>
        <w:t>114</w:t>
      </w:r>
      <w:r w:rsidRPr="002E420C">
        <w:rPr>
          <w:iCs/>
        </w:rPr>
        <w:t>Cd in p</w:t>
      </w:r>
      <w:r>
        <w:rPr>
          <w:iCs/>
        </w:rPr>
        <w:t xml:space="preserve">addy soils varied significantly in different regions of China, particularly higher in southeast coastal regions such as Guangxi province. Therefore, in this study, the feasibility of using only </w:t>
      </w:r>
      <w:r w:rsidRPr="00ED322A">
        <w:rPr>
          <w:vertAlign w:val="superscript"/>
        </w:rPr>
        <w:t>114</w:t>
      </w:r>
      <w:r w:rsidRPr="002E420C">
        <w:rPr>
          <w:iCs/>
        </w:rPr>
        <w:t>Cd</w:t>
      </w:r>
      <w:r>
        <w:rPr>
          <w:iCs/>
        </w:rPr>
        <w:t xml:space="preserve"> to differentiate between GG and non-GG rice samples </w:t>
      </w:r>
      <w:r>
        <w:rPr>
          <w:rFonts w:hint="eastAsia"/>
          <w:iCs/>
        </w:rPr>
        <w:t>was</w:t>
      </w:r>
      <w:r>
        <w:rPr>
          <w:iCs/>
        </w:rPr>
        <w:t xml:space="preserve"> also evaluated. The original dataset was </w:t>
      </w:r>
      <w:r w:rsidR="008D2399" w:rsidRPr="000A163A">
        <w:rPr>
          <w:iCs/>
        </w:rPr>
        <w:t>regrouped</w:t>
      </w:r>
      <w:r w:rsidR="008D2399">
        <w:rPr>
          <w:iCs/>
        </w:rPr>
        <w:t xml:space="preserve"> </w:t>
      </w:r>
      <w:r>
        <w:rPr>
          <w:iCs/>
        </w:rPr>
        <w:t xml:space="preserve">as GG and non-GG, and the developed ML-based workflow was applied. The result of feature selection indicated that </w:t>
      </w:r>
      <w:r w:rsidRPr="00ED322A">
        <w:rPr>
          <w:vertAlign w:val="superscript"/>
        </w:rPr>
        <w:t>114</w:t>
      </w:r>
      <w:r w:rsidRPr="002E420C">
        <w:rPr>
          <w:iCs/>
        </w:rPr>
        <w:t>Cd</w:t>
      </w:r>
      <w:r>
        <w:rPr>
          <w:iCs/>
        </w:rPr>
        <w:t xml:space="preserve"> was the element with the highest relative importance, </w:t>
      </w:r>
      <w:r w:rsidR="000A163A">
        <w:rPr>
          <w:iCs/>
        </w:rPr>
        <w:t xml:space="preserve">and </w:t>
      </w:r>
      <w:r>
        <w:rPr>
          <w:iCs/>
        </w:rPr>
        <w:t>the predication accuracy of 100% was achieved</w:t>
      </w:r>
      <w:r w:rsidR="000A163A">
        <w:rPr>
          <w:iCs/>
        </w:rPr>
        <w:t xml:space="preserve"> with only </w:t>
      </w:r>
      <w:r w:rsidR="000A163A" w:rsidRPr="00ED322A">
        <w:rPr>
          <w:vertAlign w:val="superscript"/>
        </w:rPr>
        <w:t>114</w:t>
      </w:r>
      <w:r w:rsidR="000A163A" w:rsidRPr="002E420C">
        <w:rPr>
          <w:iCs/>
        </w:rPr>
        <w:t>Cd</w:t>
      </w:r>
      <w:r>
        <w:rPr>
          <w:iCs/>
        </w:rPr>
        <w:t xml:space="preserve">. These results yet again demonstrated the effectiveness of the developed ML-based workflow in building reliable prediction models, especially using the least number of features in relatively simple cases, which could greatly improve the working efficiency and productivity. </w:t>
      </w:r>
    </w:p>
    <w:p w14:paraId="7766A47E" w14:textId="50E6514E" w:rsidR="00803AB3" w:rsidRPr="0001123F" w:rsidRDefault="00803AB3" w:rsidP="00803AB3">
      <w:pPr>
        <w:jc w:val="both"/>
        <w:rPr>
          <w:iCs/>
        </w:rPr>
      </w:pPr>
      <w:r>
        <w:rPr>
          <w:iCs/>
        </w:rPr>
        <w:t xml:space="preserve">In summary, this study successfully developed a ML-based workflow which could differentiate six types of Chinese GI </w:t>
      </w:r>
      <w:r>
        <w:rPr>
          <w:rFonts w:hint="eastAsia"/>
          <w:iCs/>
        </w:rPr>
        <w:t>rice</w:t>
      </w:r>
      <w:r>
        <w:rPr>
          <w:iCs/>
        </w:rPr>
        <w:t xml:space="preserve"> with extremely high accuracy, in combination with multi-element profiling using ICP-MS.</w:t>
      </w:r>
      <w:r w:rsidR="009F4CD0">
        <w:rPr>
          <w:iCs/>
        </w:rPr>
        <w:t xml:space="preserve"> </w:t>
      </w:r>
      <w:r>
        <w:rPr>
          <w:iCs/>
        </w:rPr>
        <w:t>Particularly, amongst thirty elements</w:t>
      </w:r>
      <w:r w:rsidR="00670F73">
        <w:rPr>
          <w:iCs/>
        </w:rPr>
        <w:t xml:space="preserve"> that we </w:t>
      </w:r>
      <w:r w:rsidR="00451435">
        <w:rPr>
          <w:iCs/>
        </w:rPr>
        <w:t>analyzed</w:t>
      </w:r>
      <w:r>
        <w:rPr>
          <w:iCs/>
        </w:rPr>
        <w:t>, four elements were proved to be sufficient for the differentiation</w:t>
      </w:r>
      <w:commentRangeStart w:id="5"/>
      <w:r w:rsidR="009F4CD0">
        <w:rPr>
          <w:iCs/>
        </w:rPr>
        <w:t>.</w:t>
      </w:r>
      <w:commentRangeStart w:id="6"/>
      <w:r w:rsidR="00DA095C">
        <w:rPr>
          <w:iCs/>
        </w:rPr>
        <w:t xml:space="preserve"> </w:t>
      </w:r>
      <w:r w:rsidR="00295FB2">
        <w:rPr>
          <w:iCs/>
        </w:rPr>
        <w:t>With</w:t>
      </w:r>
      <w:r w:rsidR="00DA095C">
        <w:rPr>
          <w:iCs/>
        </w:rPr>
        <w:t xml:space="preserve"> t</w:t>
      </w:r>
      <w:r w:rsidR="00BD3F65">
        <w:rPr>
          <w:iCs/>
        </w:rPr>
        <w:t xml:space="preserve">he </w:t>
      </w:r>
      <w:r w:rsidR="00744C0E">
        <w:rPr>
          <w:iCs/>
        </w:rPr>
        <w:t xml:space="preserve">success we have </w:t>
      </w:r>
      <w:commentRangeEnd w:id="5"/>
      <w:r w:rsidR="00FD4C40">
        <w:rPr>
          <w:rStyle w:val="afc"/>
        </w:rPr>
        <w:commentReference w:id="5"/>
      </w:r>
      <w:commentRangeEnd w:id="6"/>
      <w:r w:rsidR="00BB7E00">
        <w:rPr>
          <w:rStyle w:val="afc"/>
        </w:rPr>
        <w:commentReference w:id="6"/>
      </w:r>
      <w:proofErr w:type="spellStart"/>
      <w:r w:rsidR="00744C0E">
        <w:rPr>
          <w:iCs/>
        </w:rPr>
        <w:t>achived</w:t>
      </w:r>
      <w:proofErr w:type="spellEnd"/>
      <w:r w:rsidR="00744C0E">
        <w:rPr>
          <w:iCs/>
        </w:rPr>
        <w:t xml:space="preserve"> </w:t>
      </w:r>
      <w:r w:rsidR="00295FB2">
        <w:rPr>
          <w:iCs/>
        </w:rPr>
        <w:t xml:space="preserve">using ICP-MS, </w:t>
      </w:r>
      <w:r w:rsidR="00EB55C1">
        <w:rPr>
          <w:iCs/>
        </w:rPr>
        <w:t>we would further evaluate the application of alternative instrumentation</w:t>
      </w:r>
      <w:r w:rsidR="000B080E">
        <w:rPr>
          <w:iCs/>
        </w:rPr>
        <w:t>s</w:t>
      </w:r>
      <w:r w:rsidR="00336169">
        <w:rPr>
          <w:iCs/>
        </w:rPr>
        <w:t xml:space="preserve"> for the determination of </w:t>
      </w:r>
      <w:r w:rsidR="009E12E4">
        <w:rPr>
          <w:iCs/>
        </w:rPr>
        <w:t>the rice geographical origins</w:t>
      </w:r>
      <w:r w:rsidR="00336169">
        <w:rPr>
          <w:iCs/>
        </w:rPr>
        <w:t>. Particularly, with the advantage of</w:t>
      </w:r>
      <w:r w:rsidR="006C3EEC">
        <w:rPr>
          <w:iCs/>
        </w:rPr>
        <w:t xml:space="preserve"> rapidness </w:t>
      </w:r>
      <w:r w:rsidR="006C3EEC">
        <w:rPr>
          <w:iCs/>
        </w:rPr>
        <w:lastRenderedPageBreak/>
        <w:t>and lo</w:t>
      </w:r>
      <w:bookmarkStart w:id="7" w:name="_GoBack"/>
      <w:bookmarkEnd w:id="7"/>
      <w:r w:rsidR="006C3EEC">
        <w:rPr>
          <w:iCs/>
        </w:rPr>
        <w:t xml:space="preserve">w risk of </w:t>
      </w:r>
      <w:r w:rsidR="00430B92">
        <w:rPr>
          <w:iCs/>
        </w:rPr>
        <w:t>analyte loss</w:t>
      </w:r>
      <w:r w:rsidR="006C3EEC">
        <w:rPr>
          <w:iCs/>
        </w:rPr>
        <w:t xml:space="preserve">, </w:t>
      </w:r>
      <w:r w:rsidR="00261042" w:rsidRPr="001910F0">
        <w:t xml:space="preserve">X-ray fluorescence </w:t>
      </w:r>
      <w:r w:rsidR="00261042">
        <w:t xml:space="preserve">(XRF) </w:t>
      </w:r>
      <w:r w:rsidR="00261042" w:rsidRPr="001910F0">
        <w:t>spectrometry</w:t>
      </w:r>
      <w:r w:rsidR="000B080E">
        <w:t xml:space="preserve"> </w:t>
      </w:r>
      <w:r w:rsidR="00430B92">
        <w:t xml:space="preserve">has been </w:t>
      </w:r>
      <w:r w:rsidR="00773ABC">
        <w:t>evaluated</w:t>
      </w:r>
      <w:r w:rsidR="000A0BE9">
        <w:t xml:space="preserve"> </w:t>
      </w:r>
      <w:r w:rsidR="00FF2966">
        <w:t xml:space="preserve">and proved </w:t>
      </w:r>
      <w:r w:rsidR="00773ABC">
        <w:t xml:space="preserve">to be </w:t>
      </w:r>
      <w:r w:rsidR="00506C59">
        <w:t xml:space="preserve">a good candidate for the purpose of determination of geographical </w:t>
      </w:r>
      <w:r w:rsidR="00BB7E00">
        <w:t>origins</w:t>
      </w:r>
      <w:r w:rsidR="00773ABC">
        <w:t xml:space="preserve"> of </w:t>
      </w:r>
      <w:proofErr w:type="spellStart"/>
      <w:r w:rsidR="00773ABC">
        <w:t>agro</w:t>
      </w:r>
      <w:proofErr w:type="spellEnd"/>
      <w:r w:rsidR="000F55D5">
        <w:t xml:space="preserve"> </w:t>
      </w:r>
      <w:r w:rsidR="00773ABC">
        <w:t>products</w:t>
      </w:r>
      <w:r w:rsidR="00BB7E00">
        <w:fldChar w:fldCharType="begin" w:fldLock="1"/>
      </w:r>
      <w:r w:rsidR="00E1751E">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47&lt;/sup&gt;","plainTextFormattedCitation":"47","previouslyFormattedCitation":"&lt;sup&gt;48&lt;/sup&gt;"},"properties":{"noteIndex":0},"schema":"https://github.com/citation-style-language/schema/raw/master/csl-citation.json"}</w:instrText>
      </w:r>
      <w:r w:rsidR="00BB7E00">
        <w:fldChar w:fldCharType="separate"/>
      </w:r>
      <w:r w:rsidR="00E1751E" w:rsidRPr="00E1751E">
        <w:rPr>
          <w:noProof/>
          <w:vertAlign w:val="superscript"/>
        </w:rPr>
        <w:t>47</w:t>
      </w:r>
      <w:r w:rsidR="00BB7E00">
        <w:fldChar w:fldCharType="end"/>
      </w:r>
      <w:r w:rsidR="00BB7E00">
        <w:t xml:space="preserve">. </w:t>
      </w:r>
      <w:r w:rsidR="00A772CB">
        <w:t xml:space="preserve"> </w:t>
      </w:r>
      <w:r w:rsidR="00261042">
        <w:rPr>
          <w:iCs/>
        </w:rPr>
        <w:t xml:space="preserve"> </w:t>
      </w:r>
    </w:p>
    <w:p w14:paraId="34537BC7" w14:textId="77777777" w:rsidR="00C73F5D" w:rsidRPr="00294018" w:rsidRDefault="00C73F5D" w:rsidP="002C6892">
      <w:pPr>
        <w:jc w:val="both"/>
        <w:rPr>
          <w:rFonts w:ascii="Calibri" w:eastAsia="宋体" w:hAnsi="Calibri" w:cs="Calibri"/>
        </w:rPr>
      </w:pPr>
    </w:p>
    <w:p w14:paraId="471385FB" w14:textId="34A8F57F" w:rsidR="00663863" w:rsidRDefault="00663863" w:rsidP="00663863">
      <w:pPr>
        <w:jc w:val="both"/>
        <w:rPr>
          <w:b/>
        </w:rPr>
      </w:pPr>
      <w:r w:rsidRPr="00663863">
        <w:rPr>
          <w:b/>
        </w:rPr>
        <w:t>ABBREVIATIONS USED</w:t>
      </w:r>
    </w:p>
    <w:p w14:paraId="7EA02119" w14:textId="3B71A930" w:rsidR="00015CBB" w:rsidRPr="00FD2032" w:rsidRDefault="004930F8" w:rsidP="00663863">
      <w:pPr>
        <w:jc w:val="both"/>
        <w:rPr>
          <w:bCs/>
        </w:rPr>
      </w:pPr>
      <w:r w:rsidRPr="00FD2032">
        <w:rPr>
          <w:bCs/>
        </w:rPr>
        <w:t>ANOVA, one-way analysis of variance; AQSIQ, General Administration of Quality Supervision, Inspection and Quarantine;</w:t>
      </w:r>
      <w:r w:rsidR="00AE7AF4">
        <w:rPr>
          <w:bCs/>
        </w:rPr>
        <w:t xml:space="preserve"> </w:t>
      </w:r>
      <w:r w:rsidRPr="00FD2032">
        <w:rPr>
          <w:bCs/>
        </w:rPr>
        <w:t xml:space="preserve">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r w:rsidR="004C1675">
        <w:rPr>
          <w:bCs/>
        </w:rPr>
        <w:t>.</w:t>
      </w:r>
    </w:p>
    <w:p w14:paraId="3A7E7DC5" w14:textId="1EB5FF65" w:rsidR="008641A0" w:rsidRDefault="008641A0" w:rsidP="008641A0">
      <w:pPr>
        <w:jc w:val="both"/>
        <w:rPr>
          <w:b/>
        </w:rPr>
      </w:pPr>
      <w:r>
        <w:rPr>
          <w:b/>
        </w:rPr>
        <w:t xml:space="preserve">ACKNOWLEDGMENT </w:t>
      </w:r>
    </w:p>
    <w:p w14:paraId="254E4086" w14:textId="40D5A5CF" w:rsidR="008641A0" w:rsidRDefault="008641A0" w:rsidP="003805CC">
      <w:pPr>
        <w:jc w:val="both"/>
      </w:pPr>
      <w:r>
        <w:t>We want to thank Dr. Di Wu from Yangtze Delta Region Institute of Tsinghua University for his tremendous support on sampling. We thank Ms. Si Lin</w:t>
      </w:r>
      <w:r w:rsidR="00786966">
        <w:t xml:space="preserve"> and Hongwei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work on</w:t>
      </w:r>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r w:rsidRPr="007C0490">
        <w:rPr>
          <w:rFonts w:hint="eastAsia"/>
          <w:b/>
          <w:bCs/>
        </w:rPr>
        <w:t>F</w:t>
      </w:r>
      <w:r w:rsidRPr="007C0490">
        <w:rPr>
          <w:b/>
          <w:bCs/>
        </w:rPr>
        <w:t xml:space="preserve">UNDING </w:t>
      </w:r>
      <w:r w:rsidR="00204AEF" w:rsidRPr="007C0490">
        <w:rPr>
          <w:b/>
          <w:bCs/>
        </w:rPr>
        <w:t xml:space="preserve">SOURCES </w:t>
      </w:r>
    </w:p>
    <w:p w14:paraId="796695E4" w14:textId="729502B3" w:rsidR="00173CD8" w:rsidRPr="00393246" w:rsidRDefault="00EA6BD4" w:rsidP="003805CC">
      <w:pPr>
        <w:jc w:val="both"/>
      </w:pPr>
      <w:commentRangeStart w:id="8"/>
      <w:r w:rsidRPr="00393246">
        <w:t xml:space="preserve">This project was fully funded by Mars, </w:t>
      </w:r>
      <w:proofErr w:type="spellStart"/>
      <w:r w:rsidRPr="00393246">
        <w:t>Incoprated</w:t>
      </w:r>
      <w:proofErr w:type="spellEnd"/>
      <w:r w:rsidR="00393246">
        <w:t xml:space="preserve"> and Agilent </w:t>
      </w:r>
      <w:proofErr w:type="spellStart"/>
      <w:r w:rsidR="00393246">
        <w:t>Foudation</w:t>
      </w:r>
      <w:proofErr w:type="spellEnd"/>
      <w:r w:rsidRPr="00393246">
        <w:t xml:space="preserve">. </w:t>
      </w:r>
      <w:commentRangeEnd w:id="8"/>
      <w:r w:rsidRPr="00393246">
        <w:rPr>
          <w:rStyle w:val="afc"/>
        </w:rPr>
        <w:commentReference w:id="8"/>
      </w:r>
    </w:p>
    <w:p w14:paraId="2B139C19" w14:textId="5248C0AA" w:rsidR="004B7135" w:rsidRPr="007B681A" w:rsidRDefault="00204AEF" w:rsidP="007B681A">
      <w:pPr>
        <w:rPr>
          <w:b/>
        </w:rPr>
      </w:pPr>
      <w:r>
        <w:rPr>
          <w:b/>
        </w:rPr>
        <w:t xml:space="preserve">REFERENCE  </w:t>
      </w:r>
    </w:p>
    <w:p w14:paraId="2FDCCBD7" w14:textId="3F994E3C" w:rsidR="00E1751E" w:rsidRPr="00E1751E" w:rsidRDefault="00FE7C78" w:rsidP="00E1751E">
      <w:pPr>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E1751E" w:rsidRPr="00E1751E">
        <w:rPr>
          <w:rFonts w:ascii="Calibri" w:hAnsi="Calibri" w:cs="Calibri"/>
          <w:noProof/>
          <w:szCs w:val="24"/>
        </w:rPr>
        <w:t>1.</w:t>
      </w:r>
      <w:r w:rsidR="00E1751E" w:rsidRPr="00E1751E">
        <w:rPr>
          <w:rFonts w:ascii="Calibri" w:hAnsi="Calibri" w:cs="Calibri"/>
          <w:noProof/>
          <w:szCs w:val="24"/>
        </w:rPr>
        <w:tab/>
        <w:t xml:space="preserve">Drivelos, S. A. &amp; Georgiou, C. A. Multi-element and multi-isotope-ratio analysis to determine the geographical origin of foods in the European Union. </w:t>
      </w:r>
      <w:r w:rsidR="00E1751E" w:rsidRPr="00E1751E">
        <w:rPr>
          <w:rFonts w:ascii="Calibri" w:hAnsi="Calibri" w:cs="Calibri"/>
          <w:i/>
          <w:iCs/>
          <w:noProof/>
          <w:szCs w:val="24"/>
        </w:rPr>
        <w:t>TrAC - Trends Anal. Chem.</w:t>
      </w:r>
      <w:r w:rsidR="00E1751E" w:rsidRPr="00E1751E">
        <w:rPr>
          <w:rFonts w:ascii="Calibri" w:hAnsi="Calibri" w:cs="Calibri"/>
          <w:noProof/>
          <w:szCs w:val="24"/>
        </w:rPr>
        <w:t xml:space="preserve"> </w:t>
      </w:r>
      <w:r w:rsidR="00E1751E" w:rsidRPr="00E1751E">
        <w:rPr>
          <w:rFonts w:ascii="Calibri" w:hAnsi="Calibri" w:cs="Calibri"/>
          <w:b/>
          <w:bCs/>
          <w:noProof/>
          <w:szCs w:val="24"/>
        </w:rPr>
        <w:t>40</w:t>
      </w:r>
      <w:r w:rsidR="00E1751E" w:rsidRPr="00E1751E">
        <w:rPr>
          <w:rFonts w:ascii="Calibri" w:hAnsi="Calibri" w:cs="Calibri"/>
          <w:noProof/>
          <w:szCs w:val="24"/>
        </w:rPr>
        <w:t>, 38–51 (2012).</w:t>
      </w:r>
    </w:p>
    <w:p w14:paraId="4484C4F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w:t>
      </w:r>
      <w:r w:rsidRPr="00E1751E">
        <w:rPr>
          <w:rFonts w:ascii="Calibri" w:hAnsi="Calibri" w:cs="Calibri"/>
          <w:noProof/>
          <w:szCs w:val="24"/>
        </w:rPr>
        <w:tab/>
        <w:t xml:space="preserve">Summary of the Paris Convention for the Protection of Industrial Property (1883). Available at: https://www.wipo.int/treaties/en/ip/paris/summary_paris.html. </w:t>
      </w:r>
    </w:p>
    <w:p w14:paraId="34862A3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w:t>
      </w:r>
      <w:r w:rsidRPr="00E1751E">
        <w:rPr>
          <w:rFonts w:ascii="Calibri" w:hAnsi="Calibri" w:cs="Calibri"/>
          <w:noProof/>
          <w:szCs w:val="24"/>
        </w:rPr>
        <w:tab/>
        <w:t xml:space="preserve">Luykx, D. M. A. M. &amp; Ruth, S. M. Van. Food Chemistry An overview of analytical methods for determining the geographical origin of food products. </w:t>
      </w:r>
      <w:r w:rsidRPr="00E1751E">
        <w:rPr>
          <w:rFonts w:ascii="Calibri" w:hAnsi="Calibri" w:cs="Calibri"/>
          <w:b/>
          <w:bCs/>
          <w:noProof/>
          <w:szCs w:val="24"/>
        </w:rPr>
        <w:t>107</w:t>
      </w:r>
      <w:r w:rsidRPr="00E1751E">
        <w:rPr>
          <w:rFonts w:ascii="Calibri" w:hAnsi="Calibri" w:cs="Calibri"/>
          <w:noProof/>
          <w:szCs w:val="24"/>
        </w:rPr>
        <w:t>, 897–911 (2008).</w:t>
      </w:r>
    </w:p>
    <w:p w14:paraId="1A0E4B5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w:t>
      </w:r>
      <w:r w:rsidRPr="00E1751E">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316DD7E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5.</w:t>
      </w:r>
      <w:r w:rsidRPr="00E1751E">
        <w:rPr>
          <w:rFonts w:ascii="Calibri" w:hAnsi="Calibri" w:cs="Calibri"/>
          <w:noProof/>
          <w:szCs w:val="24"/>
        </w:rPr>
        <w:tab/>
        <w:t xml:space="preserve">Li, Y. Protection of Geographical Indications in China. (2017). Available at: https://www.niuyie.com/protection-of-geographical-indications-in-china/. </w:t>
      </w:r>
    </w:p>
    <w:p w14:paraId="5E0147D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6.</w:t>
      </w:r>
      <w:r w:rsidRPr="00E1751E">
        <w:rPr>
          <w:rFonts w:ascii="Calibri" w:hAnsi="Calibri" w:cs="Calibri"/>
          <w:noProof/>
          <w:szCs w:val="24"/>
        </w:rPr>
        <w:tab/>
        <w:t xml:space="preserve">Chauhan, B. S., Jabran, K. &amp; Mahajan, G. </w:t>
      </w:r>
      <w:r w:rsidRPr="00E1751E">
        <w:rPr>
          <w:rFonts w:ascii="Calibri" w:hAnsi="Calibri" w:cs="Calibri"/>
          <w:i/>
          <w:iCs/>
          <w:noProof/>
          <w:szCs w:val="24"/>
        </w:rPr>
        <w:t>Rice Production Worldwide</w:t>
      </w:r>
      <w:r w:rsidRPr="00E1751E">
        <w:rPr>
          <w:rFonts w:ascii="Calibri" w:hAnsi="Calibri" w:cs="Calibri"/>
          <w:noProof/>
          <w:szCs w:val="24"/>
        </w:rPr>
        <w:t>.</w:t>
      </w:r>
    </w:p>
    <w:p w14:paraId="722E959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7.</w:t>
      </w:r>
      <w:r w:rsidRPr="00E1751E">
        <w:rPr>
          <w:rFonts w:ascii="Calibri" w:hAnsi="Calibri" w:cs="Calibri"/>
          <w:noProof/>
          <w:szCs w:val="24"/>
        </w:rPr>
        <w:tab/>
        <w:t xml:space="preserve">Paddy rice production worldwide 2017-2018, by country,. </w:t>
      </w:r>
      <w:r w:rsidRPr="00E1751E">
        <w:rPr>
          <w:rFonts w:ascii="Calibri" w:hAnsi="Calibri" w:cs="Calibri"/>
          <w:i/>
          <w:iCs/>
          <w:noProof/>
          <w:szCs w:val="24"/>
        </w:rPr>
        <w:t>Statista</w:t>
      </w:r>
      <w:r w:rsidRPr="00E1751E">
        <w:rPr>
          <w:rFonts w:ascii="Calibri" w:hAnsi="Calibri" w:cs="Calibri"/>
          <w:noProof/>
          <w:szCs w:val="24"/>
        </w:rPr>
        <w:t xml:space="preserve"> (2019). Available at: https://www.statista.com/statistics/255937/leading-rice-producers-worldwide/. </w:t>
      </w:r>
    </w:p>
    <w:p w14:paraId="002CC2E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8.</w:t>
      </w:r>
      <w:r w:rsidRPr="00E1751E">
        <w:rPr>
          <w:rFonts w:ascii="Calibri" w:hAnsi="Calibri" w:cs="Calibri"/>
          <w:noProof/>
          <w:szCs w:val="24"/>
        </w:rPr>
        <w:tab/>
        <w:t xml:space="preserve">Jin, S., Zhang, Y. &amp; Xu, Y. Amount of information and the willingness of consumers to pay for food traceability in China. </w:t>
      </w:r>
      <w:r w:rsidRPr="00E1751E">
        <w:rPr>
          <w:rFonts w:ascii="Calibri" w:hAnsi="Calibri" w:cs="Calibri"/>
          <w:i/>
          <w:iCs/>
          <w:noProof/>
          <w:szCs w:val="24"/>
        </w:rPr>
        <w:t>Food Control</w:t>
      </w:r>
      <w:r w:rsidRPr="00E1751E">
        <w:rPr>
          <w:rFonts w:ascii="Calibri" w:hAnsi="Calibri" w:cs="Calibri"/>
          <w:noProof/>
          <w:szCs w:val="24"/>
        </w:rPr>
        <w:t xml:space="preserve"> (2017). doi:10.1016/j.foodcont.2017.02.012</w:t>
      </w:r>
    </w:p>
    <w:p w14:paraId="503EE3A0"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9.</w:t>
      </w:r>
      <w:r w:rsidRPr="00E1751E">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E1751E">
        <w:rPr>
          <w:rFonts w:ascii="Calibri" w:hAnsi="Calibri" w:cs="Calibri"/>
          <w:b/>
          <w:bCs/>
          <w:noProof/>
          <w:szCs w:val="24"/>
        </w:rPr>
        <w:t>5</w:t>
      </w:r>
      <w:r w:rsidRPr="00E1751E">
        <w:rPr>
          <w:rFonts w:ascii="Calibri" w:hAnsi="Calibri" w:cs="Calibri"/>
          <w:noProof/>
          <w:szCs w:val="24"/>
        </w:rPr>
        <w:t>, 80–96 (2014).</w:t>
      </w:r>
    </w:p>
    <w:p w14:paraId="17AF4FB0"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10.</w:t>
      </w:r>
      <w:r w:rsidRPr="00E1751E">
        <w:rPr>
          <w:rFonts w:ascii="Calibri" w:hAnsi="Calibri" w:cs="Calibri"/>
          <w:noProof/>
          <w:szCs w:val="24"/>
        </w:rPr>
        <w:tab/>
        <w:t>Veeck, G. Food Safety Concerns and Rice Imports in China : 1998 - 2016. (2017).</w:t>
      </w:r>
    </w:p>
    <w:p w14:paraId="3B90DDA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11.</w:t>
      </w:r>
      <w:r w:rsidRPr="00E1751E">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141</w:t>
      </w:r>
      <w:r w:rsidRPr="00E1751E">
        <w:rPr>
          <w:rFonts w:ascii="Calibri" w:hAnsi="Calibri" w:cs="Calibri"/>
          <w:noProof/>
          <w:szCs w:val="24"/>
        </w:rPr>
        <w:t>, 3504–3509 (2013).</w:t>
      </w:r>
    </w:p>
    <w:p w14:paraId="3F93BA1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12.</w:t>
      </w:r>
      <w:r w:rsidRPr="00E1751E">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E1751E">
        <w:rPr>
          <w:rFonts w:ascii="Calibri" w:hAnsi="Calibri" w:cs="Calibri"/>
          <w:i/>
          <w:iCs/>
          <w:noProof/>
          <w:szCs w:val="24"/>
        </w:rPr>
        <w:t>Comput. Electron. Agric.</w:t>
      </w:r>
      <w:r w:rsidRPr="00E1751E">
        <w:rPr>
          <w:rFonts w:ascii="Calibri" w:hAnsi="Calibri" w:cs="Calibri"/>
          <w:noProof/>
          <w:szCs w:val="24"/>
        </w:rPr>
        <w:t xml:space="preserve"> </w:t>
      </w:r>
      <w:r w:rsidRPr="00E1751E">
        <w:rPr>
          <w:rFonts w:ascii="Calibri" w:hAnsi="Calibri" w:cs="Calibri"/>
          <w:b/>
          <w:bCs/>
          <w:noProof/>
          <w:szCs w:val="24"/>
        </w:rPr>
        <w:t>121</w:t>
      </w:r>
      <w:r w:rsidRPr="00E1751E">
        <w:rPr>
          <w:rFonts w:ascii="Calibri" w:hAnsi="Calibri" w:cs="Calibri"/>
          <w:noProof/>
          <w:szCs w:val="24"/>
        </w:rPr>
        <w:t>, 101–107 (2016).</w:t>
      </w:r>
    </w:p>
    <w:p w14:paraId="2156D23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13.</w:t>
      </w:r>
      <w:r w:rsidRPr="00E1751E">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E1751E">
        <w:rPr>
          <w:rFonts w:ascii="Calibri" w:hAnsi="Calibri" w:cs="Calibri"/>
          <w:i/>
          <w:iCs/>
          <w:noProof/>
          <w:szCs w:val="24"/>
        </w:rPr>
        <w:t>J. Anal. Test.</w:t>
      </w:r>
      <w:r w:rsidRPr="00E1751E">
        <w:rPr>
          <w:rFonts w:ascii="Calibri" w:hAnsi="Calibri" w:cs="Calibri"/>
          <w:noProof/>
          <w:szCs w:val="24"/>
        </w:rPr>
        <w:t xml:space="preserve"> </w:t>
      </w:r>
      <w:r w:rsidRPr="00E1751E">
        <w:rPr>
          <w:rFonts w:ascii="Calibri" w:hAnsi="Calibri" w:cs="Calibri"/>
          <w:b/>
          <w:bCs/>
          <w:noProof/>
          <w:szCs w:val="24"/>
        </w:rPr>
        <w:t>2</w:t>
      </w:r>
      <w:r w:rsidRPr="00E1751E">
        <w:rPr>
          <w:rFonts w:ascii="Calibri" w:hAnsi="Calibri" w:cs="Calibri"/>
          <w:noProof/>
          <w:szCs w:val="24"/>
        </w:rPr>
        <w:t>, 138–148 (2018).</w:t>
      </w:r>
    </w:p>
    <w:p w14:paraId="1ACB0A88"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14.</w:t>
      </w:r>
      <w:r w:rsidRPr="00E1751E">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E1751E">
        <w:rPr>
          <w:rFonts w:ascii="Calibri" w:hAnsi="Calibri" w:cs="Calibri"/>
          <w:i/>
          <w:iCs/>
          <w:noProof/>
          <w:szCs w:val="24"/>
        </w:rPr>
        <w:t>Microchem. J.</w:t>
      </w:r>
      <w:r w:rsidRPr="00E1751E">
        <w:rPr>
          <w:rFonts w:ascii="Calibri" w:hAnsi="Calibri" w:cs="Calibri"/>
          <w:noProof/>
          <w:szCs w:val="24"/>
        </w:rPr>
        <w:t xml:space="preserve"> </w:t>
      </w:r>
      <w:r w:rsidRPr="00E1751E">
        <w:rPr>
          <w:rFonts w:ascii="Calibri" w:hAnsi="Calibri" w:cs="Calibri"/>
          <w:b/>
          <w:bCs/>
          <w:noProof/>
          <w:szCs w:val="24"/>
        </w:rPr>
        <w:t>152</w:t>
      </w:r>
      <w:r w:rsidRPr="00E1751E">
        <w:rPr>
          <w:rFonts w:ascii="Calibri" w:hAnsi="Calibri" w:cs="Calibri"/>
          <w:noProof/>
          <w:szCs w:val="24"/>
        </w:rPr>
        <w:t>, 104295 (2020).</w:t>
      </w:r>
    </w:p>
    <w:p w14:paraId="7A5FBD9F"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15.</w:t>
      </w:r>
      <w:r w:rsidRPr="00E1751E">
        <w:rPr>
          <w:rFonts w:ascii="Calibri" w:hAnsi="Calibri" w:cs="Calibri"/>
          <w:noProof/>
          <w:szCs w:val="24"/>
        </w:rPr>
        <w:tab/>
        <w:t xml:space="preserve">Maione, C. &amp; Barbosa, R. M. Recent applications of multivariate data analysis methods in the authentication of rice and the most analyzed parameters: A review. </w:t>
      </w:r>
      <w:r w:rsidRPr="00E1751E">
        <w:rPr>
          <w:rFonts w:ascii="Calibri" w:hAnsi="Calibri" w:cs="Calibri"/>
          <w:i/>
          <w:iCs/>
          <w:noProof/>
          <w:szCs w:val="24"/>
        </w:rPr>
        <w:t>Crit. Rev. Food Sci. Nutr.</w:t>
      </w:r>
      <w:r w:rsidRPr="00E1751E">
        <w:rPr>
          <w:rFonts w:ascii="Calibri" w:hAnsi="Calibri" w:cs="Calibri"/>
          <w:noProof/>
          <w:szCs w:val="24"/>
        </w:rPr>
        <w:t xml:space="preserve"> </w:t>
      </w:r>
      <w:r w:rsidRPr="00E1751E">
        <w:rPr>
          <w:rFonts w:ascii="Calibri" w:hAnsi="Calibri" w:cs="Calibri"/>
          <w:b/>
          <w:bCs/>
          <w:noProof/>
          <w:szCs w:val="24"/>
        </w:rPr>
        <w:t>8398</w:t>
      </w:r>
      <w:r w:rsidRPr="00E1751E">
        <w:rPr>
          <w:rFonts w:ascii="Calibri" w:hAnsi="Calibri" w:cs="Calibri"/>
          <w:noProof/>
          <w:szCs w:val="24"/>
        </w:rPr>
        <w:t>, 1–12 (2018).</w:t>
      </w:r>
    </w:p>
    <w:p w14:paraId="45FA822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16.</w:t>
      </w:r>
      <w:r w:rsidRPr="00E1751E">
        <w:rPr>
          <w:rFonts w:ascii="Calibri" w:hAnsi="Calibri" w:cs="Calibri"/>
          <w:noProof/>
          <w:szCs w:val="24"/>
        </w:rPr>
        <w:tab/>
        <w:t xml:space="preserve">Jiménez-Carvelo, A. M., González-Casado, A., Bagur-González, M. G. &amp; Cuadros-Rodríguez, L. </w:t>
      </w:r>
      <w:r w:rsidRPr="00E1751E">
        <w:rPr>
          <w:rFonts w:ascii="Calibri" w:hAnsi="Calibri" w:cs="Calibri"/>
          <w:i/>
          <w:iCs/>
          <w:noProof/>
          <w:szCs w:val="24"/>
        </w:rPr>
        <w:t>Alternative data mining/machine learning methods for the analytical evaluation of food quality and authenticity – A review</w:t>
      </w:r>
      <w:r w:rsidRPr="00E1751E">
        <w:rPr>
          <w:rFonts w:ascii="Calibri" w:hAnsi="Calibri" w:cs="Calibri"/>
          <w:noProof/>
          <w:szCs w:val="24"/>
        </w:rPr>
        <w:t xml:space="preserve">. </w:t>
      </w:r>
      <w:r w:rsidRPr="00E1751E">
        <w:rPr>
          <w:rFonts w:ascii="Calibri" w:hAnsi="Calibri" w:cs="Calibri"/>
          <w:i/>
          <w:iCs/>
          <w:noProof/>
          <w:szCs w:val="24"/>
        </w:rPr>
        <w:t>Food Research International</w:t>
      </w:r>
      <w:r w:rsidRPr="00E1751E">
        <w:rPr>
          <w:rFonts w:ascii="Calibri" w:hAnsi="Calibri" w:cs="Calibri"/>
          <w:noProof/>
          <w:szCs w:val="24"/>
        </w:rPr>
        <w:t xml:space="preserve"> </w:t>
      </w:r>
      <w:r w:rsidRPr="00E1751E">
        <w:rPr>
          <w:rFonts w:ascii="Calibri" w:hAnsi="Calibri" w:cs="Calibri"/>
          <w:b/>
          <w:bCs/>
          <w:noProof/>
          <w:szCs w:val="24"/>
        </w:rPr>
        <w:t>122</w:t>
      </w:r>
      <w:r w:rsidRPr="00E1751E">
        <w:rPr>
          <w:rFonts w:ascii="Calibri" w:hAnsi="Calibri" w:cs="Calibri"/>
          <w:noProof/>
          <w:szCs w:val="24"/>
        </w:rPr>
        <w:t>, (Elsevier Ltd, 2019).</w:t>
      </w:r>
    </w:p>
    <w:p w14:paraId="365F387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17.</w:t>
      </w:r>
      <w:r w:rsidRPr="00E1751E">
        <w:rPr>
          <w:rFonts w:ascii="Calibri" w:hAnsi="Calibri" w:cs="Calibri"/>
          <w:noProof/>
          <w:szCs w:val="24"/>
        </w:rPr>
        <w:tab/>
        <w:t xml:space="preserve">Cutler, D. R. </w:t>
      </w:r>
      <w:r w:rsidRPr="00E1751E">
        <w:rPr>
          <w:rFonts w:ascii="Calibri" w:hAnsi="Calibri" w:cs="Calibri"/>
          <w:i/>
          <w:iCs/>
          <w:noProof/>
          <w:szCs w:val="24"/>
        </w:rPr>
        <w:t>et al.</w:t>
      </w:r>
      <w:r w:rsidRPr="00E1751E">
        <w:rPr>
          <w:rFonts w:ascii="Calibri" w:hAnsi="Calibri" w:cs="Calibri"/>
          <w:noProof/>
          <w:szCs w:val="24"/>
        </w:rPr>
        <w:t xml:space="preserve"> RANDOM FORESTS FOR CLASSIFICATION IN ECOLOGY. </w:t>
      </w:r>
      <w:r w:rsidRPr="00E1751E">
        <w:rPr>
          <w:rFonts w:ascii="Calibri" w:hAnsi="Calibri" w:cs="Calibri"/>
          <w:i/>
          <w:iCs/>
          <w:noProof/>
          <w:szCs w:val="24"/>
        </w:rPr>
        <w:t>Ecology</w:t>
      </w:r>
      <w:r w:rsidRPr="00E1751E">
        <w:rPr>
          <w:rFonts w:ascii="Calibri" w:hAnsi="Calibri" w:cs="Calibri"/>
          <w:noProof/>
          <w:szCs w:val="24"/>
        </w:rPr>
        <w:t xml:space="preserve"> </w:t>
      </w:r>
      <w:r w:rsidRPr="00E1751E">
        <w:rPr>
          <w:rFonts w:ascii="Calibri" w:hAnsi="Calibri" w:cs="Calibri"/>
          <w:b/>
          <w:bCs/>
          <w:noProof/>
          <w:szCs w:val="24"/>
        </w:rPr>
        <w:t>88</w:t>
      </w:r>
      <w:r w:rsidRPr="00E1751E">
        <w:rPr>
          <w:rFonts w:ascii="Calibri" w:hAnsi="Calibri" w:cs="Calibri"/>
          <w:noProof/>
          <w:szCs w:val="24"/>
        </w:rPr>
        <w:t>, 2783–2792 (2007).</w:t>
      </w:r>
    </w:p>
    <w:p w14:paraId="7E06904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18.</w:t>
      </w:r>
      <w:r w:rsidRPr="00E1751E">
        <w:rPr>
          <w:rFonts w:ascii="Calibri" w:hAnsi="Calibri" w:cs="Calibri"/>
          <w:noProof/>
          <w:szCs w:val="24"/>
        </w:rPr>
        <w:tab/>
        <w:t xml:space="preserve">Hu, W. Identifying predictive markers of chemosensitivity of breast cancer with random forests. </w:t>
      </w:r>
      <w:r w:rsidRPr="00E1751E">
        <w:rPr>
          <w:rFonts w:ascii="Calibri" w:hAnsi="Calibri" w:cs="Calibri"/>
          <w:i/>
          <w:iCs/>
          <w:noProof/>
          <w:szCs w:val="24"/>
        </w:rPr>
        <w:t>J. Biomed. Sci. Eng.</w:t>
      </w:r>
      <w:r w:rsidRPr="00E1751E">
        <w:rPr>
          <w:rFonts w:ascii="Calibri" w:hAnsi="Calibri" w:cs="Calibri"/>
          <w:noProof/>
          <w:szCs w:val="24"/>
        </w:rPr>
        <w:t xml:space="preserve"> </w:t>
      </w:r>
      <w:r w:rsidRPr="00E1751E">
        <w:rPr>
          <w:rFonts w:ascii="Calibri" w:hAnsi="Calibri" w:cs="Calibri"/>
          <w:b/>
          <w:bCs/>
          <w:noProof/>
          <w:szCs w:val="24"/>
        </w:rPr>
        <w:t>3</w:t>
      </w:r>
      <w:r w:rsidRPr="00E1751E">
        <w:rPr>
          <w:rFonts w:ascii="Calibri" w:hAnsi="Calibri" w:cs="Calibri"/>
          <w:noProof/>
          <w:szCs w:val="24"/>
        </w:rPr>
        <w:t>, (2010).</w:t>
      </w:r>
    </w:p>
    <w:p w14:paraId="5CD9426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19.</w:t>
      </w:r>
      <w:r w:rsidRPr="00E1751E">
        <w:rPr>
          <w:rFonts w:ascii="Calibri" w:hAnsi="Calibri" w:cs="Calibri"/>
          <w:noProof/>
          <w:szCs w:val="24"/>
        </w:rPr>
        <w:tab/>
        <w:t xml:space="preserve">Ram, M., Najafi, A. &amp; Shakeri, M. T. Classification and Biomarker Genes Selection for Cancer Gene Expression Data Using  Random Forest. </w:t>
      </w:r>
      <w:r w:rsidRPr="00E1751E">
        <w:rPr>
          <w:rFonts w:ascii="Calibri" w:hAnsi="Calibri" w:cs="Calibri"/>
          <w:i/>
          <w:iCs/>
          <w:noProof/>
          <w:szCs w:val="24"/>
        </w:rPr>
        <w:t>Iran. J. Pathol.</w:t>
      </w:r>
      <w:r w:rsidRPr="00E1751E">
        <w:rPr>
          <w:rFonts w:ascii="Calibri" w:hAnsi="Calibri" w:cs="Calibri"/>
          <w:noProof/>
          <w:szCs w:val="24"/>
        </w:rPr>
        <w:t xml:space="preserve"> </w:t>
      </w:r>
      <w:r w:rsidRPr="00E1751E">
        <w:rPr>
          <w:rFonts w:ascii="Calibri" w:hAnsi="Calibri" w:cs="Calibri"/>
          <w:b/>
          <w:bCs/>
          <w:noProof/>
          <w:szCs w:val="24"/>
        </w:rPr>
        <w:t>12</w:t>
      </w:r>
      <w:r w:rsidRPr="00E1751E">
        <w:rPr>
          <w:rFonts w:ascii="Calibri" w:hAnsi="Calibri" w:cs="Calibri"/>
          <w:noProof/>
          <w:szCs w:val="24"/>
        </w:rPr>
        <w:t>, 339–347 (2017).</w:t>
      </w:r>
    </w:p>
    <w:p w14:paraId="15D5C1E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20.</w:t>
      </w:r>
      <w:r w:rsidRPr="00E1751E">
        <w:rPr>
          <w:rFonts w:ascii="Calibri" w:hAnsi="Calibri" w:cs="Calibri"/>
          <w:noProof/>
          <w:szCs w:val="24"/>
        </w:rPr>
        <w:tab/>
        <w:t xml:space="preserve">Gao, D., Zhang, Y. &amp; Zhao, Y. Random forest algorithm for classification of multiwavelength data. </w:t>
      </w:r>
      <w:r w:rsidRPr="00E1751E">
        <w:rPr>
          <w:rFonts w:ascii="Calibri" w:hAnsi="Calibri" w:cs="Calibri"/>
          <w:i/>
          <w:iCs/>
          <w:noProof/>
          <w:szCs w:val="24"/>
        </w:rPr>
        <w:t>Res. Astron. Astrophys.</w:t>
      </w:r>
      <w:r w:rsidRPr="00E1751E">
        <w:rPr>
          <w:rFonts w:ascii="Calibri" w:hAnsi="Calibri" w:cs="Calibri"/>
          <w:noProof/>
          <w:szCs w:val="24"/>
        </w:rPr>
        <w:t xml:space="preserve"> </w:t>
      </w:r>
      <w:r w:rsidRPr="00E1751E">
        <w:rPr>
          <w:rFonts w:ascii="Calibri" w:hAnsi="Calibri" w:cs="Calibri"/>
          <w:b/>
          <w:bCs/>
          <w:noProof/>
          <w:szCs w:val="24"/>
        </w:rPr>
        <w:t>9</w:t>
      </w:r>
      <w:r w:rsidRPr="00E1751E">
        <w:rPr>
          <w:rFonts w:ascii="Calibri" w:hAnsi="Calibri" w:cs="Calibri"/>
          <w:noProof/>
          <w:szCs w:val="24"/>
        </w:rPr>
        <w:t>, 220 (2009).</w:t>
      </w:r>
    </w:p>
    <w:p w14:paraId="447BF216"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21.</w:t>
      </w:r>
      <w:r w:rsidRPr="00E1751E">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E1751E">
        <w:rPr>
          <w:rFonts w:ascii="Calibri" w:hAnsi="Calibri" w:cs="Calibri"/>
          <w:i/>
          <w:iCs/>
          <w:noProof/>
          <w:szCs w:val="24"/>
        </w:rPr>
        <w:t>WIREs Data Min. Knowl. Discov.</w:t>
      </w:r>
      <w:r w:rsidRPr="00E1751E">
        <w:rPr>
          <w:rFonts w:ascii="Calibri" w:hAnsi="Calibri" w:cs="Calibri"/>
          <w:noProof/>
          <w:szCs w:val="24"/>
        </w:rPr>
        <w:t xml:space="preserve"> </w:t>
      </w:r>
      <w:r w:rsidRPr="00E1751E">
        <w:rPr>
          <w:rFonts w:ascii="Calibri" w:hAnsi="Calibri" w:cs="Calibri"/>
          <w:b/>
          <w:bCs/>
          <w:noProof/>
          <w:szCs w:val="24"/>
        </w:rPr>
        <w:t>2</w:t>
      </w:r>
      <w:r w:rsidRPr="00E1751E">
        <w:rPr>
          <w:rFonts w:ascii="Calibri" w:hAnsi="Calibri" w:cs="Calibri"/>
          <w:noProof/>
          <w:szCs w:val="24"/>
        </w:rPr>
        <w:t>, 493–507 (2012).</w:t>
      </w:r>
    </w:p>
    <w:p w14:paraId="620320E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22.</w:t>
      </w:r>
      <w:r w:rsidRPr="00E1751E">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E1751E">
        <w:rPr>
          <w:rFonts w:ascii="Calibri" w:hAnsi="Calibri" w:cs="Calibri"/>
          <w:i/>
          <w:iCs/>
          <w:noProof/>
          <w:szCs w:val="24"/>
        </w:rPr>
        <w:t>Food Control</w:t>
      </w:r>
      <w:r w:rsidRPr="00E1751E">
        <w:rPr>
          <w:rFonts w:ascii="Calibri" w:hAnsi="Calibri" w:cs="Calibri"/>
          <w:noProof/>
          <w:szCs w:val="24"/>
        </w:rPr>
        <w:t xml:space="preserve"> </w:t>
      </w:r>
      <w:r w:rsidRPr="00E1751E">
        <w:rPr>
          <w:rFonts w:ascii="Calibri" w:hAnsi="Calibri" w:cs="Calibri"/>
          <w:b/>
          <w:bCs/>
          <w:noProof/>
          <w:szCs w:val="24"/>
        </w:rPr>
        <w:t>104</w:t>
      </w:r>
      <w:r w:rsidRPr="00E1751E">
        <w:rPr>
          <w:rFonts w:ascii="Calibri" w:hAnsi="Calibri" w:cs="Calibri"/>
          <w:noProof/>
          <w:szCs w:val="24"/>
        </w:rPr>
        <w:t>, 318–325 (2019).</w:t>
      </w:r>
    </w:p>
    <w:p w14:paraId="2D12929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23.</w:t>
      </w:r>
      <w:r w:rsidRPr="00E1751E">
        <w:rPr>
          <w:rFonts w:ascii="Calibri" w:hAnsi="Calibri" w:cs="Calibri"/>
          <w:noProof/>
          <w:szCs w:val="24"/>
        </w:rPr>
        <w:tab/>
        <w:t xml:space="preserve">Hopfer, H., Nelson, J., Collins, T. S., Heymann, H. &amp; Ebeler, S. E. The combined impact of vineyard origin and processing winery on the elemental profile of red wines.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172</w:t>
      </w:r>
      <w:r w:rsidRPr="00E1751E">
        <w:rPr>
          <w:rFonts w:ascii="Calibri" w:hAnsi="Calibri" w:cs="Calibri"/>
          <w:noProof/>
          <w:szCs w:val="24"/>
        </w:rPr>
        <w:t>, 486–496 (2015).</w:t>
      </w:r>
    </w:p>
    <w:p w14:paraId="3C8D8B2F"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24.</w:t>
      </w:r>
      <w:r w:rsidRPr="00E1751E">
        <w:rPr>
          <w:rFonts w:ascii="Calibri" w:hAnsi="Calibri" w:cs="Calibri"/>
          <w:noProof/>
          <w:szCs w:val="24"/>
        </w:rPr>
        <w:tab/>
        <w:t xml:space="preserve">Breiman, L. Random Forests. </w:t>
      </w:r>
      <w:r w:rsidRPr="00E1751E">
        <w:rPr>
          <w:rFonts w:ascii="Calibri" w:hAnsi="Calibri" w:cs="Calibri"/>
          <w:i/>
          <w:iCs/>
          <w:noProof/>
          <w:szCs w:val="24"/>
        </w:rPr>
        <w:t>Mach. Learn.</w:t>
      </w:r>
      <w:r w:rsidRPr="00E1751E">
        <w:rPr>
          <w:rFonts w:ascii="Calibri" w:hAnsi="Calibri" w:cs="Calibri"/>
          <w:noProof/>
          <w:szCs w:val="24"/>
        </w:rPr>
        <w:t xml:space="preserve"> </w:t>
      </w:r>
      <w:r w:rsidRPr="00E1751E">
        <w:rPr>
          <w:rFonts w:ascii="Calibri" w:hAnsi="Calibri" w:cs="Calibri"/>
          <w:b/>
          <w:bCs/>
          <w:noProof/>
          <w:szCs w:val="24"/>
        </w:rPr>
        <w:t>45</w:t>
      </w:r>
      <w:r w:rsidRPr="00E1751E">
        <w:rPr>
          <w:rFonts w:ascii="Calibri" w:hAnsi="Calibri" w:cs="Calibri"/>
          <w:noProof/>
          <w:szCs w:val="24"/>
        </w:rPr>
        <w:t>, 5–32 (2001).</w:t>
      </w:r>
    </w:p>
    <w:p w14:paraId="1D2160F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25.</w:t>
      </w:r>
      <w:r w:rsidRPr="00E1751E">
        <w:rPr>
          <w:rFonts w:ascii="Calibri" w:hAnsi="Calibri" w:cs="Calibri"/>
          <w:noProof/>
          <w:szCs w:val="24"/>
        </w:rPr>
        <w:tab/>
        <w:t xml:space="preserve">Cortes, C. &amp; Vapnik, V. Support-Vector Networks. </w:t>
      </w:r>
      <w:r w:rsidRPr="00E1751E">
        <w:rPr>
          <w:rFonts w:ascii="Calibri" w:hAnsi="Calibri" w:cs="Calibri"/>
          <w:i/>
          <w:iCs/>
          <w:noProof/>
          <w:szCs w:val="24"/>
        </w:rPr>
        <w:t>Mach. Learn.</w:t>
      </w:r>
      <w:r w:rsidRPr="00E1751E">
        <w:rPr>
          <w:rFonts w:ascii="Calibri" w:hAnsi="Calibri" w:cs="Calibri"/>
          <w:noProof/>
          <w:szCs w:val="24"/>
        </w:rPr>
        <w:t xml:space="preserve"> </w:t>
      </w:r>
      <w:r w:rsidRPr="00E1751E">
        <w:rPr>
          <w:rFonts w:ascii="Calibri" w:hAnsi="Calibri" w:cs="Calibri"/>
          <w:b/>
          <w:bCs/>
          <w:noProof/>
          <w:szCs w:val="24"/>
        </w:rPr>
        <w:t>20</w:t>
      </w:r>
      <w:r w:rsidRPr="00E1751E">
        <w:rPr>
          <w:rFonts w:ascii="Calibri" w:hAnsi="Calibri" w:cs="Calibri"/>
          <w:noProof/>
          <w:szCs w:val="24"/>
        </w:rPr>
        <w:t>, 273–297 (1995).</w:t>
      </w:r>
    </w:p>
    <w:p w14:paraId="2492BEB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26.</w:t>
      </w:r>
      <w:r w:rsidRPr="00E1751E">
        <w:rPr>
          <w:rFonts w:ascii="Calibri" w:hAnsi="Calibri" w:cs="Calibri"/>
          <w:noProof/>
          <w:szCs w:val="24"/>
        </w:rPr>
        <w:tab/>
        <w:t xml:space="preserve">Urbanowicz, R., Meeker, M., LaCava, W., Olson, R. &amp; Moore, J. Relief-Based Feature Selection: Introduction and Review.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(2017).</w:t>
      </w:r>
    </w:p>
    <w:p w14:paraId="2CAB9FD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27.</w:t>
      </w:r>
      <w:r w:rsidRPr="00E1751E">
        <w:rPr>
          <w:rFonts w:ascii="Calibri" w:hAnsi="Calibri" w:cs="Calibri"/>
          <w:noProof/>
          <w:szCs w:val="24"/>
        </w:rPr>
        <w:tab/>
        <w:t xml:space="preserve">Dietterich, T. Machine Learning Research: Four Current Directions. </w:t>
      </w:r>
      <w:r w:rsidRPr="00E1751E">
        <w:rPr>
          <w:rFonts w:ascii="Calibri" w:hAnsi="Calibri" w:cs="Calibri"/>
          <w:i/>
          <w:iCs/>
          <w:noProof/>
          <w:szCs w:val="24"/>
        </w:rPr>
        <w:t>AI Mag.</w:t>
      </w:r>
      <w:r w:rsidRPr="00E1751E">
        <w:rPr>
          <w:rFonts w:ascii="Calibri" w:hAnsi="Calibri" w:cs="Calibri"/>
          <w:noProof/>
          <w:szCs w:val="24"/>
        </w:rPr>
        <w:t xml:space="preserve"> </w:t>
      </w:r>
      <w:r w:rsidRPr="00E1751E">
        <w:rPr>
          <w:rFonts w:ascii="Calibri" w:hAnsi="Calibri" w:cs="Calibri"/>
          <w:b/>
          <w:bCs/>
          <w:noProof/>
          <w:szCs w:val="24"/>
        </w:rPr>
        <w:t>18</w:t>
      </w:r>
      <w:r w:rsidRPr="00E1751E">
        <w:rPr>
          <w:rFonts w:ascii="Calibri" w:hAnsi="Calibri" w:cs="Calibri"/>
          <w:noProof/>
          <w:szCs w:val="24"/>
        </w:rPr>
        <w:t>, (2000).</w:t>
      </w:r>
    </w:p>
    <w:p w14:paraId="4F20C74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28.</w:t>
      </w:r>
      <w:r w:rsidRPr="00E1751E">
        <w:rPr>
          <w:rFonts w:ascii="Calibri" w:hAnsi="Calibri" w:cs="Calibri"/>
          <w:noProof/>
          <w:szCs w:val="24"/>
        </w:rPr>
        <w:tab/>
        <w:t xml:space="preserve">Relief-based feature selection: Introduction and review.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189–203 (2018).</w:t>
      </w:r>
    </w:p>
    <w:p w14:paraId="37893759"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29.</w:t>
      </w:r>
      <w:r w:rsidRPr="00E1751E">
        <w:rPr>
          <w:rFonts w:ascii="Calibri" w:hAnsi="Calibri" w:cs="Calibri"/>
          <w:noProof/>
          <w:szCs w:val="24"/>
        </w:rPr>
        <w:tab/>
        <w:t xml:space="preserve">Data Handling in Science and Technology. in </w:t>
      </w:r>
      <w:r w:rsidRPr="00E1751E">
        <w:rPr>
          <w:rFonts w:ascii="Calibri" w:hAnsi="Calibri" w:cs="Calibri"/>
          <w:i/>
          <w:iCs/>
          <w:noProof/>
          <w:szCs w:val="24"/>
        </w:rPr>
        <w:t>Wavelets in Chemistry</w:t>
      </w:r>
      <w:r w:rsidRPr="00E1751E">
        <w:rPr>
          <w:rFonts w:ascii="Calibri" w:hAnsi="Calibri" w:cs="Calibri"/>
          <w:noProof/>
          <w:szCs w:val="24"/>
        </w:rPr>
        <w:t xml:space="preserve"> (ed. Walczak, B.) </w:t>
      </w:r>
      <w:r w:rsidRPr="00E1751E">
        <w:rPr>
          <w:rFonts w:ascii="Calibri" w:hAnsi="Calibri" w:cs="Calibri"/>
          <w:b/>
          <w:bCs/>
          <w:noProof/>
          <w:szCs w:val="24"/>
        </w:rPr>
        <w:t>22</w:t>
      </w:r>
      <w:r w:rsidRPr="00E1751E">
        <w:rPr>
          <w:rFonts w:ascii="Calibri" w:hAnsi="Calibri" w:cs="Calibri"/>
          <w:noProof/>
          <w:szCs w:val="24"/>
        </w:rPr>
        <w:t>, ii (Elsevier, 2000).</w:t>
      </w:r>
    </w:p>
    <w:p w14:paraId="261D1B4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30.</w:t>
      </w:r>
      <w:r w:rsidRPr="00E1751E">
        <w:rPr>
          <w:rFonts w:ascii="Calibri" w:hAnsi="Calibri" w:cs="Calibri"/>
          <w:noProof/>
          <w:szCs w:val="24"/>
        </w:rPr>
        <w:tab/>
        <w:t>Wickham, H., François, R., Henry, L. &amp; Müller, K. dplyr: A Grammar of Data Manipulation. (2019).</w:t>
      </w:r>
    </w:p>
    <w:p w14:paraId="45ACA41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31.</w:t>
      </w:r>
      <w:r w:rsidRPr="00E1751E">
        <w:rPr>
          <w:rFonts w:ascii="Calibri" w:hAnsi="Calibri" w:cs="Calibri"/>
          <w:noProof/>
          <w:szCs w:val="24"/>
        </w:rPr>
        <w:tab/>
        <w:t>Mundt, A. K. and F. factoextra: Extract and Visualize the Results of Multivariate Data Analyses. (2017).</w:t>
      </w:r>
    </w:p>
    <w:p w14:paraId="0B1F3D9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32.</w:t>
      </w:r>
      <w:r w:rsidRPr="00E1751E">
        <w:rPr>
          <w:rFonts w:ascii="Calibri" w:hAnsi="Calibri" w:cs="Calibri"/>
          <w:noProof/>
          <w:szCs w:val="24"/>
        </w:rPr>
        <w:tab/>
        <w:t xml:space="preserve">Pedregosa, F. </w:t>
      </w:r>
      <w:r w:rsidRPr="00E1751E">
        <w:rPr>
          <w:rFonts w:ascii="Calibri" w:hAnsi="Calibri" w:cs="Calibri"/>
          <w:i/>
          <w:iCs/>
          <w:noProof/>
          <w:szCs w:val="24"/>
        </w:rPr>
        <w:t>et al.</w:t>
      </w:r>
      <w:r w:rsidRPr="00E1751E">
        <w:rPr>
          <w:rFonts w:ascii="Calibri" w:hAnsi="Calibri" w:cs="Calibri"/>
          <w:noProof/>
          <w:szCs w:val="24"/>
        </w:rPr>
        <w:t xml:space="preserve"> Scikit-learn: Machine Learning in {P}ython. </w:t>
      </w:r>
      <w:r w:rsidRPr="00E1751E">
        <w:rPr>
          <w:rFonts w:ascii="Calibri" w:hAnsi="Calibri" w:cs="Calibri"/>
          <w:i/>
          <w:iCs/>
          <w:noProof/>
          <w:szCs w:val="24"/>
        </w:rPr>
        <w:t>J. Mach. Learn. Res.</w:t>
      </w:r>
      <w:r w:rsidRPr="00E1751E">
        <w:rPr>
          <w:rFonts w:ascii="Calibri" w:hAnsi="Calibri" w:cs="Calibri"/>
          <w:noProof/>
          <w:szCs w:val="24"/>
        </w:rPr>
        <w:t xml:space="preserve"> </w:t>
      </w:r>
      <w:r w:rsidRPr="00E1751E">
        <w:rPr>
          <w:rFonts w:ascii="Calibri" w:hAnsi="Calibri" w:cs="Calibri"/>
          <w:b/>
          <w:bCs/>
          <w:noProof/>
          <w:szCs w:val="24"/>
        </w:rPr>
        <w:t>12</w:t>
      </w:r>
      <w:r w:rsidRPr="00E1751E">
        <w:rPr>
          <w:rFonts w:ascii="Calibri" w:hAnsi="Calibri" w:cs="Calibri"/>
          <w:noProof/>
          <w:szCs w:val="24"/>
        </w:rPr>
        <w:t>, 2825–2830 (2011).</w:t>
      </w:r>
    </w:p>
    <w:p w14:paraId="488B0879"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33.</w:t>
      </w:r>
      <w:r w:rsidRPr="00E1751E">
        <w:rPr>
          <w:rFonts w:ascii="Calibri" w:hAnsi="Calibri" w:cs="Calibri"/>
          <w:noProof/>
          <w:szCs w:val="24"/>
        </w:rPr>
        <w:tab/>
        <w:t xml:space="preserve">Urbanowicz, R. J., Olson, R. S., Schmitt, P., Meeker, M. &amp; Moore, J. H. Benchmarking relief-based feature selection methods for bioinformatics data mining.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168–188 (2018).</w:t>
      </w:r>
    </w:p>
    <w:p w14:paraId="18D0E76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34.</w:t>
      </w:r>
      <w:r w:rsidRPr="00E1751E">
        <w:rPr>
          <w:rFonts w:ascii="Calibri" w:hAnsi="Calibri" w:cs="Calibri"/>
          <w:noProof/>
          <w:szCs w:val="24"/>
        </w:rPr>
        <w:tab/>
        <w:t xml:space="preserve">Walt, S. van der, Colbert, S. C. &amp; Varoquaux, G. The NumPy Array: A Structure for Efficient Numerical Computation. </w:t>
      </w:r>
      <w:r w:rsidRPr="00E1751E">
        <w:rPr>
          <w:rFonts w:ascii="Calibri" w:hAnsi="Calibri" w:cs="Calibri"/>
          <w:i/>
          <w:iCs/>
          <w:noProof/>
          <w:szCs w:val="24"/>
        </w:rPr>
        <w:t>Comput. Sci. Eng.</w:t>
      </w:r>
      <w:r w:rsidRPr="00E1751E">
        <w:rPr>
          <w:rFonts w:ascii="Calibri" w:hAnsi="Calibri" w:cs="Calibri"/>
          <w:noProof/>
          <w:szCs w:val="24"/>
        </w:rPr>
        <w:t xml:space="preserve"> </w:t>
      </w:r>
      <w:r w:rsidRPr="00E1751E">
        <w:rPr>
          <w:rFonts w:ascii="Calibri" w:hAnsi="Calibri" w:cs="Calibri"/>
          <w:b/>
          <w:bCs/>
          <w:noProof/>
          <w:szCs w:val="24"/>
        </w:rPr>
        <w:t>13</w:t>
      </w:r>
      <w:r w:rsidRPr="00E1751E">
        <w:rPr>
          <w:rFonts w:ascii="Calibri" w:hAnsi="Calibri" w:cs="Calibri"/>
          <w:noProof/>
          <w:szCs w:val="24"/>
        </w:rPr>
        <w:t>, 22–30 (2011).</w:t>
      </w:r>
    </w:p>
    <w:p w14:paraId="2149D49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35.</w:t>
      </w:r>
      <w:r w:rsidRPr="00E1751E">
        <w:rPr>
          <w:rFonts w:ascii="Calibri" w:hAnsi="Calibri" w:cs="Calibri"/>
          <w:noProof/>
          <w:szCs w:val="24"/>
        </w:rPr>
        <w:tab/>
        <w:t xml:space="preserve">McKinney, W. Data Structures for Statistical Computing in Python. in </w:t>
      </w:r>
      <w:r w:rsidRPr="00E1751E">
        <w:rPr>
          <w:rFonts w:ascii="Calibri" w:hAnsi="Calibri" w:cs="Calibri"/>
          <w:i/>
          <w:iCs/>
          <w:noProof/>
          <w:szCs w:val="24"/>
        </w:rPr>
        <w:t>Proceedings of the 9th Python in Science Conference</w:t>
      </w:r>
      <w:r w:rsidRPr="00E1751E">
        <w:rPr>
          <w:rFonts w:ascii="Calibri" w:hAnsi="Calibri" w:cs="Calibri"/>
          <w:noProof/>
          <w:szCs w:val="24"/>
        </w:rPr>
        <w:t xml:space="preserve"> (eds. van der Walt, S. &amp; Millman, J.) 51–56 (2010).</w:t>
      </w:r>
    </w:p>
    <w:p w14:paraId="286CDECD"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36.</w:t>
      </w:r>
      <w:r w:rsidRPr="00E1751E">
        <w:rPr>
          <w:rFonts w:ascii="Calibri" w:hAnsi="Calibri" w:cs="Calibri"/>
          <w:noProof/>
          <w:szCs w:val="24"/>
        </w:rPr>
        <w:tab/>
        <w:t xml:space="preserve">Brereton, R. G. </w:t>
      </w:r>
      <w:r w:rsidRPr="00E1751E">
        <w:rPr>
          <w:rFonts w:ascii="Calibri" w:hAnsi="Calibri" w:cs="Calibri"/>
          <w:i/>
          <w:iCs/>
          <w:noProof/>
          <w:szCs w:val="24"/>
        </w:rPr>
        <w:t>et al.</w:t>
      </w:r>
      <w:r w:rsidRPr="00E1751E">
        <w:rPr>
          <w:rFonts w:ascii="Calibri" w:hAnsi="Calibri" w:cs="Calibri"/>
          <w:noProof/>
          <w:szCs w:val="24"/>
        </w:rPr>
        <w:t xml:space="preserve"> Chemometrics in analytical chemistry—part I: history, experimental design and data analysis tools. </w:t>
      </w:r>
      <w:r w:rsidRPr="00E1751E">
        <w:rPr>
          <w:rFonts w:ascii="Calibri" w:hAnsi="Calibri" w:cs="Calibri"/>
          <w:i/>
          <w:iCs/>
          <w:noProof/>
          <w:szCs w:val="24"/>
        </w:rPr>
        <w:t>Anal. Bioanal. Chem.</w:t>
      </w:r>
      <w:r w:rsidRPr="00E1751E">
        <w:rPr>
          <w:rFonts w:ascii="Calibri" w:hAnsi="Calibri" w:cs="Calibri"/>
          <w:noProof/>
          <w:szCs w:val="24"/>
        </w:rPr>
        <w:t xml:space="preserve"> </w:t>
      </w:r>
      <w:r w:rsidRPr="00E1751E">
        <w:rPr>
          <w:rFonts w:ascii="Calibri" w:hAnsi="Calibri" w:cs="Calibri"/>
          <w:b/>
          <w:bCs/>
          <w:noProof/>
          <w:szCs w:val="24"/>
        </w:rPr>
        <w:t>409</w:t>
      </w:r>
      <w:r w:rsidRPr="00E1751E">
        <w:rPr>
          <w:rFonts w:ascii="Calibri" w:hAnsi="Calibri" w:cs="Calibri"/>
          <w:noProof/>
          <w:szCs w:val="24"/>
        </w:rPr>
        <w:t>, 5891–5899 (2017).</w:t>
      </w:r>
    </w:p>
    <w:p w14:paraId="73AC185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37.</w:t>
      </w:r>
      <w:r w:rsidRPr="00E1751E">
        <w:rPr>
          <w:rFonts w:ascii="Calibri" w:hAnsi="Calibri" w:cs="Calibri"/>
          <w:noProof/>
          <w:szCs w:val="24"/>
        </w:rPr>
        <w:tab/>
        <w:t xml:space="preserve">Wei, Q. &amp; Dunbrack Jr, R. L. The Role of Balanced Training and Testing Data Sets for Binary Classifiers in Bioinformatics. </w:t>
      </w:r>
      <w:r w:rsidRPr="00E1751E">
        <w:rPr>
          <w:rFonts w:ascii="Calibri" w:hAnsi="Calibri" w:cs="Calibri"/>
          <w:i/>
          <w:iCs/>
          <w:noProof/>
          <w:szCs w:val="24"/>
        </w:rPr>
        <w:t>PLoS One</w:t>
      </w:r>
      <w:r w:rsidRPr="00E1751E">
        <w:rPr>
          <w:rFonts w:ascii="Calibri" w:hAnsi="Calibri" w:cs="Calibri"/>
          <w:noProof/>
          <w:szCs w:val="24"/>
        </w:rPr>
        <w:t xml:space="preserve"> </w:t>
      </w:r>
      <w:r w:rsidRPr="00E1751E">
        <w:rPr>
          <w:rFonts w:ascii="Calibri" w:hAnsi="Calibri" w:cs="Calibri"/>
          <w:b/>
          <w:bCs/>
          <w:noProof/>
          <w:szCs w:val="24"/>
        </w:rPr>
        <w:t>8</w:t>
      </w:r>
      <w:r w:rsidRPr="00E1751E">
        <w:rPr>
          <w:rFonts w:ascii="Calibri" w:hAnsi="Calibri" w:cs="Calibri"/>
          <w:noProof/>
          <w:szCs w:val="24"/>
        </w:rPr>
        <w:t>, 1–12 (2013).</w:t>
      </w:r>
    </w:p>
    <w:p w14:paraId="2C2DBDF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38.</w:t>
      </w:r>
      <w:r w:rsidRPr="00E1751E">
        <w:rPr>
          <w:rFonts w:ascii="Calibri" w:hAnsi="Calibri" w:cs="Calibri"/>
          <w:noProof/>
          <w:szCs w:val="24"/>
        </w:rPr>
        <w:tab/>
        <w:t xml:space="preserve">Gromski, P. S. </w:t>
      </w:r>
      <w:r w:rsidRPr="00E1751E">
        <w:rPr>
          <w:rFonts w:ascii="Calibri" w:hAnsi="Calibri" w:cs="Calibri"/>
          <w:i/>
          <w:iCs/>
          <w:noProof/>
          <w:szCs w:val="24"/>
        </w:rPr>
        <w:t>et al.</w:t>
      </w:r>
      <w:r w:rsidRPr="00E1751E">
        <w:rPr>
          <w:rFonts w:ascii="Calibri" w:hAnsi="Calibri" w:cs="Calibri"/>
          <w:noProof/>
          <w:szCs w:val="24"/>
        </w:rPr>
        <w:t xml:space="preserve"> A tutorial review: Metabolomics and partial least squares-discriminant analysis - a marriage of convenience or a shotgun wedding. </w:t>
      </w:r>
      <w:r w:rsidRPr="00E1751E">
        <w:rPr>
          <w:rFonts w:ascii="Calibri" w:hAnsi="Calibri" w:cs="Calibri"/>
          <w:i/>
          <w:iCs/>
          <w:noProof/>
          <w:szCs w:val="24"/>
        </w:rPr>
        <w:t>Anal. Chim. Acta</w:t>
      </w:r>
      <w:r w:rsidRPr="00E1751E">
        <w:rPr>
          <w:rFonts w:ascii="Calibri" w:hAnsi="Calibri" w:cs="Calibri"/>
          <w:noProof/>
          <w:szCs w:val="24"/>
        </w:rPr>
        <w:t xml:space="preserve"> </w:t>
      </w:r>
      <w:r w:rsidRPr="00E1751E">
        <w:rPr>
          <w:rFonts w:ascii="Calibri" w:hAnsi="Calibri" w:cs="Calibri"/>
          <w:b/>
          <w:bCs/>
          <w:noProof/>
          <w:szCs w:val="24"/>
        </w:rPr>
        <w:t>879</w:t>
      </w:r>
      <w:r w:rsidRPr="00E1751E">
        <w:rPr>
          <w:rFonts w:ascii="Calibri" w:hAnsi="Calibri" w:cs="Calibri"/>
          <w:noProof/>
          <w:szCs w:val="24"/>
        </w:rPr>
        <w:t>, 10–23 (2015).</w:t>
      </w:r>
    </w:p>
    <w:p w14:paraId="71DD347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39.</w:t>
      </w:r>
      <w:r w:rsidRPr="00E1751E">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E1751E">
        <w:rPr>
          <w:rFonts w:ascii="Segoe UI Symbol" w:hAnsi="Segoe UI Symbol" w:cs="Segoe UI Symbol"/>
          <w:noProof/>
          <w:szCs w:val="24"/>
        </w:rPr>
        <w:t>☆</w:t>
      </w:r>
      <w:r w:rsidRPr="00E1751E">
        <w:rPr>
          <w:rFonts w:ascii="Calibri" w:hAnsi="Calibri" w:cs="Calibri"/>
          <w:noProof/>
          <w:szCs w:val="24"/>
        </w:rPr>
        <w:t xml:space="preserve">. </w:t>
      </w:r>
      <w:r w:rsidRPr="00E1751E">
        <w:rPr>
          <w:rFonts w:ascii="Calibri" w:hAnsi="Calibri" w:cs="Calibri"/>
          <w:i/>
          <w:iCs/>
          <w:noProof/>
          <w:szCs w:val="24"/>
        </w:rPr>
        <w:t>Chemom. Intell. Lab. Syst.</w:t>
      </w:r>
      <w:r w:rsidRPr="00E1751E">
        <w:rPr>
          <w:rFonts w:ascii="Calibri" w:hAnsi="Calibri" w:cs="Calibri"/>
          <w:noProof/>
          <w:szCs w:val="24"/>
        </w:rPr>
        <w:t xml:space="preserve"> </w:t>
      </w:r>
      <w:r w:rsidRPr="00E1751E">
        <w:rPr>
          <w:rFonts w:ascii="Calibri" w:hAnsi="Calibri" w:cs="Calibri"/>
          <w:b/>
          <w:bCs/>
          <w:noProof/>
          <w:szCs w:val="24"/>
        </w:rPr>
        <w:t>96</w:t>
      </w:r>
      <w:r w:rsidRPr="00E1751E">
        <w:rPr>
          <w:rFonts w:ascii="Calibri" w:hAnsi="Calibri" w:cs="Calibri"/>
          <w:noProof/>
          <w:szCs w:val="24"/>
        </w:rPr>
        <w:t>, 27–33 (2009).</w:t>
      </w:r>
    </w:p>
    <w:p w14:paraId="4E31EE7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40.</w:t>
      </w:r>
      <w:r w:rsidRPr="00E1751E">
        <w:rPr>
          <w:rFonts w:ascii="Calibri" w:hAnsi="Calibri" w:cs="Calibri"/>
          <w:noProof/>
          <w:szCs w:val="24"/>
        </w:rPr>
        <w:tab/>
        <w:t xml:space="preserve">Grissa, D. </w:t>
      </w:r>
      <w:r w:rsidRPr="00E1751E">
        <w:rPr>
          <w:rFonts w:ascii="Calibri" w:hAnsi="Calibri" w:cs="Calibri"/>
          <w:i/>
          <w:iCs/>
          <w:noProof/>
          <w:szCs w:val="24"/>
        </w:rPr>
        <w:t>et al.</w:t>
      </w:r>
      <w:r w:rsidRPr="00E1751E">
        <w:rPr>
          <w:rFonts w:ascii="Calibri" w:hAnsi="Calibri" w:cs="Calibri"/>
          <w:noProof/>
          <w:szCs w:val="24"/>
        </w:rPr>
        <w:t xml:space="preserve"> Feature Selection Methods for Early Predictive Biomarker Discovery Using Untargeted  Metabolomic Data. </w:t>
      </w:r>
      <w:r w:rsidRPr="00E1751E">
        <w:rPr>
          <w:rFonts w:ascii="Calibri" w:hAnsi="Calibri" w:cs="Calibri"/>
          <w:i/>
          <w:iCs/>
          <w:noProof/>
          <w:szCs w:val="24"/>
        </w:rPr>
        <w:t>Front. Mol. Biosci.</w:t>
      </w:r>
      <w:r w:rsidRPr="00E1751E">
        <w:rPr>
          <w:rFonts w:ascii="Calibri" w:hAnsi="Calibri" w:cs="Calibri"/>
          <w:noProof/>
          <w:szCs w:val="24"/>
        </w:rPr>
        <w:t xml:space="preserve"> </w:t>
      </w:r>
      <w:r w:rsidRPr="00E1751E">
        <w:rPr>
          <w:rFonts w:ascii="Calibri" w:hAnsi="Calibri" w:cs="Calibri"/>
          <w:b/>
          <w:bCs/>
          <w:noProof/>
          <w:szCs w:val="24"/>
        </w:rPr>
        <w:t>3</w:t>
      </w:r>
      <w:r w:rsidRPr="00E1751E">
        <w:rPr>
          <w:rFonts w:ascii="Calibri" w:hAnsi="Calibri" w:cs="Calibri"/>
          <w:noProof/>
          <w:szCs w:val="24"/>
        </w:rPr>
        <w:t>, 30 (2016).</w:t>
      </w:r>
    </w:p>
    <w:p w14:paraId="6C95A77D"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41.</w:t>
      </w:r>
      <w:r w:rsidRPr="00E1751E">
        <w:rPr>
          <w:rFonts w:ascii="Calibri" w:hAnsi="Calibri" w:cs="Calibri"/>
          <w:noProof/>
          <w:szCs w:val="24"/>
        </w:rPr>
        <w:tab/>
        <w:t xml:space="preserve">Krawczuk, J. &amp; Łukaszuk, T. The feature selection bias problem in relation to high-dimensional gene data. </w:t>
      </w:r>
      <w:r w:rsidRPr="00E1751E">
        <w:rPr>
          <w:rFonts w:ascii="Calibri" w:hAnsi="Calibri" w:cs="Calibri"/>
          <w:i/>
          <w:iCs/>
          <w:noProof/>
          <w:szCs w:val="24"/>
        </w:rPr>
        <w:t>Artif. Intell. Med.</w:t>
      </w:r>
      <w:r w:rsidRPr="00E1751E">
        <w:rPr>
          <w:rFonts w:ascii="Calibri" w:hAnsi="Calibri" w:cs="Calibri"/>
          <w:noProof/>
          <w:szCs w:val="24"/>
        </w:rPr>
        <w:t xml:space="preserve"> </w:t>
      </w:r>
      <w:r w:rsidRPr="00E1751E">
        <w:rPr>
          <w:rFonts w:ascii="Calibri" w:hAnsi="Calibri" w:cs="Calibri"/>
          <w:b/>
          <w:bCs/>
          <w:noProof/>
          <w:szCs w:val="24"/>
        </w:rPr>
        <w:t>66</w:t>
      </w:r>
      <w:r w:rsidRPr="00E1751E">
        <w:rPr>
          <w:rFonts w:ascii="Calibri" w:hAnsi="Calibri" w:cs="Calibri"/>
          <w:noProof/>
          <w:szCs w:val="24"/>
        </w:rPr>
        <w:t>, 63–71 (2016).</w:t>
      </w:r>
    </w:p>
    <w:p w14:paraId="44474DF6"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42.</w:t>
      </w:r>
      <w:r w:rsidRPr="00E1751E">
        <w:rPr>
          <w:rFonts w:ascii="Calibri" w:hAnsi="Calibri" w:cs="Calibri"/>
          <w:noProof/>
          <w:szCs w:val="24"/>
        </w:rPr>
        <w:tab/>
        <w:t>Esbensen, K. H. &amp; Geladi, P. Principles of Proper Validation : use and abuse of re-sampling for validation. 168–187 (2010). doi:10.1002/cem.1310</w:t>
      </w:r>
    </w:p>
    <w:p w14:paraId="7E86B16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43.</w:t>
      </w:r>
      <w:r w:rsidRPr="00E1751E">
        <w:rPr>
          <w:rFonts w:ascii="Calibri" w:hAnsi="Calibri" w:cs="Calibri"/>
          <w:noProof/>
          <w:szCs w:val="24"/>
        </w:rPr>
        <w:tab/>
        <w:t xml:space="preserve">Li, Z., Li, L., Pan, G. &amp; Chen, J. Bioavailability of Cd in a soil-rice system in China: Soil type versus genotype effects. </w:t>
      </w:r>
      <w:r w:rsidRPr="00E1751E">
        <w:rPr>
          <w:rFonts w:ascii="Calibri" w:hAnsi="Calibri" w:cs="Calibri"/>
          <w:i/>
          <w:iCs/>
          <w:noProof/>
          <w:szCs w:val="24"/>
        </w:rPr>
        <w:t>Plant Soil</w:t>
      </w:r>
      <w:r w:rsidRPr="00E1751E">
        <w:rPr>
          <w:rFonts w:ascii="Calibri" w:hAnsi="Calibri" w:cs="Calibri"/>
          <w:noProof/>
          <w:szCs w:val="24"/>
        </w:rPr>
        <w:t xml:space="preserve"> </w:t>
      </w:r>
      <w:r w:rsidRPr="00E1751E">
        <w:rPr>
          <w:rFonts w:ascii="Calibri" w:hAnsi="Calibri" w:cs="Calibri"/>
          <w:b/>
          <w:bCs/>
          <w:noProof/>
          <w:szCs w:val="24"/>
        </w:rPr>
        <w:t>271</w:t>
      </w:r>
      <w:r w:rsidRPr="00E1751E">
        <w:rPr>
          <w:rFonts w:ascii="Calibri" w:hAnsi="Calibri" w:cs="Calibri"/>
          <w:noProof/>
          <w:szCs w:val="24"/>
        </w:rPr>
        <w:t>, 165–173 (2005).</w:t>
      </w:r>
    </w:p>
    <w:p w14:paraId="1050B0D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44.</w:t>
      </w:r>
      <w:r w:rsidRPr="00E1751E">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E1751E">
        <w:rPr>
          <w:rFonts w:ascii="Calibri" w:hAnsi="Calibri" w:cs="Calibri"/>
          <w:b/>
          <w:bCs/>
          <w:noProof/>
          <w:szCs w:val="24"/>
        </w:rPr>
        <w:t>7</w:t>
      </w:r>
      <w:r w:rsidRPr="00E1751E">
        <w:rPr>
          <w:rFonts w:ascii="Calibri" w:hAnsi="Calibri" w:cs="Calibri"/>
          <w:noProof/>
          <w:szCs w:val="24"/>
        </w:rPr>
        <w:t>, 565–571 (2006).</w:t>
      </w:r>
    </w:p>
    <w:p w14:paraId="029DA5E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45.</w:t>
      </w:r>
      <w:r w:rsidRPr="00E1751E">
        <w:rPr>
          <w:rFonts w:ascii="Calibri" w:hAnsi="Calibri" w:cs="Calibri"/>
          <w:noProof/>
          <w:szCs w:val="24"/>
        </w:rPr>
        <w:tab/>
        <w:t xml:space="preserve">Chung, I. M. </w:t>
      </w:r>
      <w:r w:rsidRPr="00E1751E">
        <w:rPr>
          <w:rFonts w:ascii="Calibri" w:hAnsi="Calibri" w:cs="Calibri"/>
          <w:i/>
          <w:iCs/>
          <w:noProof/>
          <w:szCs w:val="24"/>
        </w:rPr>
        <w:t>et al.</w:t>
      </w:r>
      <w:r w:rsidRPr="00E1751E">
        <w:rPr>
          <w:rFonts w:ascii="Calibri" w:hAnsi="Calibri" w:cs="Calibri"/>
          <w:noProof/>
          <w:szCs w:val="24"/>
        </w:rPr>
        <w:t xml:space="preserve"> Geographic authentication of Asian rice (Oryza sativa L.) using multi-elemental and stable isotopic data combined with multivariate analysis.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240</w:t>
      </w:r>
      <w:r w:rsidRPr="00E1751E">
        <w:rPr>
          <w:rFonts w:ascii="Calibri" w:hAnsi="Calibri" w:cs="Calibri"/>
          <w:noProof/>
          <w:szCs w:val="24"/>
        </w:rPr>
        <w:t>, 840–849 (2018).</w:t>
      </w:r>
    </w:p>
    <w:p w14:paraId="74F1D79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46.</w:t>
      </w:r>
      <w:r w:rsidRPr="00E1751E">
        <w:rPr>
          <w:rFonts w:ascii="Calibri" w:hAnsi="Calibri" w:cs="Calibri"/>
          <w:noProof/>
          <w:szCs w:val="24"/>
        </w:rPr>
        <w:tab/>
        <w:t>Zhang, Y., Song, Q., Yan, J. &amp; Tang, J. Mineral element concentrations in grains of Chinese wheat cultivars. 303–313 (2010). doi:10.1007/s10681-009-0082-6</w:t>
      </w:r>
    </w:p>
    <w:p w14:paraId="7CE9C6A7" w14:textId="77777777" w:rsidR="00E1751E" w:rsidRPr="00E1751E" w:rsidRDefault="00E1751E" w:rsidP="00E1751E">
      <w:pPr>
        <w:autoSpaceDE w:val="0"/>
        <w:autoSpaceDN w:val="0"/>
        <w:adjustRightInd w:val="0"/>
        <w:spacing w:line="240" w:lineRule="auto"/>
        <w:ind w:left="640" w:hanging="640"/>
        <w:rPr>
          <w:rFonts w:ascii="Calibri" w:hAnsi="Calibri" w:cs="Calibri"/>
          <w:noProof/>
        </w:rPr>
      </w:pPr>
      <w:r w:rsidRPr="00E1751E">
        <w:rPr>
          <w:rFonts w:ascii="Calibri" w:hAnsi="Calibri" w:cs="Calibri"/>
          <w:noProof/>
          <w:szCs w:val="24"/>
        </w:rPr>
        <w:t>47.</w:t>
      </w:r>
      <w:r w:rsidRPr="00E1751E">
        <w:rPr>
          <w:rFonts w:ascii="Calibri" w:hAnsi="Calibri" w:cs="Calibri"/>
          <w:noProof/>
          <w:szCs w:val="24"/>
        </w:rPr>
        <w:tab/>
        <w:t xml:space="preserve">Worku, M. </w:t>
      </w:r>
      <w:r w:rsidRPr="00E1751E">
        <w:rPr>
          <w:rFonts w:ascii="Calibri" w:hAnsi="Calibri" w:cs="Calibri"/>
          <w:i/>
          <w:iCs/>
          <w:noProof/>
          <w:szCs w:val="24"/>
        </w:rPr>
        <w:t>et al.</w:t>
      </w:r>
      <w:r w:rsidRPr="00E1751E">
        <w:rPr>
          <w:rFonts w:ascii="Calibri" w:hAnsi="Calibri" w:cs="Calibri"/>
          <w:noProof/>
          <w:szCs w:val="24"/>
        </w:rPr>
        <w:t xml:space="preserve"> Differentiating the geographical origin of Ethiopian coffee using XRF- and ICP-based multi-element and stable isotope profiling.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290</w:t>
      </w:r>
      <w:r w:rsidRPr="00E1751E">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footerReference w:type="default" r:id="rId22"/>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Xu, Jason" w:date="2020-04-03T17:10:00Z" w:initials="XJ">
    <w:p w14:paraId="41C327C5" w14:textId="24E97684" w:rsidR="005F31DE" w:rsidRDefault="005F31DE">
      <w:pPr>
        <w:pStyle w:val="afd"/>
      </w:pPr>
      <w:r>
        <w:rPr>
          <w:rStyle w:val="afc"/>
        </w:rPr>
        <w:annotationRef/>
      </w:r>
      <w:r>
        <w:t xml:space="preserve">We </w:t>
      </w:r>
      <w:r w:rsidR="00E32B7D">
        <w:t xml:space="preserve">believe an expression like this should be clear. </w:t>
      </w:r>
    </w:p>
  </w:comment>
  <w:comment w:id="3" w:author="Xu, Jason" w:date="2020-04-03T16:09:00Z" w:initials="XJ">
    <w:p w14:paraId="26699AB4" w14:textId="3ACA53C1" w:rsidR="00F45FAA" w:rsidRDefault="00F45FAA">
      <w:pPr>
        <w:pStyle w:val="afd"/>
      </w:pPr>
      <w:r>
        <w:rPr>
          <w:rStyle w:val="afc"/>
        </w:rPr>
        <w:annotationRef/>
      </w:r>
      <w:r>
        <w:rPr>
          <w:rStyle w:val="afc"/>
        </w:rPr>
        <w:t xml:space="preserve">Please see if the description here makes sense. </w:t>
      </w:r>
    </w:p>
  </w:comment>
  <w:comment w:id="5" w:author="Xu, Jason" w:date="2020-04-03T16:53:00Z" w:initials="XJ">
    <w:p w14:paraId="66BA53B7" w14:textId="49F7D09A" w:rsidR="00FD4C40" w:rsidRDefault="00FD4C40" w:rsidP="00FD4C40">
      <w:pPr>
        <w:pStyle w:val="afd"/>
      </w:pPr>
      <w:r>
        <w:rPr>
          <w:rStyle w:val="afc"/>
        </w:rPr>
        <w:annotationRef/>
      </w:r>
      <w:r>
        <w:rPr>
          <w:rFonts w:hint="eastAsia"/>
        </w:rPr>
        <w:t>A</w:t>
      </w:r>
      <w:r>
        <w:t xml:space="preserve">fter study, the limitation of XRF is not particularly about that it </w:t>
      </w:r>
      <w:proofErr w:type="spellStart"/>
      <w:r>
        <w:t>can not</w:t>
      </w:r>
      <w:proofErr w:type="spellEnd"/>
      <w:r>
        <w:t xml:space="preserve"> detect a </w:t>
      </w:r>
      <w:proofErr w:type="gramStart"/>
      <w:r>
        <w:t>lot</w:t>
      </w:r>
      <w:proofErr w:type="gramEnd"/>
      <w:r>
        <w:t xml:space="preserve"> elements, in fact it can (so we need to change how we discuss it</w:t>
      </w:r>
      <w:r w:rsidR="00E32B7D">
        <w:t>!!!</w:t>
      </w:r>
      <w:r>
        <w:t xml:space="preserve">). </w:t>
      </w:r>
      <w:hyperlink r:id="rId1" w:history="1">
        <w:r>
          <w:rPr>
            <w:rStyle w:val="afb"/>
          </w:rPr>
          <w:t>https://serc.carleton.edu/research_education/geochemsheets/techniques/XRF.html</w:t>
        </w:r>
      </w:hyperlink>
      <w:r>
        <w:t xml:space="preserve"> </w:t>
      </w:r>
    </w:p>
    <w:p w14:paraId="5A3BC3A3" w14:textId="152A7138" w:rsidR="00FD4C40" w:rsidRDefault="00FD4C40" w:rsidP="00FD4C40">
      <w:pPr>
        <w:pStyle w:val="afd"/>
      </w:pPr>
      <w:r>
        <w:t>The major difference btw ICP-MS and XRF is their sensitivity, easiness to handle (sample preparation).</w:t>
      </w:r>
    </w:p>
  </w:comment>
  <w:comment w:id="6" w:author="Xu, Jason" w:date="2020-04-03T16:57:00Z" w:initials="XJ">
    <w:p w14:paraId="5F8A43D5" w14:textId="25270159" w:rsidR="00BB7E00" w:rsidRDefault="00BB7E00">
      <w:pPr>
        <w:pStyle w:val="afd"/>
      </w:pPr>
      <w:r>
        <w:rPr>
          <w:rStyle w:val="afc"/>
        </w:rPr>
        <w:annotationRef/>
      </w:r>
      <w:r>
        <w:rPr>
          <w:rFonts w:hint="eastAsia"/>
        </w:rPr>
        <w:t>H</w:t>
      </w:r>
      <w:r>
        <w:t xml:space="preserve">ere, we try to introduce </w:t>
      </w:r>
      <w:r w:rsidR="00372A89">
        <w:t xml:space="preserve">XRF, by stating its advantage over ICP-MS (Not testing less </w:t>
      </w:r>
      <w:r w:rsidR="00E1751E">
        <w:t>elements!</w:t>
      </w:r>
      <w:r w:rsidR="00372A89">
        <w:t>)</w:t>
      </w:r>
      <w:r w:rsidR="00E1751E">
        <w:t xml:space="preserve">. And this </w:t>
      </w:r>
      <w:r w:rsidR="006C643C">
        <w:t xml:space="preserve">is totally </w:t>
      </w:r>
      <w:r w:rsidR="00E1751E">
        <w:t>independent</w:t>
      </w:r>
      <w:r w:rsidR="006C643C">
        <w:t xml:space="preserve"> with </w:t>
      </w:r>
      <w:r w:rsidR="00E1751E">
        <w:t xml:space="preserve">our 4/ 30 feature selection. </w:t>
      </w:r>
    </w:p>
  </w:comment>
  <w:comment w:id="8" w:author="Xu, Jason" w:date="2020-04-03T17:01:00Z" w:initials="XJ">
    <w:p w14:paraId="75DECA29" w14:textId="52A23850" w:rsidR="00EA6BD4" w:rsidRDefault="00EA6BD4">
      <w:pPr>
        <w:pStyle w:val="afd"/>
      </w:pPr>
      <w:r>
        <w:rPr>
          <w:rStyle w:val="afc"/>
        </w:rPr>
        <w:annotationRef/>
      </w:r>
      <w:r>
        <w:t xml:space="preserve">Need to confirm with Guangtao offline.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327C5" w15:done="0"/>
  <w15:commentEx w15:paraId="26699AB4" w15:done="0"/>
  <w15:commentEx w15:paraId="5A3BC3A3" w15:done="0"/>
  <w15:commentEx w15:paraId="5F8A43D5" w15:done="0"/>
  <w15:commentEx w15:paraId="75DECA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327C5" w16cid:durableId="2231EC9D"/>
  <w16cid:commentId w16cid:paraId="26699AB4" w16cid:durableId="2231DE3D"/>
  <w16cid:commentId w16cid:paraId="5A3BC3A3" w16cid:durableId="2231E86E"/>
  <w16cid:commentId w16cid:paraId="5F8A43D5" w16cid:durableId="2231E95C"/>
  <w16cid:commentId w16cid:paraId="75DECA29" w16cid:durableId="2231EA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BCD44" w14:textId="77777777" w:rsidR="000B36CB" w:rsidRDefault="000B36CB" w:rsidP="00170E8C">
      <w:pPr>
        <w:spacing w:after="0" w:line="240" w:lineRule="auto"/>
      </w:pPr>
      <w:r>
        <w:separator/>
      </w:r>
    </w:p>
  </w:endnote>
  <w:endnote w:type="continuationSeparator" w:id="0">
    <w:p w14:paraId="156FC415" w14:textId="77777777" w:rsidR="000B36CB" w:rsidRDefault="000B36CB" w:rsidP="00170E8C">
      <w:pPr>
        <w:spacing w:after="0" w:line="240" w:lineRule="auto"/>
      </w:pPr>
      <w:r>
        <w:continuationSeparator/>
      </w:r>
    </w:p>
  </w:endnote>
  <w:endnote w:type="continuationNotice" w:id="1">
    <w:p w14:paraId="627448D4" w14:textId="77777777" w:rsidR="000B36CB" w:rsidRDefault="000B36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9F4CD0" w:rsidRDefault="009F4CD0">
    <w:pPr>
      <w:pStyle w:val="af7"/>
    </w:pPr>
    <w:r>
      <w:rPr>
        <w:noProof/>
      </w:rPr>
      <mc:AlternateContent>
        <mc:Choice Requires="wps">
          <w:drawing>
            <wp:anchor distT="0" distB="0" distL="114300" distR="114300" simplePos="0" relativeHeight="251658240" behindDoc="0" locked="0" layoutInCell="0" allowOverlap="1" wp14:anchorId="5EDF638F" wp14:editId="052288C5">
              <wp:simplePos x="0" y="0"/>
              <wp:positionH relativeFrom="page">
                <wp:posOffset>0</wp:posOffset>
              </wp:positionH>
              <wp:positionV relativeFrom="page">
                <wp:posOffset>9601200</wp:posOffset>
              </wp:positionV>
              <wp:extent cx="7772400" cy="266700"/>
              <wp:effectExtent l="0" t="0" r="0" b="0"/>
              <wp:wrapNone/>
              <wp:docPr id="1" name="MSIPCM7fe4436fa6879baeb42f68eb" descr="{&quot;HashCode&quot;:15974563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15093467" w:rsidR="009F4CD0" w:rsidRPr="00903544" w:rsidRDefault="00903544" w:rsidP="00903544">
                          <w:pPr>
                            <w:spacing w:after="0"/>
                            <w:rPr>
                              <w:rFonts w:ascii="Calibri" w:hAnsi="Calibri" w:cs="Calibri"/>
                              <w:color w:val="000000"/>
                              <w:sz w:val="20"/>
                            </w:rPr>
                          </w:pPr>
                          <w:r w:rsidRPr="00903544">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7fe4436fa6879baeb42f68eb" o:spid="_x0000_s1026" type="#_x0000_t202" alt="{&quot;HashCode&quot;:159745633,&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" o:allowincell="f" filled="f" stroked="f" strokeweight=".5pt">
              <v:textbox inset="20pt,0,,0">
                <w:txbxContent>
                  <w:p w14:paraId="1C24DEB6" w14:textId="15093467" w:rsidR="009F4CD0" w:rsidRPr="00903544" w:rsidRDefault="00903544" w:rsidP="00903544">
                    <w:pPr>
                      <w:spacing w:after="0"/>
                      <w:rPr>
                        <w:rFonts w:ascii="Calibri" w:hAnsi="Calibri" w:cs="Calibri"/>
                        <w:color w:val="000000"/>
                        <w:sz w:val="20"/>
                      </w:rPr>
                    </w:pPr>
                    <w:r w:rsidRPr="00903544">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ED5F6" w14:textId="77777777" w:rsidR="000B36CB" w:rsidRDefault="000B36CB" w:rsidP="00170E8C">
      <w:pPr>
        <w:spacing w:after="0" w:line="240" w:lineRule="auto"/>
      </w:pPr>
      <w:r>
        <w:separator/>
      </w:r>
    </w:p>
  </w:footnote>
  <w:footnote w:type="continuationSeparator" w:id="0">
    <w:p w14:paraId="3AFB2906" w14:textId="77777777" w:rsidR="000B36CB" w:rsidRDefault="000B36CB" w:rsidP="00170E8C">
      <w:pPr>
        <w:spacing w:after="0" w:line="240" w:lineRule="auto"/>
      </w:pPr>
      <w:r>
        <w:continuationSeparator/>
      </w:r>
    </w:p>
  </w:footnote>
  <w:footnote w:type="continuationNotice" w:id="1">
    <w:p w14:paraId="4B46F689" w14:textId="77777777" w:rsidR="000B36CB" w:rsidRDefault="000B36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1"/>
      <w:lvlText w:val="%1"/>
      <w:lvlJc w:val="left"/>
      <w:pPr>
        <w:ind w:left="999" w:hanging="432"/>
      </w:pPr>
    </w:lvl>
    <w:lvl w:ilvl="1">
      <w:start w:val="1"/>
      <w:numFmt w:val="decimal"/>
      <w:pStyle w:val="2"/>
      <w:lvlText w:val="%1.%2"/>
      <w:lvlJc w:val="left"/>
      <w:pPr>
        <w:ind w:left="1143" w:hanging="576"/>
      </w:pPr>
    </w:lvl>
    <w:lvl w:ilvl="2">
      <w:start w:val="1"/>
      <w:numFmt w:val="decimal"/>
      <w:pStyle w:val="3"/>
      <w:lvlText w:val="%1.%2.%3"/>
      <w:lvlJc w:val="left"/>
      <w:pPr>
        <w:ind w:left="1287" w:hanging="720"/>
      </w:pPr>
    </w:lvl>
    <w:lvl w:ilvl="3">
      <w:start w:val="1"/>
      <w:numFmt w:val="decimal"/>
      <w:pStyle w:val="4"/>
      <w:lvlText w:val="%1.%2.%3.%4"/>
      <w:lvlJc w:val="left"/>
      <w:pPr>
        <w:ind w:left="1431" w:hanging="864"/>
      </w:pPr>
    </w:lvl>
    <w:lvl w:ilvl="4">
      <w:start w:val="1"/>
      <w:numFmt w:val="decimal"/>
      <w:pStyle w:val="5"/>
      <w:lvlText w:val="%1.%2.%3.%4.%5"/>
      <w:lvlJc w:val="left"/>
      <w:pPr>
        <w:ind w:left="1575" w:hanging="1008"/>
      </w:pPr>
    </w:lvl>
    <w:lvl w:ilvl="5">
      <w:start w:val="1"/>
      <w:numFmt w:val="decimal"/>
      <w:pStyle w:val="6"/>
      <w:lvlText w:val="%1.%2.%3.%4.%5.%6"/>
      <w:lvlJc w:val="left"/>
      <w:pPr>
        <w:ind w:left="1719" w:hanging="1152"/>
      </w:pPr>
    </w:lvl>
    <w:lvl w:ilvl="6">
      <w:start w:val="1"/>
      <w:numFmt w:val="decimal"/>
      <w:pStyle w:val="7"/>
      <w:lvlText w:val="%1.%2.%3.%4.%5.%6.%7"/>
      <w:lvlJc w:val="left"/>
      <w:pPr>
        <w:ind w:left="1863" w:hanging="1296"/>
      </w:pPr>
    </w:lvl>
    <w:lvl w:ilvl="7">
      <w:start w:val="1"/>
      <w:numFmt w:val="decimal"/>
      <w:pStyle w:val="8"/>
      <w:lvlText w:val="%1.%2.%3.%4.%5.%6.%7.%8"/>
      <w:lvlJc w:val="left"/>
      <w:pPr>
        <w:ind w:left="2007" w:hanging="1440"/>
      </w:pPr>
    </w:lvl>
    <w:lvl w:ilvl="8">
      <w:start w:val="1"/>
      <w:numFmt w:val="decimal"/>
      <w:pStyle w:val="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0658B"/>
    <w:multiLevelType w:val="hybridMultilevel"/>
    <w:tmpl w:val="F51CFA00"/>
    <w:lvl w:ilvl="0" w:tplc="0E66C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74BAE"/>
    <w:multiLevelType w:val="hybridMultilevel"/>
    <w:tmpl w:val="60FC345C"/>
    <w:lvl w:ilvl="0" w:tplc="AD7CE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4E3195"/>
    <w:multiLevelType w:val="hybridMultilevel"/>
    <w:tmpl w:val="F880DBBC"/>
    <w:lvl w:ilvl="0" w:tplc="F22AF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062528"/>
    <w:multiLevelType w:val="hybridMultilevel"/>
    <w:tmpl w:val="23BAF036"/>
    <w:lvl w:ilvl="0" w:tplc="28CA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6"/>
  </w:num>
  <w:num w:numId="13">
    <w:abstractNumId w:val="20"/>
  </w:num>
  <w:num w:numId="14">
    <w:abstractNumId w:val="17"/>
  </w:num>
  <w:num w:numId="15">
    <w:abstractNumId w:val="16"/>
  </w:num>
  <w:num w:numId="16">
    <w:abstractNumId w:val="1"/>
  </w:num>
  <w:num w:numId="17">
    <w:abstractNumId w:val="7"/>
  </w:num>
  <w:num w:numId="18">
    <w:abstractNumId w:val="3"/>
  </w:num>
  <w:num w:numId="19">
    <w:abstractNumId w:val="14"/>
  </w:num>
  <w:num w:numId="20">
    <w:abstractNumId w:val="11"/>
  </w:num>
  <w:num w:numId="21">
    <w:abstractNumId w:val="12"/>
  </w:num>
  <w:num w:numId="22">
    <w:abstractNumId w:val="23"/>
  </w:num>
  <w:num w:numId="23">
    <w:abstractNumId w:val="5"/>
  </w:num>
  <w:num w:numId="24">
    <w:abstractNumId w:val="19"/>
  </w:num>
  <w:num w:numId="25">
    <w:abstractNumId w:val="10"/>
  </w:num>
  <w:num w:numId="26">
    <w:abstractNumId w:val="21"/>
  </w:num>
  <w:num w:numId="27">
    <w:abstractNumId w:val="0"/>
  </w:num>
  <w:num w:numId="28">
    <w:abstractNumId w:val="2"/>
  </w:num>
  <w:num w:numId="29">
    <w:abstractNumId w:val="9"/>
  </w:num>
  <w:num w:numId="30">
    <w:abstractNumId w:val="13"/>
  </w:num>
  <w:num w:numId="31">
    <w:abstractNumId w:val="15"/>
  </w:num>
  <w:num w:numId="32">
    <w:abstractNumId w:val="22"/>
  </w:num>
  <w:num w:numId="3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49"/>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ADA"/>
    <w:rsid w:val="00016E05"/>
    <w:rsid w:val="000170E3"/>
    <w:rsid w:val="00017169"/>
    <w:rsid w:val="00017507"/>
    <w:rsid w:val="00017660"/>
    <w:rsid w:val="000176EC"/>
    <w:rsid w:val="00017816"/>
    <w:rsid w:val="00017B06"/>
    <w:rsid w:val="00017F6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6D"/>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B0"/>
    <w:rsid w:val="00062DF1"/>
    <w:rsid w:val="00062FF6"/>
    <w:rsid w:val="00063248"/>
    <w:rsid w:val="000638E9"/>
    <w:rsid w:val="00064616"/>
    <w:rsid w:val="00065036"/>
    <w:rsid w:val="0006568D"/>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BE9"/>
    <w:rsid w:val="000A0DCE"/>
    <w:rsid w:val="000A1154"/>
    <w:rsid w:val="000A12ED"/>
    <w:rsid w:val="000A163A"/>
    <w:rsid w:val="000A16B2"/>
    <w:rsid w:val="000A1A80"/>
    <w:rsid w:val="000A1DB7"/>
    <w:rsid w:val="000A23E3"/>
    <w:rsid w:val="000A25B8"/>
    <w:rsid w:val="000A28EF"/>
    <w:rsid w:val="000A3083"/>
    <w:rsid w:val="000A3132"/>
    <w:rsid w:val="000A3361"/>
    <w:rsid w:val="000A36CC"/>
    <w:rsid w:val="000A38FC"/>
    <w:rsid w:val="000A3963"/>
    <w:rsid w:val="000A3B4D"/>
    <w:rsid w:val="000A4760"/>
    <w:rsid w:val="000A51EB"/>
    <w:rsid w:val="000A53F1"/>
    <w:rsid w:val="000A5404"/>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80E"/>
    <w:rsid w:val="000B0C79"/>
    <w:rsid w:val="000B0CE7"/>
    <w:rsid w:val="000B1B9D"/>
    <w:rsid w:val="000B2105"/>
    <w:rsid w:val="000B2825"/>
    <w:rsid w:val="000B2AFD"/>
    <w:rsid w:val="000B2BEE"/>
    <w:rsid w:val="000B2FAB"/>
    <w:rsid w:val="000B2FCB"/>
    <w:rsid w:val="000B30D6"/>
    <w:rsid w:val="000B365B"/>
    <w:rsid w:val="000B36C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414"/>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377"/>
    <w:rsid w:val="000E0803"/>
    <w:rsid w:val="000E0BAA"/>
    <w:rsid w:val="000E0DDB"/>
    <w:rsid w:val="000E0E2A"/>
    <w:rsid w:val="000E12F4"/>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55D5"/>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797"/>
    <w:rsid w:val="00102A7B"/>
    <w:rsid w:val="00102B8D"/>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4B5E"/>
    <w:rsid w:val="001254D6"/>
    <w:rsid w:val="00125695"/>
    <w:rsid w:val="00125C68"/>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4D5"/>
    <w:rsid w:val="001328D2"/>
    <w:rsid w:val="00132D78"/>
    <w:rsid w:val="00132ECA"/>
    <w:rsid w:val="00132FFD"/>
    <w:rsid w:val="00133856"/>
    <w:rsid w:val="00133970"/>
    <w:rsid w:val="001339B2"/>
    <w:rsid w:val="00133FA4"/>
    <w:rsid w:val="00134434"/>
    <w:rsid w:val="001348EE"/>
    <w:rsid w:val="00134A7E"/>
    <w:rsid w:val="00134D95"/>
    <w:rsid w:val="00134E28"/>
    <w:rsid w:val="00134E53"/>
    <w:rsid w:val="00134F7B"/>
    <w:rsid w:val="0013508B"/>
    <w:rsid w:val="0013523A"/>
    <w:rsid w:val="001354F4"/>
    <w:rsid w:val="00135E4B"/>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E40"/>
    <w:rsid w:val="00144F12"/>
    <w:rsid w:val="0014500F"/>
    <w:rsid w:val="0014593E"/>
    <w:rsid w:val="00145AB1"/>
    <w:rsid w:val="001466D9"/>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3"/>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9F1"/>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7C"/>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67F"/>
    <w:rsid w:val="001B77A3"/>
    <w:rsid w:val="001B7F6A"/>
    <w:rsid w:val="001C028D"/>
    <w:rsid w:val="001C04C7"/>
    <w:rsid w:val="001C0F1A"/>
    <w:rsid w:val="001C1154"/>
    <w:rsid w:val="001C1B85"/>
    <w:rsid w:val="001C1B9E"/>
    <w:rsid w:val="001C21DB"/>
    <w:rsid w:val="001C2467"/>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1EC"/>
    <w:rsid w:val="001E58EA"/>
    <w:rsid w:val="001E5A7B"/>
    <w:rsid w:val="001E5BDE"/>
    <w:rsid w:val="001E5E49"/>
    <w:rsid w:val="001E5F7F"/>
    <w:rsid w:val="001E6090"/>
    <w:rsid w:val="001E6707"/>
    <w:rsid w:val="001E67A2"/>
    <w:rsid w:val="001E6ACB"/>
    <w:rsid w:val="001E73C5"/>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8F2"/>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62A"/>
    <w:rsid w:val="00214C5A"/>
    <w:rsid w:val="00214E39"/>
    <w:rsid w:val="0021537A"/>
    <w:rsid w:val="0021591E"/>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71D"/>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C36"/>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042"/>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4D59"/>
    <w:rsid w:val="002851A0"/>
    <w:rsid w:val="002852F0"/>
    <w:rsid w:val="00285418"/>
    <w:rsid w:val="00285668"/>
    <w:rsid w:val="00285815"/>
    <w:rsid w:val="002864D0"/>
    <w:rsid w:val="0028650E"/>
    <w:rsid w:val="00286696"/>
    <w:rsid w:val="002866A7"/>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C8"/>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5FB2"/>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2AB9"/>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A73"/>
    <w:rsid w:val="002C6BCB"/>
    <w:rsid w:val="002C6D22"/>
    <w:rsid w:val="002C6EC2"/>
    <w:rsid w:val="002C6F5E"/>
    <w:rsid w:val="002C7323"/>
    <w:rsid w:val="002C7337"/>
    <w:rsid w:val="002C73CD"/>
    <w:rsid w:val="002C7541"/>
    <w:rsid w:val="002C771B"/>
    <w:rsid w:val="002C7B7F"/>
    <w:rsid w:val="002D046A"/>
    <w:rsid w:val="002D04A8"/>
    <w:rsid w:val="002D0FFC"/>
    <w:rsid w:val="002D1584"/>
    <w:rsid w:val="002D16A1"/>
    <w:rsid w:val="002D187A"/>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0CC1"/>
    <w:rsid w:val="003112F3"/>
    <w:rsid w:val="0031163F"/>
    <w:rsid w:val="00311D20"/>
    <w:rsid w:val="00311EAC"/>
    <w:rsid w:val="00312040"/>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1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169"/>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D6"/>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5FF"/>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99C"/>
    <w:rsid w:val="00361C27"/>
    <w:rsid w:val="00361E4F"/>
    <w:rsid w:val="003620B1"/>
    <w:rsid w:val="00362381"/>
    <w:rsid w:val="003623FA"/>
    <w:rsid w:val="00362560"/>
    <w:rsid w:val="003626E3"/>
    <w:rsid w:val="00362809"/>
    <w:rsid w:val="00362851"/>
    <w:rsid w:val="00362889"/>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046"/>
    <w:rsid w:val="00372350"/>
    <w:rsid w:val="003724B7"/>
    <w:rsid w:val="00372593"/>
    <w:rsid w:val="00372A89"/>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246"/>
    <w:rsid w:val="00393601"/>
    <w:rsid w:val="003939DC"/>
    <w:rsid w:val="00393BCC"/>
    <w:rsid w:val="00393FA3"/>
    <w:rsid w:val="00394075"/>
    <w:rsid w:val="00394620"/>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14"/>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398"/>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A53"/>
    <w:rsid w:val="003E5B28"/>
    <w:rsid w:val="003E6764"/>
    <w:rsid w:val="003E6D1A"/>
    <w:rsid w:val="003E6DDA"/>
    <w:rsid w:val="003E6EB6"/>
    <w:rsid w:val="003E769F"/>
    <w:rsid w:val="003E7B25"/>
    <w:rsid w:val="003E7C85"/>
    <w:rsid w:val="003E7D84"/>
    <w:rsid w:val="003F01CB"/>
    <w:rsid w:val="003F0340"/>
    <w:rsid w:val="003F0E8F"/>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4B13"/>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0B92"/>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340"/>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435"/>
    <w:rsid w:val="004518E4"/>
    <w:rsid w:val="00451F25"/>
    <w:rsid w:val="00451F5F"/>
    <w:rsid w:val="004520B4"/>
    <w:rsid w:val="00452707"/>
    <w:rsid w:val="00452E37"/>
    <w:rsid w:val="00452E89"/>
    <w:rsid w:val="00452EAA"/>
    <w:rsid w:val="004530C1"/>
    <w:rsid w:val="0045314B"/>
    <w:rsid w:val="00453236"/>
    <w:rsid w:val="004539F7"/>
    <w:rsid w:val="00453BA9"/>
    <w:rsid w:val="00453CD4"/>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7F9"/>
    <w:rsid w:val="00471A06"/>
    <w:rsid w:val="00471A22"/>
    <w:rsid w:val="00471D0F"/>
    <w:rsid w:val="00471EF7"/>
    <w:rsid w:val="00471FF5"/>
    <w:rsid w:val="0047201B"/>
    <w:rsid w:val="00472304"/>
    <w:rsid w:val="004723E4"/>
    <w:rsid w:val="0047294F"/>
    <w:rsid w:val="004729E7"/>
    <w:rsid w:val="00472B74"/>
    <w:rsid w:val="00472FE2"/>
    <w:rsid w:val="00473176"/>
    <w:rsid w:val="0047318B"/>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14"/>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3D6"/>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41F"/>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00"/>
    <w:rsid w:val="004E3968"/>
    <w:rsid w:val="004E3F2D"/>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76"/>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6FE"/>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39BD"/>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C59"/>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4356"/>
    <w:rsid w:val="005245D0"/>
    <w:rsid w:val="005246FD"/>
    <w:rsid w:val="00524CDB"/>
    <w:rsid w:val="005250D0"/>
    <w:rsid w:val="00525165"/>
    <w:rsid w:val="005258F8"/>
    <w:rsid w:val="00525A0E"/>
    <w:rsid w:val="00525A7B"/>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0AA"/>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3DA0"/>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CD"/>
    <w:rsid w:val="005775FF"/>
    <w:rsid w:val="00577853"/>
    <w:rsid w:val="00577F04"/>
    <w:rsid w:val="00577FA6"/>
    <w:rsid w:val="00577FC5"/>
    <w:rsid w:val="00580F93"/>
    <w:rsid w:val="005811F9"/>
    <w:rsid w:val="005817ED"/>
    <w:rsid w:val="00581C47"/>
    <w:rsid w:val="00581EDE"/>
    <w:rsid w:val="005821C7"/>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6A3"/>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3CED"/>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C7FED"/>
    <w:rsid w:val="005D0479"/>
    <w:rsid w:val="005D0588"/>
    <w:rsid w:val="005D0BD4"/>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336"/>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E7FA0"/>
    <w:rsid w:val="005F03A5"/>
    <w:rsid w:val="005F089D"/>
    <w:rsid w:val="005F0D1B"/>
    <w:rsid w:val="005F10FB"/>
    <w:rsid w:val="005F1587"/>
    <w:rsid w:val="005F1895"/>
    <w:rsid w:val="005F18EF"/>
    <w:rsid w:val="005F1B14"/>
    <w:rsid w:val="005F2104"/>
    <w:rsid w:val="005F2653"/>
    <w:rsid w:val="005F2FCB"/>
    <w:rsid w:val="005F31DE"/>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0A3"/>
    <w:rsid w:val="00603CC0"/>
    <w:rsid w:val="006041E9"/>
    <w:rsid w:val="006044E6"/>
    <w:rsid w:val="006048E7"/>
    <w:rsid w:val="0060586F"/>
    <w:rsid w:val="00605B84"/>
    <w:rsid w:val="00606261"/>
    <w:rsid w:val="006062EE"/>
    <w:rsid w:val="006067FC"/>
    <w:rsid w:val="00606874"/>
    <w:rsid w:val="006068AE"/>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3254"/>
    <w:rsid w:val="00623349"/>
    <w:rsid w:val="00623473"/>
    <w:rsid w:val="00624042"/>
    <w:rsid w:val="0062468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599"/>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596"/>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48F5"/>
    <w:rsid w:val="006559FF"/>
    <w:rsid w:val="00655F0B"/>
    <w:rsid w:val="00656A94"/>
    <w:rsid w:val="00656B21"/>
    <w:rsid w:val="00656BBE"/>
    <w:rsid w:val="00657184"/>
    <w:rsid w:val="00657392"/>
    <w:rsid w:val="00657A90"/>
    <w:rsid w:val="00660768"/>
    <w:rsid w:val="006607B9"/>
    <w:rsid w:val="006609D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44E"/>
    <w:rsid w:val="00665F7A"/>
    <w:rsid w:val="00666193"/>
    <w:rsid w:val="00666470"/>
    <w:rsid w:val="0066652B"/>
    <w:rsid w:val="006666A6"/>
    <w:rsid w:val="00666C9C"/>
    <w:rsid w:val="00666D19"/>
    <w:rsid w:val="00666F45"/>
    <w:rsid w:val="00667F08"/>
    <w:rsid w:val="00667F85"/>
    <w:rsid w:val="006707E4"/>
    <w:rsid w:val="00670B0E"/>
    <w:rsid w:val="00670B51"/>
    <w:rsid w:val="00670F73"/>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429"/>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D88"/>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79B"/>
    <w:rsid w:val="006C3AD7"/>
    <w:rsid w:val="006C3D0C"/>
    <w:rsid w:val="006C3EEC"/>
    <w:rsid w:val="006C3FD6"/>
    <w:rsid w:val="006C40F9"/>
    <w:rsid w:val="006C415B"/>
    <w:rsid w:val="006C5161"/>
    <w:rsid w:val="006C5256"/>
    <w:rsid w:val="006C52CA"/>
    <w:rsid w:val="006C5810"/>
    <w:rsid w:val="006C58E3"/>
    <w:rsid w:val="006C5996"/>
    <w:rsid w:val="006C5C10"/>
    <w:rsid w:val="006C5D14"/>
    <w:rsid w:val="006C5F19"/>
    <w:rsid w:val="006C5F4F"/>
    <w:rsid w:val="006C60AC"/>
    <w:rsid w:val="006C642B"/>
    <w:rsid w:val="006C643C"/>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45ED"/>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353"/>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010"/>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2E6"/>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2BA6"/>
    <w:rsid w:val="007431E0"/>
    <w:rsid w:val="00743863"/>
    <w:rsid w:val="00743B86"/>
    <w:rsid w:val="00743C05"/>
    <w:rsid w:val="00743FFA"/>
    <w:rsid w:val="00744704"/>
    <w:rsid w:val="007447A8"/>
    <w:rsid w:val="00744A2D"/>
    <w:rsid w:val="00744BAC"/>
    <w:rsid w:val="00744C0E"/>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719"/>
    <w:rsid w:val="00752B1B"/>
    <w:rsid w:val="007536A8"/>
    <w:rsid w:val="00753A5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A1"/>
    <w:rsid w:val="007704F0"/>
    <w:rsid w:val="0077075D"/>
    <w:rsid w:val="0077103D"/>
    <w:rsid w:val="00771526"/>
    <w:rsid w:val="00771A52"/>
    <w:rsid w:val="00771EF2"/>
    <w:rsid w:val="0077244B"/>
    <w:rsid w:val="00772524"/>
    <w:rsid w:val="007725E0"/>
    <w:rsid w:val="0077295E"/>
    <w:rsid w:val="00772C9D"/>
    <w:rsid w:val="00773ABC"/>
    <w:rsid w:val="00773DBC"/>
    <w:rsid w:val="00774315"/>
    <w:rsid w:val="00774510"/>
    <w:rsid w:val="007748DD"/>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691"/>
    <w:rsid w:val="00784B35"/>
    <w:rsid w:val="00784C6A"/>
    <w:rsid w:val="00784D4A"/>
    <w:rsid w:val="00784DA1"/>
    <w:rsid w:val="00784E7E"/>
    <w:rsid w:val="007852EF"/>
    <w:rsid w:val="00785751"/>
    <w:rsid w:val="00785CE6"/>
    <w:rsid w:val="00786109"/>
    <w:rsid w:val="0078650E"/>
    <w:rsid w:val="0078663A"/>
    <w:rsid w:val="0078665E"/>
    <w:rsid w:val="0078688D"/>
    <w:rsid w:val="00786966"/>
    <w:rsid w:val="00786FEA"/>
    <w:rsid w:val="007871F3"/>
    <w:rsid w:val="0078720C"/>
    <w:rsid w:val="007872AD"/>
    <w:rsid w:val="007875BD"/>
    <w:rsid w:val="0078788B"/>
    <w:rsid w:val="00787B36"/>
    <w:rsid w:val="00787D9E"/>
    <w:rsid w:val="00787E12"/>
    <w:rsid w:val="00790402"/>
    <w:rsid w:val="00790535"/>
    <w:rsid w:val="00790548"/>
    <w:rsid w:val="00790AC3"/>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89B"/>
    <w:rsid w:val="007B4C58"/>
    <w:rsid w:val="007B51F7"/>
    <w:rsid w:val="007B53AB"/>
    <w:rsid w:val="007B54B1"/>
    <w:rsid w:val="007B589E"/>
    <w:rsid w:val="007B5AF7"/>
    <w:rsid w:val="007B5B18"/>
    <w:rsid w:val="007B5BA9"/>
    <w:rsid w:val="007B5F1B"/>
    <w:rsid w:val="007B5F82"/>
    <w:rsid w:val="007B6067"/>
    <w:rsid w:val="007B681A"/>
    <w:rsid w:val="007B6F4E"/>
    <w:rsid w:val="007B77EE"/>
    <w:rsid w:val="007B7B09"/>
    <w:rsid w:val="007B7EEC"/>
    <w:rsid w:val="007C03BD"/>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C7D"/>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2884"/>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E777F"/>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B3"/>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4D4"/>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EC4"/>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17"/>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9E9"/>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EAE"/>
    <w:rsid w:val="00847F25"/>
    <w:rsid w:val="00850840"/>
    <w:rsid w:val="0085185E"/>
    <w:rsid w:val="00851C56"/>
    <w:rsid w:val="00851D7C"/>
    <w:rsid w:val="00851E50"/>
    <w:rsid w:val="0085231B"/>
    <w:rsid w:val="0085248C"/>
    <w:rsid w:val="008525A9"/>
    <w:rsid w:val="00852800"/>
    <w:rsid w:val="00852959"/>
    <w:rsid w:val="00852BB5"/>
    <w:rsid w:val="00852D8B"/>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564"/>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0F9B"/>
    <w:rsid w:val="008B1150"/>
    <w:rsid w:val="008B11A5"/>
    <w:rsid w:val="008B1594"/>
    <w:rsid w:val="008B1A8C"/>
    <w:rsid w:val="008B1EFB"/>
    <w:rsid w:val="008B22CC"/>
    <w:rsid w:val="008B2566"/>
    <w:rsid w:val="008B2680"/>
    <w:rsid w:val="008B317D"/>
    <w:rsid w:val="008B38CA"/>
    <w:rsid w:val="008B3A2C"/>
    <w:rsid w:val="008B3A44"/>
    <w:rsid w:val="008B3ECB"/>
    <w:rsid w:val="008B42DC"/>
    <w:rsid w:val="008B4453"/>
    <w:rsid w:val="008B4C7E"/>
    <w:rsid w:val="008B4F41"/>
    <w:rsid w:val="008B5097"/>
    <w:rsid w:val="008B547B"/>
    <w:rsid w:val="008B630C"/>
    <w:rsid w:val="008B664B"/>
    <w:rsid w:val="008B68D0"/>
    <w:rsid w:val="008B6CBC"/>
    <w:rsid w:val="008B6E80"/>
    <w:rsid w:val="008B72CA"/>
    <w:rsid w:val="008B769F"/>
    <w:rsid w:val="008B7D50"/>
    <w:rsid w:val="008C03E5"/>
    <w:rsid w:val="008C0616"/>
    <w:rsid w:val="008C06BC"/>
    <w:rsid w:val="008C0B13"/>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399"/>
    <w:rsid w:val="008D2460"/>
    <w:rsid w:val="008D2B4D"/>
    <w:rsid w:val="008D2ECE"/>
    <w:rsid w:val="008D2FA1"/>
    <w:rsid w:val="008D3209"/>
    <w:rsid w:val="008D33AC"/>
    <w:rsid w:val="008D33B2"/>
    <w:rsid w:val="008D3673"/>
    <w:rsid w:val="008D3AA2"/>
    <w:rsid w:val="008D411A"/>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3E7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B94"/>
    <w:rsid w:val="00900D4B"/>
    <w:rsid w:val="00901035"/>
    <w:rsid w:val="0090132A"/>
    <w:rsid w:val="0090147E"/>
    <w:rsid w:val="009018F3"/>
    <w:rsid w:val="00901C53"/>
    <w:rsid w:val="00901DB0"/>
    <w:rsid w:val="00901ED3"/>
    <w:rsid w:val="009021A8"/>
    <w:rsid w:val="009028E3"/>
    <w:rsid w:val="00902B01"/>
    <w:rsid w:val="00902D9C"/>
    <w:rsid w:val="0090347B"/>
    <w:rsid w:val="00903544"/>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3D1"/>
    <w:rsid w:val="00915496"/>
    <w:rsid w:val="009155DE"/>
    <w:rsid w:val="00915748"/>
    <w:rsid w:val="009159BD"/>
    <w:rsid w:val="00915F05"/>
    <w:rsid w:val="00916559"/>
    <w:rsid w:val="00916831"/>
    <w:rsid w:val="0091686A"/>
    <w:rsid w:val="009169ED"/>
    <w:rsid w:val="00916D2A"/>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0A3"/>
    <w:rsid w:val="0094041E"/>
    <w:rsid w:val="009406D6"/>
    <w:rsid w:val="00940ABE"/>
    <w:rsid w:val="00940AC9"/>
    <w:rsid w:val="00940E4F"/>
    <w:rsid w:val="00941186"/>
    <w:rsid w:val="009413B6"/>
    <w:rsid w:val="009415F2"/>
    <w:rsid w:val="009416B6"/>
    <w:rsid w:val="009421F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31B"/>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51D"/>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2D8D"/>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66C"/>
    <w:rsid w:val="00996D93"/>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49E"/>
    <w:rsid w:val="009A264C"/>
    <w:rsid w:val="009A2AB8"/>
    <w:rsid w:val="009A2B54"/>
    <w:rsid w:val="009A304E"/>
    <w:rsid w:val="009A310B"/>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624"/>
    <w:rsid w:val="009C1A19"/>
    <w:rsid w:val="009C1A93"/>
    <w:rsid w:val="009C20AD"/>
    <w:rsid w:val="009C21C4"/>
    <w:rsid w:val="009C22E3"/>
    <w:rsid w:val="009C285E"/>
    <w:rsid w:val="009C28EA"/>
    <w:rsid w:val="009C2CDF"/>
    <w:rsid w:val="009C2EF9"/>
    <w:rsid w:val="009C35F0"/>
    <w:rsid w:val="009C3618"/>
    <w:rsid w:val="009C3707"/>
    <w:rsid w:val="009C3826"/>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478"/>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5D28"/>
    <w:rsid w:val="009D60D5"/>
    <w:rsid w:val="009D620A"/>
    <w:rsid w:val="009D6578"/>
    <w:rsid w:val="009D6937"/>
    <w:rsid w:val="009D6A8C"/>
    <w:rsid w:val="009D6A9F"/>
    <w:rsid w:val="009D6DBD"/>
    <w:rsid w:val="009D718B"/>
    <w:rsid w:val="009D7964"/>
    <w:rsid w:val="009D7CBC"/>
    <w:rsid w:val="009E07D2"/>
    <w:rsid w:val="009E0CF3"/>
    <w:rsid w:val="009E124A"/>
    <w:rsid w:val="009E12E4"/>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3D43"/>
    <w:rsid w:val="009E417D"/>
    <w:rsid w:val="009E4B96"/>
    <w:rsid w:val="009E546E"/>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658"/>
    <w:rsid w:val="009F472E"/>
    <w:rsid w:val="009F4A71"/>
    <w:rsid w:val="009F4CD0"/>
    <w:rsid w:val="009F4F4B"/>
    <w:rsid w:val="009F500B"/>
    <w:rsid w:val="009F537D"/>
    <w:rsid w:val="009F5735"/>
    <w:rsid w:val="009F57D8"/>
    <w:rsid w:val="009F592A"/>
    <w:rsid w:val="009F5C45"/>
    <w:rsid w:val="009F6167"/>
    <w:rsid w:val="009F61B7"/>
    <w:rsid w:val="009F63C9"/>
    <w:rsid w:val="009F6784"/>
    <w:rsid w:val="009F6868"/>
    <w:rsid w:val="009F7826"/>
    <w:rsid w:val="009F7A4A"/>
    <w:rsid w:val="009F7B95"/>
    <w:rsid w:val="00A0052D"/>
    <w:rsid w:val="00A00A3F"/>
    <w:rsid w:val="00A00D65"/>
    <w:rsid w:val="00A01A5F"/>
    <w:rsid w:val="00A02A60"/>
    <w:rsid w:val="00A02EBC"/>
    <w:rsid w:val="00A039F8"/>
    <w:rsid w:val="00A03ADC"/>
    <w:rsid w:val="00A045D9"/>
    <w:rsid w:val="00A050AD"/>
    <w:rsid w:val="00A05437"/>
    <w:rsid w:val="00A054F2"/>
    <w:rsid w:val="00A0590B"/>
    <w:rsid w:val="00A061C0"/>
    <w:rsid w:val="00A06D62"/>
    <w:rsid w:val="00A075C9"/>
    <w:rsid w:val="00A0781D"/>
    <w:rsid w:val="00A0786F"/>
    <w:rsid w:val="00A07C2F"/>
    <w:rsid w:val="00A10350"/>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020"/>
    <w:rsid w:val="00A1716E"/>
    <w:rsid w:val="00A17468"/>
    <w:rsid w:val="00A17FBB"/>
    <w:rsid w:val="00A20456"/>
    <w:rsid w:val="00A2056A"/>
    <w:rsid w:val="00A208F7"/>
    <w:rsid w:val="00A20A34"/>
    <w:rsid w:val="00A2119E"/>
    <w:rsid w:val="00A21B6C"/>
    <w:rsid w:val="00A21DB5"/>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4FBD"/>
    <w:rsid w:val="00A4566E"/>
    <w:rsid w:val="00A45783"/>
    <w:rsid w:val="00A45A04"/>
    <w:rsid w:val="00A464B9"/>
    <w:rsid w:val="00A468E3"/>
    <w:rsid w:val="00A472FD"/>
    <w:rsid w:val="00A475E2"/>
    <w:rsid w:val="00A476A8"/>
    <w:rsid w:val="00A47882"/>
    <w:rsid w:val="00A47C21"/>
    <w:rsid w:val="00A47F9D"/>
    <w:rsid w:val="00A50060"/>
    <w:rsid w:val="00A50118"/>
    <w:rsid w:val="00A5023C"/>
    <w:rsid w:val="00A50BC8"/>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56"/>
    <w:rsid w:val="00A665EE"/>
    <w:rsid w:val="00A66631"/>
    <w:rsid w:val="00A66636"/>
    <w:rsid w:val="00A6679E"/>
    <w:rsid w:val="00A66940"/>
    <w:rsid w:val="00A66C0E"/>
    <w:rsid w:val="00A67341"/>
    <w:rsid w:val="00A67727"/>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2CB"/>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45A"/>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332"/>
    <w:rsid w:val="00AA266A"/>
    <w:rsid w:val="00AA29AE"/>
    <w:rsid w:val="00AA2FDB"/>
    <w:rsid w:val="00AA3279"/>
    <w:rsid w:val="00AA37DA"/>
    <w:rsid w:val="00AA3962"/>
    <w:rsid w:val="00AA404B"/>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707"/>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56E"/>
    <w:rsid w:val="00AD2AC5"/>
    <w:rsid w:val="00AD2D24"/>
    <w:rsid w:val="00AD333E"/>
    <w:rsid w:val="00AD38C4"/>
    <w:rsid w:val="00AD3B7C"/>
    <w:rsid w:val="00AD3CAC"/>
    <w:rsid w:val="00AD414C"/>
    <w:rsid w:val="00AD429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64B"/>
    <w:rsid w:val="00AF1A10"/>
    <w:rsid w:val="00AF1BA4"/>
    <w:rsid w:val="00AF1C0D"/>
    <w:rsid w:val="00AF1EDF"/>
    <w:rsid w:val="00AF227B"/>
    <w:rsid w:val="00AF2360"/>
    <w:rsid w:val="00AF23B2"/>
    <w:rsid w:val="00AF2676"/>
    <w:rsid w:val="00AF2707"/>
    <w:rsid w:val="00AF29D0"/>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4D8C"/>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5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6D"/>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002"/>
    <w:rsid w:val="00B621AA"/>
    <w:rsid w:val="00B6292D"/>
    <w:rsid w:val="00B629BF"/>
    <w:rsid w:val="00B629D4"/>
    <w:rsid w:val="00B62B42"/>
    <w:rsid w:val="00B63186"/>
    <w:rsid w:val="00B636F1"/>
    <w:rsid w:val="00B63983"/>
    <w:rsid w:val="00B63FB1"/>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78F"/>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673"/>
    <w:rsid w:val="00BA272A"/>
    <w:rsid w:val="00BA280F"/>
    <w:rsid w:val="00BA287D"/>
    <w:rsid w:val="00BA2C60"/>
    <w:rsid w:val="00BA2DDE"/>
    <w:rsid w:val="00BA2F14"/>
    <w:rsid w:val="00BA37E8"/>
    <w:rsid w:val="00BA39C5"/>
    <w:rsid w:val="00BA4886"/>
    <w:rsid w:val="00BA504D"/>
    <w:rsid w:val="00BA50DE"/>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0F29"/>
    <w:rsid w:val="00BB1223"/>
    <w:rsid w:val="00BB12B5"/>
    <w:rsid w:val="00BB13F2"/>
    <w:rsid w:val="00BB1D29"/>
    <w:rsid w:val="00BB20B2"/>
    <w:rsid w:val="00BB249F"/>
    <w:rsid w:val="00BB264C"/>
    <w:rsid w:val="00BB2EA1"/>
    <w:rsid w:val="00BB38AF"/>
    <w:rsid w:val="00BB3DEA"/>
    <w:rsid w:val="00BB4083"/>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B7E00"/>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ED8"/>
    <w:rsid w:val="00BD0F84"/>
    <w:rsid w:val="00BD16E1"/>
    <w:rsid w:val="00BD18E6"/>
    <w:rsid w:val="00BD1B6A"/>
    <w:rsid w:val="00BD1BB6"/>
    <w:rsid w:val="00BD1D7B"/>
    <w:rsid w:val="00BD1DDD"/>
    <w:rsid w:val="00BD1FB3"/>
    <w:rsid w:val="00BD2411"/>
    <w:rsid w:val="00BD2550"/>
    <w:rsid w:val="00BD25CE"/>
    <w:rsid w:val="00BD2719"/>
    <w:rsid w:val="00BD2B20"/>
    <w:rsid w:val="00BD2C35"/>
    <w:rsid w:val="00BD2ED7"/>
    <w:rsid w:val="00BD3359"/>
    <w:rsid w:val="00BD3613"/>
    <w:rsid w:val="00BD3838"/>
    <w:rsid w:val="00BD3988"/>
    <w:rsid w:val="00BD3AEF"/>
    <w:rsid w:val="00BD3BF0"/>
    <w:rsid w:val="00BD3CEA"/>
    <w:rsid w:val="00BD3F65"/>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6F9F"/>
    <w:rsid w:val="00BE73B0"/>
    <w:rsid w:val="00BE7652"/>
    <w:rsid w:val="00BE7BBC"/>
    <w:rsid w:val="00BE7D04"/>
    <w:rsid w:val="00BF0383"/>
    <w:rsid w:val="00BF0702"/>
    <w:rsid w:val="00BF0812"/>
    <w:rsid w:val="00BF15DC"/>
    <w:rsid w:val="00BF1994"/>
    <w:rsid w:val="00BF1ACC"/>
    <w:rsid w:val="00BF2061"/>
    <w:rsid w:val="00BF26D7"/>
    <w:rsid w:val="00BF28D6"/>
    <w:rsid w:val="00BF2E00"/>
    <w:rsid w:val="00BF2E11"/>
    <w:rsid w:val="00BF30C6"/>
    <w:rsid w:val="00BF33CE"/>
    <w:rsid w:val="00BF35E0"/>
    <w:rsid w:val="00BF3675"/>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00"/>
    <w:rsid w:val="00C1477C"/>
    <w:rsid w:val="00C14F95"/>
    <w:rsid w:val="00C157A4"/>
    <w:rsid w:val="00C157EB"/>
    <w:rsid w:val="00C15CC2"/>
    <w:rsid w:val="00C16333"/>
    <w:rsid w:val="00C16478"/>
    <w:rsid w:val="00C166B4"/>
    <w:rsid w:val="00C16810"/>
    <w:rsid w:val="00C1735D"/>
    <w:rsid w:val="00C17725"/>
    <w:rsid w:val="00C1785C"/>
    <w:rsid w:val="00C17D63"/>
    <w:rsid w:val="00C2016F"/>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5A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B6C"/>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837"/>
    <w:rsid w:val="00C62C8D"/>
    <w:rsid w:val="00C633A8"/>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3F5D"/>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725"/>
    <w:rsid w:val="00C77AC8"/>
    <w:rsid w:val="00C80DDC"/>
    <w:rsid w:val="00C81B67"/>
    <w:rsid w:val="00C81CD5"/>
    <w:rsid w:val="00C821EC"/>
    <w:rsid w:val="00C822D9"/>
    <w:rsid w:val="00C82686"/>
    <w:rsid w:val="00C82ECE"/>
    <w:rsid w:val="00C83671"/>
    <w:rsid w:val="00C83B84"/>
    <w:rsid w:val="00C83FCB"/>
    <w:rsid w:val="00C841FA"/>
    <w:rsid w:val="00C8449E"/>
    <w:rsid w:val="00C84CDC"/>
    <w:rsid w:val="00C85206"/>
    <w:rsid w:val="00C8522E"/>
    <w:rsid w:val="00C8555F"/>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BC4"/>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3E2B"/>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808"/>
    <w:rsid w:val="00D00C9E"/>
    <w:rsid w:val="00D01CEF"/>
    <w:rsid w:val="00D0227E"/>
    <w:rsid w:val="00D02871"/>
    <w:rsid w:val="00D028CC"/>
    <w:rsid w:val="00D0313B"/>
    <w:rsid w:val="00D0371E"/>
    <w:rsid w:val="00D03B57"/>
    <w:rsid w:val="00D03FFE"/>
    <w:rsid w:val="00D04349"/>
    <w:rsid w:val="00D043D4"/>
    <w:rsid w:val="00D043FC"/>
    <w:rsid w:val="00D049C5"/>
    <w:rsid w:val="00D04B87"/>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607"/>
    <w:rsid w:val="00D477E1"/>
    <w:rsid w:val="00D47826"/>
    <w:rsid w:val="00D47908"/>
    <w:rsid w:val="00D47AE8"/>
    <w:rsid w:val="00D502B0"/>
    <w:rsid w:val="00D503D6"/>
    <w:rsid w:val="00D50E71"/>
    <w:rsid w:val="00D5112C"/>
    <w:rsid w:val="00D51772"/>
    <w:rsid w:val="00D5177E"/>
    <w:rsid w:val="00D51DAD"/>
    <w:rsid w:val="00D520A5"/>
    <w:rsid w:val="00D523E8"/>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95C"/>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4F4C"/>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626"/>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86F"/>
    <w:rsid w:val="00E019FE"/>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1751E"/>
    <w:rsid w:val="00E2053C"/>
    <w:rsid w:val="00E209FB"/>
    <w:rsid w:val="00E20ECB"/>
    <w:rsid w:val="00E20F53"/>
    <w:rsid w:val="00E20FE2"/>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5F13"/>
    <w:rsid w:val="00E263C6"/>
    <w:rsid w:val="00E26AA4"/>
    <w:rsid w:val="00E27A28"/>
    <w:rsid w:val="00E27E20"/>
    <w:rsid w:val="00E27FCB"/>
    <w:rsid w:val="00E30548"/>
    <w:rsid w:val="00E30951"/>
    <w:rsid w:val="00E30990"/>
    <w:rsid w:val="00E30F23"/>
    <w:rsid w:val="00E31181"/>
    <w:rsid w:val="00E311A0"/>
    <w:rsid w:val="00E31918"/>
    <w:rsid w:val="00E323DD"/>
    <w:rsid w:val="00E32B7D"/>
    <w:rsid w:val="00E32CB1"/>
    <w:rsid w:val="00E3345B"/>
    <w:rsid w:val="00E3389C"/>
    <w:rsid w:val="00E33A00"/>
    <w:rsid w:val="00E33B4D"/>
    <w:rsid w:val="00E33F85"/>
    <w:rsid w:val="00E34178"/>
    <w:rsid w:val="00E345EB"/>
    <w:rsid w:val="00E34654"/>
    <w:rsid w:val="00E34791"/>
    <w:rsid w:val="00E35266"/>
    <w:rsid w:val="00E355B1"/>
    <w:rsid w:val="00E35AA0"/>
    <w:rsid w:val="00E35F05"/>
    <w:rsid w:val="00E3687F"/>
    <w:rsid w:val="00E3699B"/>
    <w:rsid w:val="00E36C6D"/>
    <w:rsid w:val="00E37327"/>
    <w:rsid w:val="00E3770B"/>
    <w:rsid w:val="00E37E1E"/>
    <w:rsid w:val="00E4004D"/>
    <w:rsid w:val="00E401CE"/>
    <w:rsid w:val="00E4041D"/>
    <w:rsid w:val="00E40C4E"/>
    <w:rsid w:val="00E40D13"/>
    <w:rsid w:val="00E40D1F"/>
    <w:rsid w:val="00E41101"/>
    <w:rsid w:val="00E4117D"/>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85"/>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88"/>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911"/>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2FBC"/>
    <w:rsid w:val="00E83610"/>
    <w:rsid w:val="00E83667"/>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1259"/>
    <w:rsid w:val="00E91329"/>
    <w:rsid w:val="00E91526"/>
    <w:rsid w:val="00E91CAB"/>
    <w:rsid w:val="00E91DB5"/>
    <w:rsid w:val="00E9220E"/>
    <w:rsid w:val="00E9243E"/>
    <w:rsid w:val="00E92603"/>
    <w:rsid w:val="00E929A9"/>
    <w:rsid w:val="00E93210"/>
    <w:rsid w:val="00E9365D"/>
    <w:rsid w:val="00E93DCD"/>
    <w:rsid w:val="00E941C1"/>
    <w:rsid w:val="00E943CA"/>
    <w:rsid w:val="00E94453"/>
    <w:rsid w:val="00E94590"/>
    <w:rsid w:val="00E948D6"/>
    <w:rsid w:val="00E94A30"/>
    <w:rsid w:val="00E95026"/>
    <w:rsid w:val="00E95361"/>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8A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BD4"/>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9EC"/>
    <w:rsid w:val="00EB4CBA"/>
    <w:rsid w:val="00EB4D85"/>
    <w:rsid w:val="00EB529C"/>
    <w:rsid w:val="00EB55C1"/>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346"/>
    <w:rsid w:val="00EC44FC"/>
    <w:rsid w:val="00EC4E6B"/>
    <w:rsid w:val="00EC4F6C"/>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36D"/>
    <w:rsid w:val="00F269ED"/>
    <w:rsid w:val="00F26D97"/>
    <w:rsid w:val="00F26E25"/>
    <w:rsid w:val="00F27568"/>
    <w:rsid w:val="00F276DE"/>
    <w:rsid w:val="00F27D59"/>
    <w:rsid w:val="00F3025B"/>
    <w:rsid w:val="00F308CE"/>
    <w:rsid w:val="00F30C4C"/>
    <w:rsid w:val="00F312A4"/>
    <w:rsid w:val="00F312C9"/>
    <w:rsid w:val="00F31A43"/>
    <w:rsid w:val="00F31B2C"/>
    <w:rsid w:val="00F31C6C"/>
    <w:rsid w:val="00F3221D"/>
    <w:rsid w:val="00F32374"/>
    <w:rsid w:val="00F3242E"/>
    <w:rsid w:val="00F32707"/>
    <w:rsid w:val="00F32986"/>
    <w:rsid w:val="00F3327B"/>
    <w:rsid w:val="00F334C7"/>
    <w:rsid w:val="00F337D8"/>
    <w:rsid w:val="00F33848"/>
    <w:rsid w:val="00F33B46"/>
    <w:rsid w:val="00F33CE1"/>
    <w:rsid w:val="00F3418B"/>
    <w:rsid w:val="00F34883"/>
    <w:rsid w:val="00F3491B"/>
    <w:rsid w:val="00F3530F"/>
    <w:rsid w:val="00F353E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1EC8"/>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5FAA"/>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3E"/>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910"/>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A92"/>
    <w:rsid w:val="00F86BC8"/>
    <w:rsid w:val="00F86C7E"/>
    <w:rsid w:val="00F872C3"/>
    <w:rsid w:val="00F873FC"/>
    <w:rsid w:val="00F87575"/>
    <w:rsid w:val="00F87588"/>
    <w:rsid w:val="00F8767C"/>
    <w:rsid w:val="00F8777D"/>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3D"/>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31"/>
    <w:rsid w:val="00FB5860"/>
    <w:rsid w:val="00FB5D0B"/>
    <w:rsid w:val="00FB602F"/>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50"/>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956"/>
    <w:rsid w:val="00FD2A2F"/>
    <w:rsid w:val="00FD2A8B"/>
    <w:rsid w:val="00FD2F16"/>
    <w:rsid w:val="00FD2F49"/>
    <w:rsid w:val="00FD30EF"/>
    <w:rsid w:val="00FD3335"/>
    <w:rsid w:val="00FD39A5"/>
    <w:rsid w:val="00FD3B34"/>
    <w:rsid w:val="00FD3DCB"/>
    <w:rsid w:val="00FD3E57"/>
    <w:rsid w:val="00FD43B6"/>
    <w:rsid w:val="00FD43E4"/>
    <w:rsid w:val="00FD4C40"/>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B05"/>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966"/>
    <w:rsid w:val="00FF2B91"/>
    <w:rsid w:val="00FF2C5A"/>
    <w:rsid w:val="00FF2D8F"/>
    <w:rsid w:val="00FF2E3C"/>
    <w:rsid w:val="00FF32E4"/>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70E8C"/>
  </w:style>
  <w:style w:type="paragraph" w:styleId="1">
    <w:name w:val="heading 1"/>
    <w:basedOn w:val="a"/>
    <w:next w:val="a"/>
    <w:link w:val="10"/>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0"/>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51A61"/>
  </w:style>
  <w:style w:type="character" w:customStyle="1" w:styleId="10">
    <w:name w:val="标题 1 字符"/>
    <w:basedOn w:val="a0"/>
    <w:link w:val="1"/>
    <w:uiPriority w:val="9"/>
    <w:rsid w:val="00170E8C"/>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30">
    <w:name w:val="标题 3 字符"/>
    <w:basedOn w:val="a0"/>
    <w:link w:val="3"/>
    <w:uiPriority w:val="9"/>
    <w:semiHidden/>
    <w:rsid w:val="00170E8C"/>
    <w:rPr>
      <w:rFonts w:asciiTheme="majorHAnsi" w:eastAsiaTheme="majorEastAsia" w:hAnsiTheme="majorHAnsi" w:cstheme="majorBidi"/>
      <w:b/>
      <w:bCs/>
      <w:color w:val="000000" w:themeColor="text1"/>
    </w:rPr>
  </w:style>
  <w:style w:type="character" w:customStyle="1" w:styleId="40">
    <w:name w:val="标题 4 字符"/>
    <w:basedOn w:val="a0"/>
    <w:link w:val="4"/>
    <w:uiPriority w:val="9"/>
    <w:semiHidden/>
    <w:rsid w:val="00170E8C"/>
    <w:rPr>
      <w:rFonts w:asciiTheme="majorHAnsi" w:eastAsiaTheme="majorEastAsia" w:hAnsiTheme="majorHAnsi" w:cstheme="majorBidi"/>
      <w:b/>
      <w:bCs/>
      <w:i/>
      <w:iCs/>
      <w:color w:val="000000" w:themeColor="text1"/>
    </w:rPr>
  </w:style>
  <w:style w:type="character" w:customStyle="1" w:styleId="50">
    <w:name w:val="标题 5 字符"/>
    <w:basedOn w:val="a0"/>
    <w:link w:val="5"/>
    <w:uiPriority w:val="9"/>
    <w:semiHidden/>
    <w:rsid w:val="00170E8C"/>
    <w:rPr>
      <w:rFonts w:asciiTheme="majorHAnsi" w:eastAsiaTheme="majorEastAsia" w:hAnsiTheme="majorHAnsi" w:cstheme="majorBidi"/>
      <w:color w:val="323E4F" w:themeColor="text2" w:themeShade="BF"/>
    </w:rPr>
  </w:style>
  <w:style w:type="character" w:customStyle="1" w:styleId="60">
    <w:name w:val="标题 6 字符"/>
    <w:basedOn w:val="a0"/>
    <w:link w:val="6"/>
    <w:uiPriority w:val="9"/>
    <w:semiHidden/>
    <w:rsid w:val="00170E8C"/>
    <w:rPr>
      <w:rFonts w:asciiTheme="majorHAnsi" w:eastAsiaTheme="majorEastAsia" w:hAnsiTheme="majorHAnsi" w:cstheme="majorBidi"/>
      <w:i/>
      <w:iCs/>
      <w:color w:val="323E4F" w:themeColor="text2" w:themeShade="BF"/>
    </w:rPr>
  </w:style>
  <w:style w:type="character" w:customStyle="1" w:styleId="70">
    <w:name w:val="标题 7 字符"/>
    <w:basedOn w:val="a0"/>
    <w:link w:val="7"/>
    <w:uiPriority w:val="9"/>
    <w:semiHidden/>
    <w:rsid w:val="00170E8C"/>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170E8C"/>
    <w:rPr>
      <w:rFonts w:asciiTheme="majorHAnsi" w:eastAsiaTheme="majorEastAsia" w:hAnsiTheme="majorHAnsi" w:cstheme="majorBidi"/>
      <w:i/>
      <w:iCs/>
      <w:color w:val="404040" w:themeColor="text1" w:themeTint="BF"/>
      <w:sz w:val="20"/>
      <w:szCs w:val="20"/>
    </w:rPr>
  </w:style>
  <w:style w:type="paragraph" w:styleId="a4">
    <w:name w:val="caption"/>
    <w:basedOn w:val="a"/>
    <w:next w:val="a"/>
    <w:uiPriority w:val="35"/>
    <w:unhideWhenUsed/>
    <w:qFormat/>
    <w:rsid w:val="00170E8C"/>
    <w:pPr>
      <w:spacing w:after="200" w:line="240" w:lineRule="auto"/>
    </w:pPr>
    <w:rPr>
      <w:i/>
      <w:iCs/>
      <w:color w:val="44546A" w:themeColor="text2"/>
      <w:sz w:val="18"/>
      <w:szCs w:val="18"/>
    </w:rPr>
  </w:style>
  <w:style w:type="paragraph" w:styleId="a5">
    <w:name w:val="Title"/>
    <w:basedOn w:val="a"/>
    <w:next w:val="a"/>
    <w:link w:val="a6"/>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6">
    <w:name w:val="标题 字符"/>
    <w:basedOn w:val="a0"/>
    <w:link w:val="a5"/>
    <w:uiPriority w:val="10"/>
    <w:rsid w:val="00170E8C"/>
    <w:rPr>
      <w:rFonts w:asciiTheme="majorHAnsi" w:eastAsiaTheme="majorEastAsia" w:hAnsiTheme="majorHAnsi" w:cstheme="majorBidi"/>
      <w:color w:val="000000" w:themeColor="text1"/>
      <w:sz w:val="56"/>
      <w:szCs w:val="56"/>
    </w:rPr>
  </w:style>
  <w:style w:type="paragraph" w:styleId="a7">
    <w:name w:val="Subtitle"/>
    <w:basedOn w:val="a"/>
    <w:next w:val="a"/>
    <w:link w:val="a8"/>
    <w:uiPriority w:val="11"/>
    <w:qFormat/>
    <w:rsid w:val="00170E8C"/>
    <w:pPr>
      <w:numPr>
        <w:ilvl w:val="1"/>
      </w:numPr>
    </w:pPr>
    <w:rPr>
      <w:color w:val="5A5A5A" w:themeColor="text1" w:themeTint="A5"/>
      <w:spacing w:val="10"/>
    </w:rPr>
  </w:style>
  <w:style w:type="character" w:customStyle="1" w:styleId="a8">
    <w:name w:val="副标题 字符"/>
    <w:basedOn w:val="a0"/>
    <w:link w:val="a7"/>
    <w:uiPriority w:val="11"/>
    <w:rsid w:val="00170E8C"/>
    <w:rPr>
      <w:color w:val="5A5A5A" w:themeColor="text1" w:themeTint="A5"/>
      <w:spacing w:val="10"/>
    </w:rPr>
  </w:style>
  <w:style w:type="character" w:styleId="a9">
    <w:name w:val="Strong"/>
    <w:basedOn w:val="a0"/>
    <w:uiPriority w:val="22"/>
    <w:qFormat/>
    <w:rsid w:val="00170E8C"/>
    <w:rPr>
      <w:b/>
      <w:bCs/>
      <w:color w:val="000000" w:themeColor="text1"/>
    </w:rPr>
  </w:style>
  <w:style w:type="character" w:styleId="aa">
    <w:name w:val="Emphasis"/>
    <w:basedOn w:val="a0"/>
    <w:uiPriority w:val="20"/>
    <w:qFormat/>
    <w:rsid w:val="00170E8C"/>
    <w:rPr>
      <w:i/>
      <w:iCs/>
      <w:color w:val="auto"/>
    </w:rPr>
  </w:style>
  <w:style w:type="paragraph" w:styleId="ab">
    <w:name w:val="No Spacing"/>
    <w:uiPriority w:val="1"/>
    <w:qFormat/>
    <w:rsid w:val="00170E8C"/>
    <w:pPr>
      <w:spacing w:after="0" w:line="240" w:lineRule="auto"/>
    </w:pPr>
  </w:style>
  <w:style w:type="paragraph" w:styleId="ac">
    <w:name w:val="Quote"/>
    <w:basedOn w:val="a"/>
    <w:next w:val="a"/>
    <w:link w:val="ad"/>
    <w:uiPriority w:val="29"/>
    <w:qFormat/>
    <w:rsid w:val="00170E8C"/>
    <w:pPr>
      <w:spacing w:before="160"/>
      <w:ind w:left="720" w:right="720"/>
    </w:pPr>
    <w:rPr>
      <w:i/>
      <w:iCs/>
      <w:color w:val="000000" w:themeColor="text1"/>
    </w:rPr>
  </w:style>
  <w:style w:type="character" w:customStyle="1" w:styleId="ad">
    <w:name w:val="引用 字符"/>
    <w:basedOn w:val="a0"/>
    <w:link w:val="ac"/>
    <w:uiPriority w:val="29"/>
    <w:rsid w:val="00170E8C"/>
    <w:rPr>
      <w:i/>
      <w:iCs/>
      <w:color w:val="000000" w:themeColor="text1"/>
    </w:rPr>
  </w:style>
  <w:style w:type="paragraph" w:styleId="ae">
    <w:name w:val="Intense Quote"/>
    <w:basedOn w:val="a"/>
    <w:next w:val="a"/>
    <w:link w:val="af"/>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
    <w:name w:val="明显引用 字符"/>
    <w:basedOn w:val="a0"/>
    <w:link w:val="ae"/>
    <w:uiPriority w:val="30"/>
    <w:rsid w:val="00170E8C"/>
    <w:rPr>
      <w:color w:val="000000" w:themeColor="text1"/>
      <w:shd w:val="clear" w:color="auto" w:fill="F2F2F2" w:themeFill="background1" w:themeFillShade="F2"/>
    </w:rPr>
  </w:style>
  <w:style w:type="character" w:styleId="af0">
    <w:name w:val="Subtle Emphasis"/>
    <w:basedOn w:val="a0"/>
    <w:uiPriority w:val="19"/>
    <w:qFormat/>
    <w:rsid w:val="00170E8C"/>
    <w:rPr>
      <w:i/>
      <w:iCs/>
      <w:color w:val="404040" w:themeColor="text1" w:themeTint="BF"/>
    </w:rPr>
  </w:style>
  <w:style w:type="character" w:styleId="af1">
    <w:name w:val="Intense Emphasis"/>
    <w:basedOn w:val="a0"/>
    <w:uiPriority w:val="21"/>
    <w:qFormat/>
    <w:rsid w:val="00170E8C"/>
    <w:rPr>
      <w:b/>
      <w:bCs/>
      <w:i/>
      <w:iCs/>
      <w:caps/>
    </w:rPr>
  </w:style>
  <w:style w:type="character" w:styleId="af2">
    <w:name w:val="Subtle Reference"/>
    <w:basedOn w:val="a0"/>
    <w:uiPriority w:val="31"/>
    <w:qFormat/>
    <w:rsid w:val="00170E8C"/>
    <w:rPr>
      <w:smallCaps/>
      <w:color w:val="404040" w:themeColor="text1" w:themeTint="BF"/>
      <w:u w:val="single" w:color="7F7F7F" w:themeColor="text1" w:themeTint="80"/>
    </w:rPr>
  </w:style>
  <w:style w:type="character" w:styleId="af3">
    <w:name w:val="Intense Reference"/>
    <w:basedOn w:val="a0"/>
    <w:uiPriority w:val="32"/>
    <w:qFormat/>
    <w:rsid w:val="00170E8C"/>
    <w:rPr>
      <w:b/>
      <w:bCs/>
      <w:smallCaps/>
      <w:u w:val="single"/>
    </w:rPr>
  </w:style>
  <w:style w:type="character" w:styleId="af4">
    <w:name w:val="Book Title"/>
    <w:basedOn w:val="a0"/>
    <w:uiPriority w:val="33"/>
    <w:qFormat/>
    <w:rsid w:val="00170E8C"/>
    <w:rPr>
      <w:b w:val="0"/>
      <w:bCs w:val="0"/>
      <w:smallCaps/>
      <w:spacing w:val="5"/>
    </w:rPr>
  </w:style>
  <w:style w:type="paragraph" w:styleId="TOC">
    <w:name w:val="TOC Heading"/>
    <w:basedOn w:val="1"/>
    <w:next w:val="a"/>
    <w:uiPriority w:val="39"/>
    <w:semiHidden/>
    <w:unhideWhenUsed/>
    <w:qFormat/>
    <w:rsid w:val="00170E8C"/>
    <w:pPr>
      <w:outlineLvl w:val="9"/>
    </w:pPr>
  </w:style>
  <w:style w:type="paragraph" w:styleId="af5">
    <w:name w:val="header"/>
    <w:basedOn w:val="a"/>
    <w:link w:val="af6"/>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af6">
    <w:name w:val="页眉 字符"/>
    <w:basedOn w:val="a0"/>
    <w:link w:val="af5"/>
    <w:uiPriority w:val="99"/>
    <w:rsid w:val="00170E8C"/>
    <w:rPr>
      <w:sz w:val="18"/>
      <w:szCs w:val="18"/>
    </w:rPr>
  </w:style>
  <w:style w:type="paragraph" w:styleId="af7">
    <w:name w:val="footer"/>
    <w:basedOn w:val="a"/>
    <w:link w:val="af8"/>
    <w:uiPriority w:val="99"/>
    <w:unhideWhenUsed/>
    <w:rsid w:val="00170E8C"/>
    <w:pPr>
      <w:tabs>
        <w:tab w:val="center" w:pos="4153"/>
        <w:tab w:val="right" w:pos="8306"/>
      </w:tabs>
      <w:snapToGrid w:val="0"/>
      <w:spacing w:line="240" w:lineRule="auto"/>
    </w:pPr>
    <w:rPr>
      <w:sz w:val="18"/>
      <w:szCs w:val="18"/>
    </w:rPr>
  </w:style>
  <w:style w:type="character" w:customStyle="1" w:styleId="af8">
    <w:name w:val="页脚 字符"/>
    <w:basedOn w:val="a0"/>
    <w:link w:val="af7"/>
    <w:uiPriority w:val="99"/>
    <w:rsid w:val="00170E8C"/>
    <w:rPr>
      <w:sz w:val="18"/>
      <w:szCs w:val="18"/>
    </w:rPr>
  </w:style>
  <w:style w:type="paragraph" w:styleId="af9">
    <w:name w:val="List Paragraph"/>
    <w:basedOn w:val="a"/>
    <w:uiPriority w:val="34"/>
    <w:qFormat/>
    <w:rsid w:val="00C7564C"/>
    <w:pPr>
      <w:ind w:firstLineChars="200" w:firstLine="420"/>
    </w:pPr>
  </w:style>
  <w:style w:type="paragraph" w:styleId="afa">
    <w:name w:val="Normal (Web)"/>
    <w:basedOn w:val="a"/>
    <w:uiPriority w:val="99"/>
    <w:semiHidden/>
    <w:unhideWhenUsed/>
    <w:rsid w:val="00961501"/>
    <w:pPr>
      <w:spacing w:before="100" w:beforeAutospacing="1" w:after="100" w:afterAutospacing="1" w:line="240" w:lineRule="auto"/>
    </w:pPr>
    <w:rPr>
      <w:rFonts w:ascii="宋体" w:eastAsia="宋体" w:hAnsi="宋体" w:cs="宋体"/>
      <w:sz w:val="24"/>
      <w:szCs w:val="24"/>
    </w:rPr>
  </w:style>
  <w:style w:type="character" w:styleId="afb">
    <w:name w:val="Hyperlink"/>
    <w:basedOn w:val="a0"/>
    <w:uiPriority w:val="99"/>
    <w:unhideWhenUsed/>
    <w:rsid w:val="0048775B"/>
    <w:rPr>
      <w:color w:val="0000FF"/>
      <w:u w:val="single"/>
    </w:rPr>
  </w:style>
  <w:style w:type="character" w:styleId="afc">
    <w:name w:val="annotation reference"/>
    <w:basedOn w:val="a0"/>
    <w:uiPriority w:val="99"/>
    <w:semiHidden/>
    <w:unhideWhenUsed/>
    <w:rsid w:val="00A52320"/>
    <w:rPr>
      <w:sz w:val="21"/>
      <w:szCs w:val="21"/>
    </w:rPr>
  </w:style>
  <w:style w:type="paragraph" w:styleId="afd">
    <w:name w:val="annotation text"/>
    <w:basedOn w:val="a"/>
    <w:link w:val="afe"/>
    <w:uiPriority w:val="99"/>
    <w:unhideWhenUsed/>
    <w:rsid w:val="00A52320"/>
  </w:style>
  <w:style w:type="character" w:customStyle="1" w:styleId="afe">
    <w:name w:val="批注文字 字符"/>
    <w:basedOn w:val="a0"/>
    <w:link w:val="afd"/>
    <w:uiPriority w:val="99"/>
    <w:rsid w:val="00A52320"/>
  </w:style>
  <w:style w:type="paragraph" w:styleId="aff">
    <w:name w:val="annotation subject"/>
    <w:basedOn w:val="afd"/>
    <w:next w:val="afd"/>
    <w:link w:val="aff0"/>
    <w:uiPriority w:val="99"/>
    <w:semiHidden/>
    <w:unhideWhenUsed/>
    <w:rsid w:val="00A52320"/>
    <w:rPr>
      <w:b/>
      <w:bCs/>
    </w:rPr>
  </w:style>
  <w:style w:type="character" w:customStyle="1" w:styleId="aff0">
    <w:name w:val="批注主题 字符"/>
    <w:basedOn w:val="afe"/>
    <w:link w:val="aff"/>
    <w:uiPriority w:val="99"/>
    <w:semiHidden/>
    <w:rsid w:val="00A52320"/>
    <w:rPr>
      <w:b/>
      <w:bCs/>
    </w:rPr>
  </w:style>
  <w:style w:type="paragraph" w:styleId="aff1">
    <w:name w:val="Balloon Text"/>
    <w:basedOn w:val="a"/>
    <w:link w:val="aff2"/>
    <w:uiPriority w:val="99"/>
    <w:semiHidden/>
    <w:unhideWhenUsed/>
    <w:rsid w:val="00A52320"/>
    <w:pPr>
      <w:spacing w:after="0" w:line="240" w:lineRule="auto"/>
    </w:pPr>
    <w:rPr>
      <w:sz w:val="18"/>
      <w:szCs w:val="18"/>
    </w:rPr>
  </w:style>
  <w:style w:type="character" w:customStyle="1" w:styleId="aff2">
    <w:name w:val="批注框文本 字符"/>
    <w:basedOn w:val="a0"/>
    <w:link w:val="aff1"/>
    <w:uiPriority w:val="99"/>
    <w:semiHidden/>
    <w:rsid w:val="00A52320"/>
    <w:rPr>
      <w:sz w:val="18"/>
      <w:szCs w:val="18"/>
    </w:rPr>
  </w:style>
  <w:style w:type="character" w:customStyle="1" w:styleId="11">
    <w:name w:val="未处理的提及1"/>
    <w:basedOn w:val="a0"/>
    <w:uiPriority w:val="99"/>
    <w:semiHidden/>
    <w:unhideWhenUsed/>
    <w:rsid w:val="00341013"/>
    <w:rPr>
      <w:color w:val="605E5C"/>
      <w:shd w:val="clear" w:color="auto" w:fill="E1DFDD"/>
    </w:rPr>
  </w:style>
  <w:style w:type="paragraph" w:styleId="aff3">
    <w:name w:val="Date"/>
    <w:basedOn w:val="a"/>
    <w:next w:val="a"/>
    <w:link w:val="aff4"/>
    <w:uiPriority w:val="99"/>
    <w:semiHidden/>
    <w:unhideWhenUsed/>
    <w:rsid w:val="00827174"/>
    <w:pPr>
      <w:ind w:leftChars="2500" w:left="100"/>
    </w:pPr>
  </w:style>
  <w:style w:type="character" w:customStyle="1" w:styleId="aff4">
    <w:name w:val="日期 字符"/>
    <w:basedOn w:val="a0"/>
    <w:link w:val="aff3"/>
    <w:uiPriority w:val="99"/>
    <w:semiHidden/>
    <w:rsid w:val="00827174"/>
  </w:style>
  <w:style w:type="paragraph" w:customStyle="1" w:styleId="EndNoteBibliographyTitle">
    <w:name w:val="EndNote Bibliography Title"/>
    <w:basedOn w:val="a"/>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a0"/>
    <w:link w:val="EndNoteBibliographyTitle"/>
    <w:rsid w:val="00F619A9"/>
    <w:rPr>
      <w:rFonts w:ascii="Calibri" w:hAnsi="Calibri" w:cs="Calibri"/>
    </w:rPr>
  </w:style>
  <w:style w:type="paragraph" w:customStyle="1" w:styleId="EndNoteBibliography">
    <w:name w:val="EndNote Bibliography"/>
    <w:basedOn w:val="a"/>
    <w:link w:val="EndNoteBibliographyChar"/>
    <w:rsid w:val="00F619A9"/>
    <w:pPr>
      <w:spacing w:line="240" w:lineRule="auto"/>
    </w:pPr>
    <w:rPr>
      <w:rFonts w:ascii="Calibri" w:hAnsi="Calibri" w:cs="Calibri"/>
    </w:rPr>
  </w:style>
  <w:style w:type="character" w:customStyle="1" w:styleId="EndNoteBibliographyChar">
    <w:name w:val="EndNote Bibliography Char"/>
    <w:basedOn w:val="a0"/>
    <w:link w:val="EndNoteBibliography"/>
    <w:rsid w:val="00F619A9"/>
    <w:rPr>
      <w:rFonts w:ascii="Calibri" w:hAnsi="Calibri" w:cs="Calibri"/>
    </w:rPr>
  </w:style>
  <w:style w:type="paragraph" w:styleId="aff5">
    <w:name w:val="endnote text"/>
    <w:basedOn w:val="a"/>
    <w:link w:val="aff6"/>
    <w:uiPriority w:val="99"/>
    <w:semiHidden/>
    <w:unhideWhenUsed/>
    <w:rsid w:val="00DB7165"/>
    <w:pPr>
      <w:spacing w:after="0" w:line="240" w:lineRule="auto"/>
    </w:pPr>
    <w:rPr>
      <w:sz w:val="20"/>
      <w:szCs w:val="20"/>
    </w:rPr>
  </w:style>
  <w:style w:type="character" w:customStyle="1" w:styleId="aff6">
    <w:name w:val="尾注文本 字符"/>
    <w:basedOn w:val="a0"/>
    <w:link w:val="aff5"/>
    <w:uiPriority w:val="99"/>
    <w:semiHidden/>
    <w:rsid w:val="00DB7165"/>
    <w:rPr>
      <w:sz w:val="20"/>
      <w:szCs w:val="20"/>
    </w:rPr>
  </w:style>
  <w:style w:type="character" w:styleId="aff7">
    <w:name w:val="endnote reference"/>
    <w:basedOn w:val="a0"/>
    <w:uiPriority w:val="99"/>
    <w:semiHidden/>
    <w:unhideWhenUsed/>
    <w:rsid w:val="00DB7165"/>
    <w:rPr>
      <w:vertAlign w:val="superscript"/>
    </w:rPr>
  </w:style>
  <w:style w:type="character" w:styleId="aff8">
    <w:name w:val="FollowedHyperlink"/>
    <w:basedOn w:val="a0"/>
    <w:uiPriority w:val="99"/>
    <w:semiHidden/>
    <w:unhideWhenUsed/>
    <w:rsid w:val="00B40989"/>
    <w:rPr>
      <w:color w:val="954F72" w:themeColor="followedHyperlink"/>
      <w:u w:val="single"/>
    </w:rPr>
  </w:style>
  <w:style w:type="character" w:customStyle="1" w:styleId="21">
    <w:name w:val="未处理的提及2"/>
    <w:basedOn w:val="a0"/>
    <w:uiPriority w:val="99"/>
    <w:semiHidden/>
    <w:unhideWhenUsed/>
    <w:rsid w:val="002B43E5"/>
    <w:rPr>
      <w:color w:val="605E5C"/>
      <w:shd w:val="clear" w:color="auto" w:fill="E1DFDD"/>
    </w:rPr>
  </w:style>
  <w:style w:type="paragraph" w:styleId="aff9">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2791">
      <w:bodyDiv w:val="1"/>
      <w:marLeft w:val="0"/>
      <w:marRight w:val="0"/>
      <w:marTop w:val="0"/>
      <w:marBottom w:val="0"/>
      <w:divBdr>
        <w:top w:val="none" w:sz="0" w:space="0" w:color="auto"/>
        <w:left w:val="none" w:sz="0" w:space="0" w:color="auto"/>
        <w:bottom w:val="none" w:sz="0" w:space="0" w:color="auto"/>
        <w:right w:val="none" w:sz="0" w:space="0" w:color="auto"/>
      </w:divBdr>
    </w:div>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erc.carleton.edu/research_education/geochemsheets/techniques/XRF.ht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1.jpe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761022456"/>
        <c:axId val="761020496"/>
      </c:lineChart>
      <c:catAx>
        <c:axId val="76102245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761020496"/>
        <c:crosses val="autoZero"/>
        <c:auto val="1"/>
        <c:lblAlgn val="ctr"/>
        <c:lblOffset val="100"/>
        <c:noMultiLvlLbl val="0"/>
      </c:catAx>
      <c:valAx>
        <c:axId val="761020496"/>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1022456"/>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B1897-C46C-4A06-B297-C2439AC09DBB}">
  <ds:schemaRefs>
    <ds:schemaRef ds:uri="http://schemas.microsoft.com/office/2006/metadata/propertie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purl.org/dc/elements/1.1/"/>
    <ds:schemaRef ds:uri="http://purl.org/dc/terms/"/>
    <ds:schemaRef ds:uri="2c9b2fca-c7e1-4415-b54e-299cc257fb41"/>
    <ds:schemaRef ds:uri="26407697-7c1c-4480-ad2d-c4e93e9c0aae"/>
    <ds:schemaRef ds:uri="http://www.w3.org/XML/1998/namespace"/>
  </ds:schemaRefs>
</ds:datastoreItem>
</file>

<file path=customXml/itemProps2.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3.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D72B3E-66A7-4127-A67F-78252BD91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14</Pages>
  <Words>19398</Words>
  <Characters>110571</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Xu, Jason</cp:lastModifiedBy>
  <cp:revision>86</cp:revision>
  <cp:lastPrinted>2020-01-14T05:59:00Z</cp:lastPrinted>
  <dcterms:created xsi:type="dcterms:W3CDTF">2020-04-03T07:11:00Z</dcterms:created>
  <dcterms:modified xsi:type="dcterms:W3CDTF">2020-04-03T09:11:00Z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
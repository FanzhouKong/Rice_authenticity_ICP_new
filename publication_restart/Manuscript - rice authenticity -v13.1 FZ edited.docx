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23EF7" w14:textId="616379F4" w:rsidR="005E201F" w:rsidRDefault="008F30F0" w:rsidP="0005786F">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rsidP="00E212A4">
      <w:pPr>
        <w:jc w:val="both"/>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r>
        <w:t>Fei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proofErr w:type="spellStart"/>
      <w:r w:rsidR="00D418FC">
        <w:t>Shuofei</w:t>
      </w:r>
      <w:proofErr w:type="spellEnd"/>
      <w:r w:rsidR="00D418FC">
        <w:t xml:space="preserve"> Dong</w:t>
      </w:r>
      <w:r w:rsidR="00F55BE4" w:rsidRPr="00F55BE4">
        <w:rPr>
          <w:vertAlign w:val="superscript"/>
        </w:rPr>
        <w:t>2</w:t>
      </w:r>
      <w:r w:rsidR="00D418FC">
        <w:t xml:space="preserve">, </w:t>
      </w:r>
      <w:r w:rsidR="00C7564C">
        <w:t>Weiyu Gao</w:t>
      </w:r>
      <w:r w:rsidR="00F55BE4" w:rsidRPr="00F55BE4">
        <w:rPr>
          <w:vertAlign w:val="superscript"/>
        </w:rPr>
        <w:t>1</w:t>
      </w:r>
      <w:r w:rsidR="00C7564C">
        <w:t xml:space="preserve">, </w:t>
      </w:r>
      <w:proofErr w:type="spellStart"/>
      <w:r w:rsidR="00C7564C">
        <w:t>Guangtao</w:t>
      </w:r>
      <w:proofErr w:type="spellEnd"/>
      <w:r w:rsidR="00C7564C">
        <w:t xml:space="preserve">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Hyperlink"/>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r w:rsidRPr="007A1C84">
        <w:rPr>
          <w:b/>
          <w:bCs/>
        </w:rPr>
        <w:t>ABSTRACT</w:t>
      </w:r>
    </w:p>
    <w:p w14:paraId="463ABA15" w14:textId="44DD5D4F"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w:t>
      </w:r>
      <w:r w:rsidR="003C2220" w:rsidRPr="003C2220">
        <w:t xml:space="preserve"> </w:t>
      </w:r>
      <w:r w:rsidR="003C2220" w:rsidRPr="0015556B">
        <w:t>Geographical Indication</w:t>
      </w:r>
      <w:r w:rsidR="00FC0E25" w:rsidRPr="00702429">
        <w:t xml:space="preserve"> </w:t>
      </w:r>
      <w:r w:rsidR="003C2220">
        <w:rPr>
          <w:rFonts w:hint="eastAsia"/>
        </w:rPr>
        <w:t>(</w:t>
      </w:r>
      <w:r w:rsidR="00FC0E25" w:rsidRPr="00702429">
        <w:t>GI</w:t>
      </w:r>
      <w:r w:rsidR="003C2220">
        <w:t>)</w:t>
      </w:r>
      <w:r w:rsidR="00FC0E25" w:rsidRPr="00702429">
        <w:t xml:space="preserve"> rice</w:t>
      </w:r>
      <w:r w:rsidR="00FC0E25">
        <w:t xml:space="preserve">, </w:t>
      </w:r>
      <w:r w:rsidR="00911E5B">
        <w:rPr>
          <w:rFonts w:hint="eastAsia"/>
        </w:rPr>
        <w:t>based</w:t>
      </w:r>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DF797B">
        <w:t xml:space="preserve">; </w:t>
      </w:r>
      <w:r w:rsidR="009C4C06">
        <w:t>80</w:t>
      </w:r>
      <w:r w:rsidR="00222CE2">
        <w:t xml:space="preserve">% </w:t>
      </w:r>
      <w:r w:rsidR="007662F2">
        <w:t xml:space="preserve">of the data </w:t>
      </w:r>
      <w:r w:rsidR="008A5043">
        <w:t xml:space="preserve">was </w:t>
      </w:r>
      <w:r w:rsidR="007662F2">
        <w:t xml:space="preserve">assigned as </w:t>
      </w:r>
      <w:r w:rsidR="00DF797B">
        <w:t xml:space="preserve">a </w:t>
      </w:r>
      <w:r w:rsidR="007662F2">
        <w:t>training set</w:t>
      </w:r>
      <w:r w:rsidR="00DF797B">
        <w:t xml:space="preserve">, the remaining </w:t>
      </w:r>
      <w:r w:rsidR="007662F2">
        <w:t xml:space="preserve">20% </w:t>
      </w:r>
      <w:r w:rsidR="00DF797B">
        <w:t xml:space="preserve">were used </w:t>
      </w:r>
      <w:r w:rsidR="007662F2">
        <w:t xml:space="preserve">as </w:t>
      </w:r>
      <w:r w:rsidR="00DF797B">
        <w:t xml:space="preserve">a </w:t>
      </w:r>
      <w:r w:rsidR="007662F2">
        <w:t xml:space="preserve">testing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DF797B">
        <w:t>together</w:t>
      </w:r>
      <w:r w:rsidR="00CB111F">
        <w:t xml:space="preserve"> with feature s</w:t>
      </w:r>
      <w:r w:rsidR="00C5152B">
        <w:t>e</w:t>
      </w:r>
      <w:r w:rsidR="00CB111F">
        <w:t>lection (</w:t>
      </w:r>
      <w:proofErr w:type="spellStart"/>
      <w:r w:rsidR="00D47607">
        <w:t>ReliefF</w:t>
      </w:r>
      <w:proofErr w:type="spellEnd"/>
      <w:r w:rsidR="00D47607">
        <w:t xml:space="preserve"> </w:t>
      </w:r>
      <w:r w:rsidR="00CB111F">
        <w:t xml:space="preserve">algorithm) </w:t>
      </w:r>
      <w:r w:rsidRPr="002E42D4">
        <w:t xml:space="preserve">were </w:t>
      </w:r>
      <w:r w:rsidR="0073727A" w:rsidRPr="002E42D4">
        <w:t xml:space="preserve">implemented to </w:t>
      </w:r>
      <w:r w:rsidR="00CB111F">
        <w:t>build classification models</w:t>
      </w:r>
      <w:r w:rsidRPr="002E42D4">
        <w:t>.</w:t>
      </w:r>
      <w:r w:rsidRPr="002F5305">
        <w:t xml:space="preserve"> </w:t>
      </w:r>
      <w:r w:rsidR="00911E5B">
        <w:t xml:space="preserve">Independent </w:t>
      </w:r>
      <w:r w:rsidR="008C5994">
        <w:t xml:space="preserve">validation </w:t>
      </w:r>
      <w:r w:rsidR="00DF797B">
        <w:t xml:space="preserve">using the </w:t>
      </w:r>
      <w:r w:rsidR="008C5994">
        <w:t xml:space="preserve">testing set showed </w:t>
      </w:r>
      <w:r w:rsidR="00B621AA">
        <w:t xml:space="preserve">that </w:t>
      </w:r>
      <w:r w:rsidR="00F05508">
        <w:t xml:space="preserve">with the information from </w:t>
      </w:r>
      <w:r w:rsidR="008D2ECE">
        <w:t xml:space="preserve">only </w:t>
      </w:r>
      <w:r w:rsidR="00B621AA">
        <w:t xml:space="preserve">four </w:t>
      </w:r>
      <w:r w:rsidR="00B53270">
        <w:t>elements (</w:t>
      </w:r>
      <w:commentRangeStart w:id="0"/>
      <w:r w:rsidR="00B53270">
        <w:t xml:space="preserve">Al, </w:t>
      </w:r>
      <w:proofErr w:type="spellStart"/>
      <w:r w:rsidR="00B53270">
        <w:t>Rb</w:t>
      </w:r>
      <w:proofErr w:type="spellEnd"/>
      <w:r w:rsidR="00B53270">
        <w:t>, B and Na</w:t>
      </w:r>
      <w:commentRangeEnd w:id="0"/>
      <w:r w:rsidR="00B82E39">
        <w:rPr>
          <w:rStyle w:val="CommentReference"/>
        </w:rPr>
        <w:commentReference w:id="0"/>
      </w:r>
      <w:r w:rsidR="00B53270">
        <w:t>),</w:t>
      </w:r>
      <w:r w:rsidR="008C5994">
        <w:t xml:space="preserve"> </w:t>
      </w:r>
      <w:r w:rsidRPr="002F5305">
        <w:t>both SVM and RF</w:t>
      </w:r>
      <w:r w:rsidR="002E7A33">
        <w:t xml:space="preserve"> </w:t>
      </w:r>
      <w:r w:rsidR="00911E5B">
        <w:t xml:space="preserve">could lead </w:t>
      </w:r>
      <w:r w:rsidR="00560B43">
        <w:t xml:space="preserve">to </w:t>
      </w:r>
      <w:r w:rsidR="00911E5B">
        <w:t xml:space="preserve">a </w:t>
      </w:r>
      <w:r w:rsidR="00911E5B" w:rsidRPr="00702429">
        <w:t>prediction</w:t>
      </w:r>
      <w:r w:rsidR="00911E5B">
        <w:t xml:space="preserve"> accuracy</w:t>
      </w:r>
      <w:r w:rsidR="00D1692C">
        <w:t xml:space="preserve"> </w:t>
      </w:r>
      <w:r w:rsidR="00911E5B">
        <w:t xml:space="preserve">of </w:t>
      </w:r>
      <w:r w:rsidR="00D1692C">
        <w:t>100%.</w:t>
      </w:r>
      <w:r w:rsidR="00A239D8">
        <w:t xml:space="preserve"> </w:t>
      </w:r>
      <w:r w:rsidR="008D2ECE">
        <w:t>The results</w:t>
      </w:r>
      <w:r w:rsidR="00DD23EB">
        <w:t xml:space="preserve"> </w:t>
      </w:r>
      <w:r w:rsidR="008D2ECE">
        <w:t xml:space="preserve">demonstrate that </w:t>
      </w:r>
      <w:r w:rsidR="00EF4DBE">
        <w:t xml:space="preserve">multi-element profiling combined with </w:t>
      </w:r>
      <w:r w:rsidR="005F4762">
        <w:t xml:space="preserve">machine learning techniques </w:t>
      </w:r>
      <w:r w:rsidR="008D2ECE">
        <w:t xml:space="preserve">is an effective </w:t>
      </w:r>
      <w:r w:rsidR="001B5D99">
        <w:t>strategy</w:t>
      </w:r>
      <w:r w:rsidR="00B1371B">
        <w:t xml:space="preserve"> to determine the </w:t>
      </w:r>
      <w:r w:rsidR="002D76ED">
        <w:t xml:space="preserve">geographical </w:t>
      </w:r>
      <w:r w:rsidR="003C1398">
        <w:t xml:space="preserve">origins </w:t>
      </w:r>
      <w:r w:rsidR="009F328C">
        <w:t>of</w:t>
      </w:r>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r>
        <w:t>r</w:t>
      </w:r>
      <w:r w:rsidR="00FF2871">
        <w:t xml:space="preserve">ice, ICP-MS, Geographical </w:t>
      </w:r>
      <w:r w:rsidR="00E11BE9">
        <w:t>Indication</w:t>
      </w:r>
      <w:r w:rsidR="00FF2871">
        <w:t xml:space="preserve">, </w:t>
      </w:r>
      <w:r w:rsidR="00AA78B4">
        <w:t xml:space="preserve">machine learning, feature selection, </w:t>
      </w:r>
      <w:r w:rsidR="00E11BE9">
        <w:t xml:space="preserve">chemometrics </w:t>
      </w:r>
    </w:p>
    <w:p w14:paraId="61131577" w14:textId="71C1D90B" w:rsidR="00272AED" w:rsidRPr="0078663A" w:rsidRDefault="00C737A0" w:rsidP="0078663A">
      <w:pPr>
        <w:rPr>
          <w:b/>
        </w:rPr>
      </w:pPr>
      <w:r>
        <w:rPr>
          <w:b/>
        </w:rPr>
        <w:t>INTRODUCTION</w:t>
      </w:r>
      <w:r w:rsidRPr="0078663A">
        <w:rPr>
          <w:b/>
        </w:rPr>
        <w:t xml:space="preserve"> </w:t>
      </w:r>
    </w:p>
    <w:p w14:paraId="1CC1F170" w14:textId="0BFFF763" w:rsidR="00272AED" w:rsidRDefault="005A4E02" w:rsidP="000D05CC">
      <w:pPr>
        <w:jc w:val="both"/>
      </w:pPr>
      <w:r>
        <w:t>G</w:t>
      </w:r>
      <w:r w:rsidR="00CF71C9">
        <w:t xml:space="preserve">eographical </w:t>
      </w:r>
      <w:r w:rsidR="00C36984">
        <w:t xml:space="preserve">authentication </w:t>
      </w:r>
      <w:r w:rsidR="00825879">
        <w:t>of food materials has emerged as an important issue</w:t>
      </w:r>
      <w:r>
        <w:t xml:space="preserve"> in the current world of globalization</w:t>
      </w:r>
      <w:r w:rsidR="00825879">
        <w:t xml:space="preserve">, </w:t>
      </w:r>
      <w:r>
        <w:t xml:space="preserve">and </w:t>
      </w:r>
      <w:r w:rsidR="00674251">
        <w:t xml:space="preserve">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w:t>
      </w:r>
      <w:r w:rsidR="00A6655D">
        <w:t>during</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reputation or other characteristics attributable to </w:t>
      </w:r>
      <w:r w:rsidR="00A6655D">
        <w:t xml:space="preserve">their </w:t>
      </w:r>
      <w:r w:rsidR="003E0946">
        <w:t>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r w:rsidR="0004418C">
        <w:t>.</w:t>
      </w:r>
      <w:r w:rsidR="0000534C">
        <w:t xml:space="preserve"> </w:t>
      </w:r>
      <w:r w:rsidR="00A6655D">
        <w:t>T</w:t>
      </w:r>
      <w:r w:rsidR="00B1344F">
        <w:t>hree</w:t>
      </w:r>
      <w:r w:rsidR="00A54F49">
        <w:t xml:space="preserve"> different </w:t>
      </w:r>
      <w:r w:rsidR="00951049">
        <w:t xml:space="preserve">systems </w:t>
      </w:r>
      <w:r w:rsidR="00A6655D">
        <w:t>are</w:t>
      </w:r>
      <w:r w:rsidR="00951049">
        <w:t xml:space="preserve"> </w:t>
      </w:r>
      <w:r w:rsidR="009548AE">
        <w:t>enforced</w:t>
      </w:r>
      <w:r w:rsidR="00276D1E">
        <w:t xml:space="preserve"> </w:t>
      </w:r>
      <w:r w:rsidR="00A6655D">
        <w:t xml:space="preserve">under European Union (EU) quality schemes </w:t>
      </w:r>
      <w:r w:rsidR="00276D1E">
        <w:t xml:space="preserve">to </w:t>
      </w:r>
      <w:r w:rsidR="00A054F2">
        <w:t xml:space="preserve">protect the </w:t>
      </w:r>
      <w:r w:rsidR="00CA6656">
        <w:t>origin integrity of</w:t>
      </w:r>
      <w:r w:rsidR="001476B2">
        <w:t xml:space="preserve"> </w:t>
      </w:r>
      <w:proofErr w:type="spellStart"/>
      <w:r w:rsidR="00D37121">
        <w:t>agro</w:t>
      </w:r>
      <w:proofErr w:type="spellEnd"/>
      <w:r w:rsidR="005B13B8">
        <w:t xml:space="preserve"> </w:t>
      </w:r>
      <w:r w:rsidR="00D37121">
        <w:t>products and food</w:t>
      </w:r>
      <w:r w:rsidR="00A54F49">
        <w:t>: p</w:t>
      </w:r>
      <w:commentRangeStart w:id="1"/>
      <w:r w:rsidR="00A54F49">
        <w:t>rotected designation of origin</w:t>
      </w:r>
      <w:commentRangeEnd w:id="1"/>
      <w:r w:rsidR="00EC0D74">
        <w:rPr>
          <w:rStyle w:val="CommentReference"/>
        </w:rPr>
        <w:commentReference w:id="1"/>
      </w:r>
      <w:r w:rsidR="00A54F49">
        <w:t xml:space="preserve">, protected </w:t>
      </w:r>
      <w:r w:rsidR="00EA7078">
        <w:t>geographical indication and traditional specialties</w:t>
      </w:r>
      <w:r w:rsidR="004047EC">
        <w:t xml:space="preserve"> guaranteed</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6655D">
        <w:t>T</w:t>
      </w:r>
      <w:r w:rsidR="00866350">
        <w:t xml:space="preserve">hree government sectors supervise </w:t>
      </w:r>
      <w:r w:rsidR="00E7120D">
        <w:t xml:space="preserve">and protect </w:t>
      </w:r>
      <w:r w:rsidR="00A6655D">
        <w:t xml:space="preserve">different aspects of </w:t>
      </w:r>
      <w:r w:rsidR="00E7120D">
        <w:t xml:space="preserve">GIs </w:t>
      </w:r>
      <w:r w:rsidR="00E048E1">
        <w:t>at the adminis</w:t>
      </w:r>
      <w:r w:rsidR="00FD6AF8">
        <w:t>trative level</w:t>
      </w:r>
      <w:r w:rsidR="00A6655D">
        <w:t xml:space="preserve"> in China</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w:t>
      </w:r>
      <w:r w:rsidR="00A6655D">
        <w:t xml:space="preserve"> </w:t>
      </w:r>
      <w:r w:rsidR="00866350">
        <w:t>/ the Trademark Office, the General Administration of Quality Supervision, Inspection and Quarantine, and the Ministry of Agriculture</w:t>
      </w:r>
      <w:r w:rsidR="00FD6AF8">
        <w:t xml:space="preserve">. </w:t>
      </w:r>
    </w:p>
    <w:p w14:paraId="3BF64723" w14:textId="59340278" w:rsidR="004B4BFE" w:rsidRDefault="00A3755C" w:rsidP="00212AD0">
      <w:pPr>
        <w:jc w:val="both"/>
      </w:pPr>
      <w:r>
        <w:t>Rice (</w:t>
      </w:r>
      <w:r w:rsidRPr="0078663A">
        <w:rPr>
          <w:i/>
        </w:rPr>
        <w:t xml:space="preserve">Oryza sativa L.) </w:t>
      </w:r>
      <w:r>
        <w:t xml:space="preserve">is </w:t>
      </w:r>
      <w:r w:rsidR="00DF368F">
        <w:t>among the</w:t>
      </w:r>
      <w:r w:rsidRPr="00A317A5">
        <w:t xml:space="preserve"> world</w:t>
      </w:r>
      <w:r w:rsidR="00560BE2">
        <w:t>’</w:t>
      </w:r>
      <w:r w:rsidRPr="00A317A5">
        <w:t xml:space="preserve">s </w:t>
      </w:r>
      <w:r w:rsidR="00DF368F">
        <w:t>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15556B">
        <w:fldChar w:fldCharType="begin" w:fldLock="1"/>
      </w:r>
      <w:r w:rsidR="0015556B">
        <w:instrText>ADDIN CSL_CITATION {"citationItems":[{"id":"ITEM-1","itemData":{"DOI":"10.1007/978-3-319-47516-5","ISBN":"978-3-319-47516-5","author":[{"dropping-particle":"","family":"Chauhan","given":"Bhagirath","non-dropping-particle":"","parse-names":false,"suffix":""},{"dropping-particle":"","family":"Jabran","given":"Khawar","non-dropping-particle":"","parse-names":false,"suffix":""},{"dropping-particle":"","family":"Mahajan","given":"Gulshan","non-dropping-particle":"","parse-names":false,"suffix":""}],"container-title":"Rice Production Worldwide","id":"ITEM-1","issued":{"date-parts":[["2017"]]},"title":"Rice Production Worldwide","type":"book"},"uris":["http://www.mendeley.com/documents/?uuid=552074bb-d224-42e5-884d-4ab1f3df4b6e"]}],"mendeley":{"formattedCitation":"&lt;sup&gt;6&lt;/sup&gt;","plainTextFormattedCitation":"6","previouslyFormattedCitation":"&lt;sup&gt;6&lt;/sup&gt;"},"properties":{"noteIndex":0},"schema":"https://github.com/citation-style-language/schema/raw/master/csl-citation.json"}</w:instrText>
      </w:r>
      <w:r w:rsidR="0015556B">
        <w:fldChar w:fldCharType="separate"/>
      </w:r>
      <w:r w:rsidR="0015556B" w:rsidRPr="0015556B">
        <w:rPr>
          <w:noProof/>
          <w:vertAlign w:val="superscript"/>
        </w:rPr>
        <w:t>6</w:t>
      </w:r>
      <w:r w:rsidR="0015556B">
        <w:fldChar w:fldCharType="end"/>
      </w:r>
      <w:r w:rsidR="00435B6F">
        <w:t xml:space="preserve">. </w:t>
      </w:r>
      <w:r w:rsidR="00A317A5">
        <w:t xml:space="preserve">China is </w:t>
      </w:r>
      <w:r w:rsidR="00A6655D">
        <w:t xml:space="preserve">the </w:t>
      </w:r>
      <w:r w:rsidR="00A317A5">
        <w:t>lead</w:t>
      </w:r>
      <w:r w:rsidR="00A6655D">
        <w:t>er</w:t>
      </w:r>
      <w:r w:rsidR="00A317A5">
        <w:t xml:space="preserve"> in rice paddy production in the world, </w:t>
      </w:r>
      <w:r w:rsidR="00A6655D">
        <w:t>producing</w:t>
      </w:r>
      <w:r w:rsidR="00A33206">
        <w:t xml:space="preserve"> </w:t>
      </w:r>
      <w:r w:rsidR="00100725">
        <w:rPr>
          <w:rFonts w:hint="eastAsia"/>
        </w:rPr>
        <w:t>220</w:t>
      </w:r>
      <w:r w:rsidR="00A33206">
        <w:t xml:space="preserve"> million metric tons in 201</w:t>
      </w:r>
      <w:r w:rsidR="008525A9">
        <w:rPr>
          <w:rFonts w:hint="eastAsia"/>
        </w:rPr>
        <w:t>8</w:t>
      </w:r>
      <w:r w:rsidR="005F79F1">
        <w:fldChar w:fldCharType="begin" w:fldLock="1"/>
      </w:r>
      <w:r w:rsidR="00505D2F">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15556B" w:rsidRPr="0015556B">
        <w:rPr>
          <w:noProof/>
          <w:vertAlign w:val="superscript"/>
        </w:rPr>
        <w:t>7</w:t>
      </w:r>
      <w:r w:rsidR="005F79F1">
        <w:fldChar w:fldCharType="end"/>
      </w:r>
      <w:r w:rsidR="0026120D">
        <w:t>.</w:t>
      </w:r>
      <w:r w:rsidR="005B13B8">
        <w:t xml:space="preserve"> </w:t>
      </w:r>
      <w:r w:rsidR="0026120D">
        <w:t xml:space="preserve">With </w:t>
      </w:r>
      <w:r w:rsidR="00E3699B">
        <w:t xml:space="preserve">the </w:t>
      </w:r>
      <w:r w:rsidR="00EF795E">
        <w:t xml:space="preserve">improvement of </w:t>
      </w:r>
      <w:r w:rsidR="00FC2526">
        <w:t>living standard</w:t>
      </w:r>
      <w:r w:rsidR="005B13B8">
        <w:t>s</w:t>
      </w:r>
      <w:r w:rsidR="00FC2526">
        <w:t xml:space="preserve">, </w:t>
      </w:r>
      <w:r w:rsidR="00F0197B">
        <w:t xml:space="preserve">there is </w:t>
      </w:r>
      <w:r w:rsidR="00CA5745">
        <w:t xml:space="preserve">a </w:t>
      </w:r>
      <w:r w:rsidR="00F0197B">
        <w:t xml:space="preserve">growing </w:t>
      </w:r>
      <w:r w:rsidR="00CE7CA9">
        <w:lastRenderedPageBreak/>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505D2F">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15556B" w:rsidRPr="0015556B">
        <w:rPr>
          <w:noProof/>
          <w:vertAlign w:val="superscript"/>
        </w:rPr>
        <w:t>8</w:t>
      </w:r>
      <w:r w:rsidR="00C403F6">
        <w:fldChar w:fldCharType="end"/>
      </w:r>
      <w:r w:rsidR="00F701A2">
        <w:t>.</w:t>
      </w:r>
      <w:r w:rsidR="008C7171">
        <w:t xml:space="preserve"> </w:t>
      </w:r>
      <w:r w:rsidR="00B805B2">
        <w:t>However, d</w:t>
      </w:r>
      <w:r w:rsidR="0004330B">
        <w:t xml:space="preserve">ue to the gap between limited production and high market demand, </w:t>
      </w:r>
      <w:r w:rsidR="00B805B2">
        <w:t xml:space="preserve">GI rice </w:t>
      </w:r>
      <w:r w:rsidR="00EB33B5">
        <w:t xml:space="preserve">has </w:t>
      </w:r>
      <w:r w:rsidR="00B805B2">
        <w:t xml:space="preserve">become </w:t>
      </w:r>
      <w:r w:rsidR="00EB33B5">
        <w:t xml:space="preserve">more and more </w:t>
      </w:r>
      <w:r w:rsidR="00B65016">
        <w:t xml:space="preserve">vulnerable </w:t>
      </w:r>
      <w:r w:rsidR="00B805B2">
        <w:t>to adulteration</w:t>
      </w:r>
      <w:r w:rsidR="00A6655D">
        <w:t>,</w:t>
      </w:r>
      <w:r w:rsidR="00B805B2">
        <w:t xml:space="preserve"> such as partial substitution and fraudulent labeling</w:t>
      </w:r>
      <w:r w:rsidR="00025C21">
        <w:fldChar w:fldCharType="begin" w:fldLock="1"/>
      </w:r>
      <w:r w:rsidR="00CB7CEF">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15556B" w:rsidRPr="0015556B">
        <w:rPr>
          <w:noProof/>
          <w:vertAlign w:val="superscript"/>
        </w:rPr>
        <w:t>9,10</w:t>
      </w:r>
      <w:r w:rsidR="00025C21">
        <w:fldChar w:fldCharType="end"/>
      </w:r>
      <w:r w:rsidR="00B805B2">
        <w:t>.</w:t>
      </w:r>
      <w:r w:rsidR="00D6576D">
        <w:t xml:space="preserve"> </w:t>
      </w:r>
      <w:r w:rsidR="00A6655D">
        <w:t>D</w:t>
      </w:r>
      <w:r w:rsidR="000E7C51">
        <w:t>etermination of</w:t>
      </w:r>
      <w:r w:rsidR="00900370">
        <w:t xml:space="preserve"> </w:t>
      </w:r>
      <w:r w:rsidR="00A6655D">
        <w:t xml:space="preserve">the </w:t>
      </w:r>
      <w:r w:rsidR="00945680">
        <w:t>geographical origins of rice is</w:t>
      </w:r>
      <w:r w:rsidR="00A6655D">
        <w:t>, therefore,</w:t>
      </w:r>
      <w:r w:rsidR="00945680">
        <w:t xml:space="preserve">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1AE72CEE" w:rsidR="00B318B9" w:rsidRPr="00781FEF" w:rsidRDefault="007D4CE0" w:rsidP="00212AD0">
      <w:pPr>
        <w:jc w:val="both"/>
      </w:pPr>
      <w:r>
        <w:t>I</w:t>
      </w:r>
      <w:r w:rsidR="00405B47">
        <w:t xml:space="preserve">nductively coupled plasma </w:t>
      </w:r>
      <w:r w:rsidR="00405B47" w:rsidRPr="00332FD1">
        <w:t>mass spectrometry</w:t>
      </w:r>
      <w:r w:rsidR="00405B47">
        <w:t xml:space="preserve"> (ICP-MS) analysis</w:t>
      </w:r>
      <w:r w:rsidR="00A752A6">
        <w:t xml:space="preserve"> </w:t>
      </w:r>
      <w:r w:rsidR="009254ED">
        <w:t>i</w:t>
      </w:r>
      <w:r w:rsidR="009254ED">
        <w:rPr>
          <w:rFonts w:hint="eastAsia"/>
        </w:rPr>
        <w:t>n</w:t>
      </w:r>
      <w:r w:rsidR="009254ED">
        <w:t xml:space="preserve"> combination with</w:t>
      </w:r>
      <w:r w:rsidR="004E192E">
        <w:t xml:space="preserve"> multivariate analysis (MVA)</w:t>
      </w:r>
      <w:r w:rsidR="00585BE7">
        <w:t xml:space="preserve"> </w:t>
      </w:r>
      <w:r w:rsidR="006F4EC3">
        <w:t xml:space="preserve">has </w:t>
      </w:r>
      <w:r w:rsidR="005C20E5">
        <w:t xml:space="preserve">been </w:t>
      </w:r>
      <w:r w:rsidR="002E4F69">
        <w:t xml:space="preserve">vigorously </w:t>
      </w:r>
      <w:r w:rsidR="005C20E5">
        <w:t>developed</w:t>
      </w:r>
      <w:r w:rsidR="0003481E">
        <w:t xml:space="preserve"> </w:t>
      </w:r>
      <w:r>
        <w:t xml:space="preserve">in recent years </w:t>
      </w:r>
      <w:r w:rsidR="0003481E">
        <w:t xml:space="preserve">to </w:t>
      </w:r>
      <w:r w:rsidR="002E59A0">
        <w:t xml:space="preserve">address the </w:t>
      </w:r>
      <w:r w:rsidR="00C973BD" w:rsidRPr="00025C21">
        <w:t>geo</w:t>
      </w:r>
      <w:r w:rsidR="00F40DB4" w:rsidRPr="00025C21">
        <w:t>graphical authentication</w:t>
      </w:r>
      <w:r w:rsidR="00755367">
        <w:t xml:space="preserve"> of rice</w:t>
      </w:r>
      <w:r w:rsidR="00755367" w:rsidRPr="00332FD1">
        <w:fldChar w:fldCharType="begin" w:fldLock="1"/>
      </w:r>
      <w:r w:rsidR="00505D2F">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rsidR="00755367" w:rsidRPr="00332FD1">
        <w:fldChar w:fldCharType="separate"/>
      </w:r>
      <w:r w:rsidR="0015556B" w:rsidRPr="0015556B">
        <w:rPr>
          <w:noProof/>
          <w:vertAlign w:val="superscript"/>
        </w:rPr>
        <w:t>11</w:t>
      </w:r>
      <w:r w:rsidR="00755367" w:rsidRPr="00332FD1">
        <w:fldChar w:fldCharType="end"/>
      </w:r>
      <w:r w:rsidR="00025C21">
        <w:t xml:space="preserve">. </w:t>
      </w:r>
      <w:r w:rsidR="002E4F69">
        <w:t>ICP-MS is capable</w:t>
      </w:r>
      <w:r w:rsidR="00C700B0">
        <w:t xml:space="preserve"> </w:t>
      </w:r>
      <w:r w:rsidR="00092639">
        <w:t xml:space="preserve">of </w:t>
      </w:r>
      <w:r w:rsidR="00025C21">
        <w:t>simultaneously</w:t>
      </w:r>
      <w:r w:rsidR="005C20E5">
        <w:t xml:space="preserve"> </w:t>
      </w:r>
      <w:r w:rsidR="0078532C">
        <w:t>detect</w:t>
      </w:r>
      <w:r w:rsidR="00092639">
        <w:t>ing</w:t>
      </w:r>
      <w:r w:rsidR="0078532C">
        <w:t xml:space="preserve"> </w:t>
      </w:r>
      <w:r w:rsidR="00EF5A92">
        <w:t xml:space="preserve">both metal and non-metal elements, </w:t>
      </w:r>
      <w:r w:rsidR="002E4F69">
        <w:t xml:space="preserve">and is </w:t>
      </w:r>
      <w:r w:rsidR="0007306D">
        <w:t>characterized</w:t>
      </w:r>
      <w:r w:rsidR="002E4F69">
        <w:t xml:space="preserve"> by</w:t>
      </w:r>
      <w:r w:rsidR="008B0EED">
        <w:t xml:space="preserve"> </w:t>
      </w:r>
      <w:r w:rsidR="00EF5A92">
        <w:t xml:space="preserve">high throughput </w:t>
      </w:r>
      <w:r w:rsidR="008B0EED">
        <w:t xml:space="preserve">measurement with wide dynamic range </w:t>
      </w:r>
      <w:r w:rsidR="00EF5A92">
        <w:t xml:space="preserve">and </w:t>
      </w:r>
      <w:r w:rsidR="0007306D">
        <w:t xml:space="preserve">relatively </w:t>
      </w:r>
      <w:r w:rsidR="004D60AC">
        <w:t xml:space="preserve">simple </w:t>
      </w:r>
      <w:r w:rsidR="00EF5A92">
        <w:t>sample preparation</w:t>
      </w:r>
      <w:r w:rsidR="00EF5A92">
        <w:fldChar w:fldCharType="begin" w:fldLock="1"/>
      </w:r>
      <w:r w:rsidR="00505D2F">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12&lt;/sup&gt;","plainTextFormattedCitation":"12","previouslyFormattedCitation":"&lt;sup&gt;12&lt;/sup&gt;"},"properties":{"noteIndex":0},"schema":"https://github.com/citation-style-language/schema/raw/master/csl-citation.json"}</w:instrText>
      </w:r>
      <w:r w:rsidR="00EF5A92">
        <w:fldChar w:fldCharType="separate"/>
      </w:r>
      <w:r w:rsidR="0015556B" w:rsidRPr="0015556B">
        <w:rPr>
          <w:noProof/>
          <w:vertAlign w:val="superscript"/>
        </w:rPr>
        <w:t>12</w:t>
      </w:r>
      <w:r w:rsidR="00EF5A92">
        <w:fldChar w:fldCharType="end"/>
      </w:r>
      <w:r w:rsidR="00DE6F79">
        <w:t>.</w:t>
      </w:r>
      <w:r w:rsidR="004B4BFE">
        <w:t xml:space="preserve"> </w:t>
      </w:r>
      <w:r w:rsidR="008044A0">
        <w:t xml:space="preserve">MVA has generally </w:t>
      </w:r>
      <w:r>
        <w:t xml:space="preserve">been </w:t>
      </w:r>
      <w:r w:rsidR="008044A0">
        <w:t xml:space="preserve">used to process and integrate </w:t>
      </w:r>
      <w:r>
        <w:t xml:space="preserve">large </w:t>
      </w:r>
      <w:r w:rsidR="008044A0">
        <w:t xml:space="preserve">data </w:t>
      </w:r>
      <w:r>
        <w:t>sets</w:t>
      </w:r>
      <w:r w:rsidR="008044A0">
        <w:t xml:space="preserve">, </w:t>
      </w:r>
      <w:r>
        <w:t>in</w:t>
      </w:r>
      <w:r w:rsidR="002F1F0D">
        <w:t xml:space="preserve"> </w:t>
      </w:r>
      <w:r w:rsidR="008044A0">
        <w:t xml:space="preserve">which principal component analysis (PCA) and linear discriminate analysis </w:t>
      </w:r>
      <w:r w:rsidR="00CA01A3">
        <w:t>are</w:t>
      </w:r>
      <w:r w:rsidR="008044A0">
        <w:t xml:space="preserve"> the </w:t>
      </w:r>
      <w:r w:rsidR="00CA01A3">
        <w:t xml:space="preserve">two </w:t>
      </w:r>
      <w:r w:rsidR="008044A0">
        <w:t xml:space="preserve">dominant methods </w:t>
      </w:r>
      <w:r w:rsidR="00DD5D12">
        <w:t xml:space="preserve">due to their simplicity </w:t>
      </w:r>
      <w:r w:rsidR="005E0F1B">
        <w:t xml:space="preserve">in spotting </w:t>
      </w:r>
      <w:r w:rsidR="003D3A85">
        <w:t xml:space="preserve">hidden </w:t>
      </w:r>
      <w:r w:rsidR="005E0F1B">
        <w:t>trend</w:t>
      </w:r>
      <w:r w:rsidR="005B13B8">
        <w:t>s</w:t>
      </w:r>
      <w:r w:rsidR="005E0F1B">
        <w:t xml:space="preserve"> </w:t>
      </w:r>
      <w:r w:rsidR="003D3A85">
        <w:t>embedded in the dataset</w:t>
      </w:r>
      <w:r w:rsidR="00545E49">
        <w:fldChar w:fldCharType="begin" w:fldLock="1"/>
      </w:r>
      <w:r w:rsidR="00505D2F">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13&lt;/sup&gt;","plainTextFormattedCitation":"13","previouslyFormattedCitation":"&lt;sup&gt;13&lt;/sup&gt;"},"properties":{"noteIndex":0},"schema":"https://github.com/citation-style-language/schema/raw/master/csl-citation.json"}</w:instrText>
      </w:r>
      <w:r w:rsidR="00545E49">
        <w:fldChar w:fldCharType="separate"/>
      </w:r>
      <w:r w:rsidR="0015556B" w:rsidRPr="0015556B">
        <w:rPr>
          <w:noProof/>
          <w:vertAlign w:val="superscript"/>
        </w:rPr>
        <w:t>13</w:t>
      </w:r>
      <w:r w:rsidR="00545E49">
        <w:fldChar w:fldCharType="end"/>
      </w:r>
      <w:r w:rsidR="003D3A85">
        <w:t xml:space="preserve">. </w:t>
      </w:r>
      <w:r w:rsidR="009E2E76" w:rsidRPr="001B40F0">
        <w:t>However,</w:t>
      </w:r>
      <w:r w:rsidR="009E2E76">
        <w:t xml:space="preserve"> </w:t>
      </w:r>
      <w:r w:rsidR="009E2E76" w:rsidRPr="00CD2EE0">
        <w:t xml:space="preserve">more advanced models </w:t>
      </w:r>
      <w:r w:rsidR="00B87961">
        <w:t xml:space="preserve">based on </w:t>
      </w:r>
      <w:r w:rsidR="00B87961" w:rsidRPr="00CD2EE0">
        <w:t xml:space="preserve">pattern recognition </w:t>
      </w:r>
      <w:r w:rsidR="009E2E76" w:rsidRPr="00CD2EE0">
        <w:t xml:space="preserve">are </w:t>
      </w:r>
      <w:r>
        <w:t>required, due to increased data complexity</w:t>
      </w:r>
      <w:r w:rsidR="00DB484F">
        <w:fldChar w:fldCharType="begin" w:fldLock="1"/>
      </w:r>
      <w:r w:rsidR="00BF3CC6">
        <w:instrText>ADDIN CSL_CITATION {"citationItems":[{"id":"ITEM-1","itemData":{"DOI":"https://doi.org/10.1016/j.foodres.2019.03.063","ISSN":"0963-9969","abstract":"In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International","id":"ITEM-1","issued":{"date-parts":[["2019"]]},"page":"25-39","title":"Alternative data mining/machine learning methods for the analytical evaluation of food quality and authenticity – A review","type":"article-journal","volume":"122"},"uris":["http://www.mendeley.com/documents/?uuid=8b6caaf9-766a-4f8f-962d-ec71aa09c1b5"]}],"mendeley":{"formattedCitation":"&lt;sup&gt;14&lt;/sup&gt;","plainTextFormattedCitation":"14","previouslyFormattedCitation":"&lt;sup&gt;14&lt;/sup&gt;"},"properties":{"noteIndex":0},"schema":"https://github.com/citation-style-language/schema/raw/master/csl-citation.json"}</w:instrText>
      </w:r>
      <w:r w:rsidR="00DB484F">
        <w:fldChar w:fldCharType="separate"/>
      </w:r>
      <w:r w:rsidR="00DB484F" w:rsidRPr="00DB484F">
        <w:rPr>
          <w:noProof/>
          <w:vertAlign w:val="superscript"/>
        </w:rPr>
        <w:t>14</w:t>
      </w:r>
      <w:r w:rsidR="00DB484F">
        <w:fldChar w:fldCharType="end"/>
      </w:r>
      <w:r w:rsidR="00990D19">
        <w:t>.</w:t>
      </w:r>
      <w:r w:rsidR="00BE44B5">
        <w:t xml:space="preserve"> </w:t>
      </w:r>
      <w:r w:rsidR="005656F4">
        <w:t xml:space="preserve">In the past decade, </w:t>
      </w:r>
      <w:r w:rsidR="002F1F0D">
        <w:t>machine learning (</w:t>
      </w:r>
      <w:r w:rsidR="00D70694">
        <w:t>ML</w:t>
      </w:r>
      <w:r w:rsidR="002F1F0D">
        <w:t>)</w:t>
      </w:r>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w:t>
      </w:r>
      <w:r>
        <w:t>s</w:t>
      </w:r>
      <w:r w:rsidR="00DE0C97">
        <w:t xml:space="preserve"> of ecology</w:t>
      </w:r>
      <w:r w:rsidR="00990D19">
        <w:fldChar w:fldCharType="begin" w:fldLock="1"/>
      </w:r>
      <w:r w:rsidR="00191B5B">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15&lt;/sup&gt;","plainTextFormattedCitation":"15","previouslyFormattedCitation":"&lt;sup&gt;15&lt;/sup&gt;"},"properties":{"noteIndex":0},"schema":"https://github.com/citation-style-language/schema/raw/master/csl-citation.json"}</w:instrText>
      </w:r>
      <w:r w:rsidR="00990D19">
        <w:fldChar w:fldCharType="separate"/>
      </w:r>
      <w:r w:rsidR="00BF3CC6" w:rsidRPr="00BF3CC6">
        <w:rPr>
          <w:noProof/>
          <w:vertAlign w:val="superscript"/>
        </w:rPr>
        <w:t>15</w:t>
      </w:r>
      <w:r w:rsidR="00990D19">
        <w:fldChar w:fldCharType="end"/>
      </w:r>
      <w:r w:rsidR="00DE0C97" w:rsidRPr="009A1A8C">
        <w:t>,</w:t>
      </w:r>
      <w:r w:rsidR="00DE0C97">
        <w:t xml:space="preserve"> </w:t>
      </w:r>
      <w:r w:rsidR="00C55A56">
        <w:t>biomedic</w:t>
      </w:r>
      <w:r>
        <w:t>ine</w:t>
      </w:r>
      <w:r w:rsidR="00C55A56">
        <w:fldChar w:fldCharType="begin" w:fldLock="1"/>
      </w:r>
      <w:r w:rsidR="00191B5B">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16&lt;/sup&gt;","plainTextFormattedCitation":"16","previouslyFormattedCitation":"&lt;sup&gt;16&lt;/sup&gt;"},"properties":{"noteIndex":0},"schema":"https://github.com/citation-style-language/schema/raw/master/csl-citation.json"}</w:instrText>
      </w:r>
      <w:r w:rsidR="00C55A56">
        <w:fldChar w:fldCharType="separate"/>
      </w:r>
      <w:r w:rsidR="00BF3CC6" w:rsidRPr="00BF3CC6">
        <w:rPr>
          <w:noProof/>
          <w:vertAlign w:val="superscript"/>
        </w:rPr>
        <w:t>16</w:t>
      </w:r>
      <w:r w:rsidR="00C55A56">
        <w:fldChar w:fldCharType="end"/>
      </w:r>
      <w:r w:rsidR="00C55A56" w:rsidRPr="00767F9A">
        <w:rPr>
          <w:vertAlign w:val="superscript"/>
        </w:rPr>
        <w:t>,</w:t>
      </w:r>
      <w:r w:rsidR="00C55A56">
        <w:fldChar w:fldCharType="begin" w:fldLock="1"/>
      </w:r>
      <w:r w:rsidR="00191B5B">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17&lt;/sup&gt;","plainTextFormattedCitation":"17","previouslyFormattedCitation":"&lt;sup&gt;17&lt;/sup&gt;"},"properties":{"noteIndex":0},"schema":"https://github.com/citation-style-language/schema/raw/master/csl-citation.json"}</w:instrText>
      </w:r>
      <w:r w:rsidR="00C55A56">
        <w:fldChar w:fldCharType="separate"/>
      </w:r>
      <w:r w:rsidR="00BF3CC6" w:rsidRPr="00BF3CC6">
        <w:rPr>
          <w:noProof/>
          <w:vertAlign w:val="superscript"/>
        </w:rPr>
        <w:t>17</w:t>
      </w:r>
      <w:r w:rsidR="00C55A56">
        <w:fldChar w:fldCharType="end"/>
      </w:r>
      <w:r w:rsidR="00767F9A">
        <w:t xml:space="preserve">, </w:t>
      </w:r>
      <w:r w:rsidR="00DE0C97">
        <w:t>astronomy</w:t>
      </w:r>
      <w:r w:rsidR="00990D19">
        <w:fldChar w:fldCharType="begin" w:fldLock="1"/>
      </w:r>
      <w:r w:rsidR="00191B5B">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18&lt;/sup&gt;","plainTextFormattedCitation":"18","previouslyFormattedCitation":"&lt;sup&gt;18&lt;/sup&gt;"},"properties":{"noteIndex":0},"schema":"https://github.com/citation-style-language/schema/raw/master/csl-citation.json"}</w:instrText>
      </w:r>
      <w:r w:rsidR="00990D19">
        <w:fldChar w:fldCharType="separate"/>
      </w:r>
      <w:r w:rsidR="00BF3CC6" w:rsidRPr="00BF3CC6">
        <w:rPr>
          <w:noProof/>
          <w:vertAlign w:val="superscript"/>
        </w:rPr>
        <w:t>18</w:t>
      </w:r>
      <w:r w:rsidR="00990D19">
        <w:fldChar w:fldCharType="end"/>
      </w:r>
      <w:r w:rsidR="00DE0C97">
        <w:t xml:space="preserve"> and bioinformatics</w:t>
      </w:r>
      <w:r w:rsidR="00990D19">
        <w:fldChar w:fldCharType="begin" w:fldLock="1"/>
      </w:r>
      <w:r w:rsidR="00191B5B">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19&lt;/sup&gt;","plainTextFormattedCitation":"19","previouslyFormattedCitation":"&lt;sup&gt;19&lt;/sup&gt;"},"properties":{"noteIndex":0},"schema":"https://github.com/citation-style-language/schema/raw/master/csl-citation.json"}</w:instrText>
      </w:r>
      <w:r w:rsidR="00990D19">
        <w:fldChar w:fldCharType="separate"/>
      </w:r>
      <w:r w:rsidR="00BF3CC6" w:rsidRPr="00BF3CC6">
        <w:rPr>
          <w:noProof/>
          <w:vertAlign w:val="superscript"/>
        </w:rPr>
        <w:t>19</w:t>
      </w:r>
      <w:r w:rsidR="00990D19">
        <w:fldChar w:fldCharType="end"/>
      </w:r>
      <w:r w:rsidR="008C7B44">
        <w:t>.</w:t>
      </w:r>
      <w:r w:rsidR="0054485B">
        <w:t xml:space="preserve"> </w:t>
      </w:r>
      <w:r>
        <w:t xml:space="preserve">Limited </w:t>
      </w:r>
      <w:r w:rsidR="008C7B44">
        <w:t xml:space="preserve">studies </w:t>
      </w:r>
      <w:r w:rsidR="00DC19F7">
        <w:t xml:space="preserve">have </w:t>
      </w:r>
      <w:r w:rsidR="008C7B44">
        <w:t>explored the application of ML</w:t>
      </w:r>
      <w:r w:rsidR="00DE0C97">
        <w:t xml:space="preserve"> </w:t>
      </w:r>
      <w:r>
        <w:t xml:space="preserve">to the </w:t>
      </w:r>
      <w:r w:rsidR="00AE0B39" w:rsidRPr="00025C21">
        <w:t>geographical</w:t>
      </w:r>
      <w:r w:rsidR="0054485B">
        <w:t xml:space="preserve"> </w:t>
      </w:r>
      <w:r w:rsidR="00DE0C97">
        <w:t>authentication</w:t>
      </w:r>
      <w:r w:rsidR="006F4EC3">
        <w:t xml:space="preserve"> of rice</w:t>
      </w:r>
      <w:r w:rsidR="00273392">
        <w:fldChar w:fldCharType="begin" w:fldLock="1"/>
      </w:r>
      <w:r w:rsidR="00191B5B">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13,20&lt;/sup&gt;","plainTextFormattedCitation":"13,20","previouslyFormattedCitation":"&lt;sup&gt;13,20&lt;/sup&gt;"},"properties":{"noteIndex":0},"schema":"https://github.com/citation-style-language/schema/raw/master/csl-citation.json"}</w:instrText>
      </w:r>
      <w:r w:rsidR="00273392">
        <w:fldChar w:fldCharType="separate"/>
      </w:r>
      <w:r w:rsidR="00BF3CC6" w:rsidRPr="00BF3CC6">
        <w:rPr>
          <w:noProof/>
          <w:vertAlign w:val="superscript"/>
        </w:rPr>
        <w:t>13,20</w:t>
      </w:r>
      <w:r w:rsidR="00273392">
        <w:fldChar w:fldCharType="end"/>
      </w:r>
      <w:r w:rsidR="00AE0B39">
        <w:t>.</w:t>
      </w:r>
      <w:r w:rsidR="004819FD">
        <w:t xml:space="preserve"> </w:t>
      </w:r>
    </w:p>
    <w:p w14:paraId="71574BB1" w14:textId="24204182"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r w:rsidR="00A9146A">
        <w:t>S</w:t>
      </w:r>
      <w:r w:rsidR="00A9146A" w:rsidRPr="002E42D4">
        <w:t>upport vector machines</w:t>
      </w:r>
      <w:r w:rsidR="00A9146A">
        <w:t xml:space="preserve"> (</w:t>
      </w:r>
      <w:r w:rsidR="00A47F9D">
        <w:t>SVM</w:t>
      </w:r>
      <w:r w:rsidR="00A9146A">
        <w:t>)</w:t>
      </w:r>
      <w:r w:rsidR="00A47F9D">
        <w:t xml:space="preserve"> and </w:t>
      </w:r>
      <w:r w:rsidR="00A9146A">
        <w:t>random fores</w:t>
      </w:r>
      <w:r w:rsidR="00D47203">
        <w:t>t</w:t>
      </w:r>
      <w:r w:rsidR="00A9146A">
        <w:t xml:space="preserve"> (</w:t>
      </w:r>
      <w:r w:rsidR="00A47F9D">
        <w:t>RF</w:t>
      </w:r>
      <w:r w:rsidR="00A9146A">
        <w:t>)</w:t>
      </w:r>
      <w:r w:rsidR="00A47F9D">
        <w:t xml:space="preserve"> w</w:t>
      </w:r>
      <w:r w:rsidR="009E2E76">
        <w:t>ere</w:t>
      </w:r>
      <w:r w:rsidR="00A47F9D">
        <w:t xml:space="preserve"> </w:t>
      </w:r>
      <w:r w:rsidR="00E25C2B">
        <w:t>used</w:t>
      </w:r>
      <w:r w:rsidR="00A47F9D">
        <w:t xml:space="preserve"> </w:t>
      </w:r>
      <w:r w:rsidR="008C2180">
        <w:t xml:space="preserve">to uncover hidden information </w:t>
      </w:r>
      <w:r w:rsidR="009D4B6C">
        <w:t xml:space="preserve">in </w:t>
      </w:r>
      <w:r w:rsidR="008C2180">
        <w:t xml:space="preserve">the </w:t>
      </w:r>
      <w:r w:rsidR="00044C0D">
        <w:t>element</w:t>
      </w:r>
      <w:r w:rsidR="008C2EA3">
        <w:t xml:space="preserve"> profiling obtained </w:t>
      </w:r>
      <w:r w:rsidR="00E25C2B">
        <w:t>from</w:t>
      </w:r>
      <w:r w:rsidR="008C2EA3">
        <w:t xml:space="preserve"> ICP-MS, there</w:t>
      </w:r>
      <w:r w:rsidR="00A67727">
        <w:t>by</w:t>
      </w:r>
      <w:r w:rsidR="00A47F9D">
        <w:t xml:space="preserve"> construct</w:t>
      </w:r>
      <w:r w:rsidR="00E25C2B">
        <w:t>ing</w:t>
      </w:r>
      <w:r w:rsidR="00A47F9D">
        <w:t xml:space="preserve"> </w:t>
      </w:r>
      <w:r w:rsidR="00D526BD">
        <w:t xml:space="preserve">reliable </w:t>
      </w:r>
      <w:r w:rsidR="006B49A4">
        <w:t>predi</w:t>
      </w:r>
      <w:r w:rsidR="00A9146A">
        <w:t>c</w:t>
      </w:r>
      <w:r w:rsidR="006B49A4">
        <w:t>tion models</w:t>
      </w:r>
      <w:r w:rsidR="00D526BD">
        <w:t xml:space="preserve">. Furthermore,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most to </w:t>
      </w:r>
      <w:r w:rsidR="00E430B0">
        <w:t>the</w:t>
      </w:r>
      <w:r w:rsidR="00D36E86">
        <w:t xml:space="preserve"> </w:t>
      </w:r>
      <w:r w:rsidR="009D4B6C">
        <w:t xml:space="preserve">differentiation </w:t>
      </w:r>
      <w:r w:rsidR="00D36E86">
        <w:t xml:space="preserve">between </w:t>
      </w:r>
      <w:r w:rsidR="00E25C2B">
        <w:t xml:space="preserve">types of </w:t>
      </w:r>
      <w:r w:rsidR="00D36E86">
        <w:t xml:space="preserve">GI rice.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3F31587" w:rsidR="00CF5D00" w:rsidRDefault="003F6801" w:rsidP="00980408">
      <w:pPr>
        <w:jc w:val="both"/>
      </w:pPr>
      <w:r>
        <w:t>O</w:t>
      </w:r>
      <w:r w:rsidR="00E07B2A">
        <w:t xml:space="preserve">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2" w:name="_Hlk33081678"/>
      <w:r w:rsidR="004F53B7">
        <w:t>China</w:t>
      </w:r>
      <w:bookmarkEnd w:id="2"/>
      <w:r w:rsidR="004F53B7" w:rsidDel="004F53B7">
        <w:t xml:space="preserve"> </w:t>
      </w:r>
      <w:r w:rsidR="00EF77ED">
        <w:t>(</w:t>
      </w:r>
      <w:r w:rsidR="00CB7691">
        <w:t>Heilongjiang, Liaoning</w:t>
      </w:r>
      <w:r w:rsidR="00AE02B3">
        <w:t xml:space="preserve"> [two sample sets]</w:t>
      </w:r>
      <w:r w:rsidR="00CB7691">
        <w:t xml:space="preserve">, </w:t>
      </w:r>
      <w:r w:rsidR="00353085">
        <w:t xml:space="preserve">Jiangsu, Hubei </w:t>
      </w:r>
      <w:r w:rsidR="000B59F1">
        <w:t>and Guangxi</w:t>
      </w:r>
      <w:r w:rsidR="00EF77ED">
        <w:t>)</w:t>
      </w:r>
      <w:r w:rsidR="00A6189C">
        <w:t xml:space="preserve">. </w:t>
      </w:r>
      <w:r>
        <w:t xml:space="preserve">These are labelled </w:t>
      </w:r>
      <w:r w:rsidR="00BB7A05">
        <w:t>as</w:t>
      </w:r>
      <w:r w:rsidR="00685CA1">
        <w:t xml:space="preserve">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t xml:space="preserve"> respectively, in the remainder of this manuscript</w:t>
      </w:r>
      <w:r w:rsidR="009E3272">
        <w:t xml:space="preserve">. </w:t>
      </w:r>
      <w:r>
        <w:t>Sample numbers obtained from each region are shown below (Figure 1).</w:t>
      </w:r>
    </w:p>
    <w:p w14:paraId="507ADA41" w14:textId="77777777" w:rsidR="00D436A9" w:rsidRDefault="00D436A9" w:rsidP="00DC0C6F">
      <w:pPr>
        <w:jc w:val="center"/>
      </w:pPr>
      <w:r>
        <w:rPr>
          <w:noProof/>
        </w:rPr>
        <w:lastRenderedPageBreak/>
        <w:drawing>
          <wp:inline distT="0" distB="0" distL="0" distR="0" wp14:anchorId="55F07B24" wp14:editId="717B8264">
            <wp:extent cx="3575543" cy="2777924"/>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0037" cy="2781416"/>
                    </a:xfrm>
                    <a:prstGeom prst="rect">
                      <a:avLst/>
                    </a:prstGeom>
                    <a:noFill/>
                    <a:ln>
                      <a:noFill/>
                    </a:ln>
                  </pic:spPr>
                </pic:pic>
              </a:graphicData>
            </a:graphic>
          </wp:inline>
        </w:drawing>
      </w:r>
    </w:p>
    <w:p w14:paraId="49F2AA46" w14:textId="3E08D5EC" w:rsidR="00D436A9" w:rsidRPr="00D436A9" w:rsidRDefault="00D436A9" w:rsidP="00D436A9">
      <w:r w:rsidRPr="00510289">
        <w:t>Fig.1.</w:t>
      </w:r>
      <w:r>
        <w:t xml:space="preserve"> G</w:t>
      </w:r>
      <w:r w:rsidRPr="00510289">
        <w:t>eographical</w:t>
      </w:r>
      <w:r>
        <w:t xml:space="preserve"> </w:t>
      </w:r>
      <w:r w:rsidR="00C15145">
        <w:t xml:space="preserve">origin and corresponding sample </w:t>
      </w:r>
      <w:commentRangeStart w:id="3"/>
      <w:commentRangeStart w:id="4"/>
      <w:r w:rsidR="00C15145">
        <w:t>size</w:t>
      </w:r>
      <w:commentRangeEnd w:id="3"/>
      <w:r w:rsidR="003F6801">
        <w:rPr>
          <w:rStyle w:val="CommentReference"/>
        </w:rPr>
        <w:commentReference w:id="3"/>
      </w:r>
      <w:commentRangeEnd w:id="4"/>
      <w:r w:rsidR="00625952">
        <w:rPr>
          <w:rStyle w:val="CommentReference"/>
        </w:rPr>
        <w:commentReference w:id="4"/>
      </w:r>
      <w:r w:rsidR="00C15145">
        <w:t xml:space="preserve"> of the Chinese </w:t>
      </w:r>
      <w:r>
        <w:t xml:space="preserve">GI </w:t>
      </w:r>
      <w:r w:rsidRPr="00510289">
        <w:t>rice</w:t>
      </w:r>
      <w:r>
        <w:t xml:space="preserve"> </w:t>
      </w:r>
      <w:r w:rsidRPr="00510289">
        <w:t>samples</w:t>
      </w:r>
      <w:r>
        <w:t>.</w:t>
      </w:r>
    </w:p>
    <w:p w14:paraId="1781FBE7" w14:textId="4E9FA212" w:rsidR="00EF2E65" w:rsidRPr="009E323D" w:rsidRDefault="00D36D21" w:rsidP="009E323D">
      <w:pPr>
        <w:jc w:val="both"/>
        <w:rPr>
          <w:i/>
          <w:iCs/>
        </w:rPr>
      </w:pPr>
      <w:commentRangeStart w:id="5"/>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commentRangeEnd w:id="5"/>
      <w:r w:rsidR="00405FBD">
        <w:rPr>
          <w:rStyle w:val="CommentReference"/>
        </w:rPr>
        <w:commentReference w:id="5"/>
      </w:r>
    </w:p>
    <w:p w14:paraId="102648D3" w14:textId="457D0F11"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w:t>
      </w:r>
      <w:r w:rsidR="001B4BE3">
        <w:t xml:space="preserve">DIW, </w:t>
      </w:r>
      <w:r w:rsidRPr="006E0B82">
        <w:t>18.</w:t>
      </w:r>
      <w:r w:rsidR="006309A9">
        <w:t>2</w:t>
      </w:r>
      <w:r w:rsidRPr="006E0B82">
        <w:t>M</w:t>
      </w:r>
      <w:r w:rsidRPr="00EF2E65">
        <w:rPr>
          <w:rFonts w:cstheme="minorHAnsi"/>
        </w:rPr>
        <w:t>Ω</w:t>
      </w:r>
      <w:r w:rsidR="00FE5479">
        <w:rPr>
          <w:rFonts w:cstheme="minorHAnsi"/>
        </w:rPr>
        <w:t>·</w:t>
      </w:r>
      <w:r w:rsidR="00FE5479" w:rsidRPr="00EF2E65">
        <w:rPr>
          <w:rFonts w:cstheme="minorHAnsi"/>
        </w:rPr>
        <w:t>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Milli-Q system </w:t>
      </w:r>
      <w:r w:rsidR="0051154E" w:rsidRPr="006E0B82">
        <w:t>(Millipore, MA, USA)</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r w:rsidR="001E102F">
        <w:t xml:space="preserve"> </w:t>
      </w:r>
      <w:r w:rsidR="0015204D">
        <w:t xml:space="preserve">and standard solutions of </w:t>
      </w:r>
      <w:r w:rsidR="00C81DB9">
        <w:t>s</w:t>
      </w:r>
      <w:r w:rsidR="00633DA6" w:rsidRPr="004B5336">
        <w:t>c</w:t>
      </w:r>
      <w:r w:rsidR="00171B0C">
        <w:t>an</w:t>
      </w:r>
      <w:r w:rsidR="00C81DB9">
        <w:t>dium</w:t>
      </w:r>
      <w:r w:rsidR="00633DA6" w:rsidRPr="004B5336">
        <w:t xml:space="preserve"> (</w:t>
      </w:r>
      <w:r w:rsidR="001A5161">
        <w:t xml:space="preserve">Sc, </w:t>
      </w:r>
      <w:r w:rsidR="00633DA6" w:rsidRPr="004B5336">
        <w:t>part# 5190-8578)</w:t>
      </w:r>
      <w:r w:rsidR="003A2E69">
        <w:t xml:space="preserve"> and </w:t>
      </w:r>
      <w:proofErr w:type="gramStart"/>
      <w:r w:rsidR="00A508C5">
        <w:t>r</w:t>
      </w:r>
      <w:r w:rsidR="00057E1B" w:rsidRPr="00057E1B">
        <w:t>hodium</w:t>
      </w:r>
      <w:r w:rsidR="003A2E69" w:rsidRPr="004B5336">
        <w:t>(</w:t>
      </w:r>
      <w:proofErr w:type="gramEnd"/>
      <w:r w:rsidR="001A5161">
        <w:t xml:space="preserve">Rh, </w:t>
      </w:r>
      <w:r w:rsidR="003A2E69" w:rsidRPr="004B5336">
        <w:t>part# 8500-6945)</w:t>
      </w:r>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A508C5">
        <w:t>S</w:t>
      </w:r>
      <w:r w:rsidR="00A508C5" w:rsidRPr="00BB7A05">
        <w:t>tandard Reference Material (SRM)</w:t>
      </w:r>
      <w:r w:rsidR="00A508C5" w:rsidRPr="006E0B82" w:rsidDel="001D3C17">
        <w:t xml:space="preserve"> </w:t>
      </w:r>
      <w:r w:rsidR="00C9685E" w:rsidRPr="006E0B82">
        <w:t>of rice flour</w:t>
      </w:r>
      <w:r w:rsidR="00C9685E">
        <w:t xml:space="preserve"> (1568b)</w:t>
      </w:r>
      <w:r w:rsidR="003A54CF">
        <w:t xml:space="preserve"> was purchased</w:t>
      </w:r>
      <w:r w:rsidR="00C9685E" w:rsidRPr="006E0B82">
        <w:t xml:space="preserve"> from the National Institute of Standards and Technology (</w:t>
      </w:r>
      <w:r w:rsidR="00CC3C71">
        <w:t>NIS</w:t>
      </w:r>
      <w:r w:rsidR="00E405C7">
        <w:t xml:space="preserve">T, </w:t>
      </w:r>
      <w:r w:rsidR="00C9685E" w:rsidRPr="006E0B82">
        <w:t>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4EAA3F49" w:rsidR="00442F43" w:rsidRPr="00B82F68" w:rsidRDefault="00F164EA" w:rsidP="00233C4C">
      <w:pPr>
        <w:ind w:rightChars="100" w:right="220"/>
        <w:jc w:val="both"/>
      </w:pPr>
      <w:r>
        <w:t>0.5 g</w:t>
      </w:r>
      <w:r w:rsidR="008173C7">
        <w:t xml:space="preserve"> of rice </w:t>
      </w:r>
      <w:r w:rsidR="006B3CCF">
        <w:rPr>
          <w:rFonts w:hint="eastAsia"/>
        </w:rPr>
        <w:t>grains</w:t>
      </w:r>
      <w:r w:rsidR="00BD2ED7">
        <w:t xml:space="preserve"> was </w:t>
      </w:r>
      <w:r w:rsidR="00167FB7">
        <w:t xml:space="preserve">weighed in a </w:t>
      </w:r>
      <w:r w:rsidR="00FD3F27" w:rsidRPr="003D5B5C">
        <w:t>polytetrafluoroethylene</w:t>
      </w:r>
      <w:r w:rsidR="00FD3F27">
        <w:t xml:space="preserve"> </w:t>
      </w:r>
      <w:r w:rsidR="005E3809">
        <w:t>(</w:t>
      </w:r>
      <w:r w:rsidR="00E405C7">
        <w:t>PTFE</w:t>
      </w:r>
      <w:r w:rsidR="009F3C3E">
        <w:t>)</w:t>
      </w:r>
      <w:r w:rsidR="00E405C7">
        <w:t xml:space="preserve"> </w:t>
      </w:r>
      <w:r w:rsidR="00167FB7">
        <w:t xml:space="preserve">digestion vessel </w:t>
      </w:r>
      <w:r w:rsidR="00233C4C">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rsidR="00233C4C">
        <w:t xml:space="preserve">for pre-digestion </w:t>
      </w:r>
      <w:r w:rsidR="007A4A45">
        <w:t xml:space="preserve">and then transferred </w:t>
      </w:r>
      <w:r w:rsidR="009F3C3E">
        <w:t>in</w:t>
      </w:r>
      <w:r w:rsidR="007A4A45">
        <w:t xml:space="preserve">to the microwave oven </w:t>
      </w:r>
      <w:r w:rsidR="00D40089">
        <w:t>(</w:t>
      </w:r>
      <w:r w:rsidR="00D40089" w:rsidRPr="00172A08">
        <w:t xml:space="preserve">Anton </w:t>
      </w:r>
      <w:proofErr w:type="spellStart"/>
      <w:r w:rsidR="00D40089" w:rsidRPr="00172A08">
        <w:t>Paar</w:t>
      </w:r>
      <w:proofErr w:type="spellEnd"/>
      <w:r w:rsidR="00D40089" w:rsidRPr="00172A08">
        <w:t xml:space="preserve">, </w:t>
      </w:r>
      <w:r w:rsidR="00172A08" w:rsidRPr="00172A08">
        <w:t>Austria</w:t>
      </w:r>
      <w:r w:rsidR="00D40089">
        <w:t>)</w:t>
      </w:r>
      <w:r w:rsidR="00233C4C">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 xml:space="preserve">in 15 min and </w:t>
      </w:r>
      <w:r w:rsidR="00A75633">
        <w:t>held</w:t>
      </w:r>
      <w:r w:rsidR="00852FE9">
        <w:t xml:space="preserve"> for </w:t>
      </w:r>
      <w:r w:rsidR="001D1638">
        <w:t>20</w:t>
      </w:r>
      <w:r w:rsidR="00A52876">
        <w:t xml:space="preserve"> </w:t>
      </w:r>
      <w:r w:rsidR="001D1638">
        <w:t>min.</w:t>
      </w:r>
      <w:r w:rsidR="006518E0">
        <w:t xml:space="preserve"> </w:t>
      </w:r>
      <w:r w:rsidR="0015204D">
        <w:t>After</w:t>
      </w:r>
      <w:r w:rsidR="008676C3">
        <w:t xml:space="preserve"> digestion, </w:t>
      </w:r>
      <w:r w:rsidR="00CD0D60">
        <w:t>the solution was</w:t>
      </w:r>
      <w:r w:rsidR="001B7F6A">
        <w:t xml:space="preserve"> cooled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r w:rsidR="00F2458C">
        <w:t>DIW</w:t>
      </w:r>
      <w:r w:rsidR="004D470A">
        <w:t xml:space="preserve">. </w:t>
      </w:r>
      <w:r w:rsidR="00AE02B3">
        <w:t>A</w:t>
      </w:r>
      <w:r w:rsidR="001F52DD" w:rsidRPr="0015204D">
        <w:t xml:space="preserve">ll materials including </w:t>
      </w:r>
      <w:r w:rsidR="00233C4C">
        <w:t>the digestion vessels</w:t>
      </w:r>
      <w:r w:rsidR="001F52DD">
        <w:t xml:space="preserve"> </w:t>
      </w:r>
      <w:r w:rsidR="00233C4C">
        <w:t>were soaked in a</w:t>
      </w:r>
      <w:r w:rsidR="009F3C3E">
        <w:t xml:space="preserve"> 30%</w:t>
      </w:r>
      <w:r w:rsidR="00EC6A35">
        <w:t xml:space="preserve"> (</w:t>
      </w:r>
      <w:r w:rsidR="00EC6A35" w:rsidRPr="003120AB">
        <w:rPr>
          <w:i/>
        </w:rPr>
        <w:t>v/v</w:t>
      </w:r>
      <w:r w:rsidR="00EC6A35">
        <w:t>)</w:t>
      </w:r>
      <w:r w:rsidR="00233C4C">
        <w:t xml:space="preserve"> nitric acid solution for 24h and rinsed with </w:t>
      </w:r>
      <w:r w:rsidR="00BB29AD">
        <w:t>DIW</w:t>
      </w:r>
      <w:r w:rsidR="00233C4C">
        <w:t xml:space="preserve"> three times</w:t>
      </w:r>
      <w:r w:rsidR="00AE02B3">
        <w:t xml:space="preserve"> to avoid cross contamination</w:t>
      </w:r>
      <w:r w:rsidR="001F52DD">
        <w:t>.</w:t>
      </w:r>
    </w:p>
    <w:p w14:paraId="37C23649" w14:textId="57E6894C" w:rsidR="003D2DFE" w:rsidRPr="003D2DFE" w:rsidRDefault="00303BEA" w:rsidP="00F90E2A">
      <w:pPr>
        <w:jc w:val="both"/>
      </w:pPr>
      <w:r>
        <w:t>T</w:t>
      </w:r>
      <w:r w:rsidRPr="004B5336">
        <w:t>he concentration</w:t>
      </w:r>
      <w:r>
        <w:t>s</w:t>
      </w:r>
      <w:r w:rsidRPr="004B5336">
        <w:t xml:space="preserve"> of 30 elements</w:t>
      </w:r>
      <w:r w:rsidR="00B35F2A">
        <w:t xml:space="preserve"> (</w:t>
      </w:r>
      <w:r w:rsidR="00EC006C" w:rsidRPr="004B5336">
        <w:t>B</w:t>
      </w:r>
      <w:r w:rsidR="009336AC">
        <w:t xml:space="preserve">, </w:t>
      </w:r>
      <w:r w:rsidR="00EC006C" w:rsidRPr="004B5336">
        <w:t>Na</w:t>
      </w:r>
      <w:r w:rsidR="009336AC">
        <w:t xml:space="preserve">, </w:t>
      </w:r>
      <w:r w:rsidR="00EC006C" w:rsidRPr="004B5336">
        <w:t>Mg</w:t>
      </w:r>
      <w:r w:rsidR="009336AC">
        <w:t>,</w:t>
      </w:r>
      <w:r w:rsidR="00B35F2A">
        <w:t xml:space="preserve"> </w:t>
      </w:r>
      <w:r w:rsidR="00EC006C" w:rsidRPr="004B5336">
        <w:t>Al</w:t>
      </w:r>
      <w:r w:rsidR="00B35F2A">
        <w:t xml:space="preserve">, </w:t>
      </w:r>
      <w:r w:rsidR="00EC006C" w:rsidRPr="004B5336">
        <w:t>K, Ca,</w:t>
      </w:r>
      <w:r w:rsidR="00B35F2A">
        <w:t xml:space="preserve"> </w:t>
      </w:r>
      <w:r w:rsidR="00EC006C" w:rsidRPr="004B5336">
        <w:t>Sc,</w:t>
      </w:r>
      <w:r w:rsidR="00EC006C">
        <w:rPr>
          <w:vertAlign w:val="superscript"/>
        </w:rPr>
        <w:t xml:space="preserve"> </w:t>
      </w:r>
      <w:proofErr w:type="spellStart"/>
      <w:r w:rsidR="00EC006C" w:rsidRPr="004B5336">
        <w:t>Ti</w:t>
      </w:r>
      <w:proofErr w:type="spellEnd"/>
      <w:r w:rsidR="00EC006C" w:rsidRPr="004B5336">
        <w:t>,</w:t>
      </w:r>
      <w:r w:rsidR="00EC006C">
        <w:rPr>
          <w:vertAlign w:val="superscript"/>
        </w:rPr>
        <w:t xml:space="preserve"> </w:t>
      </w:r>
      <w:r w:rsidR="00EC006C" w:rsidRPr="004B5336">
        <w:t>V,</w:t>
      </w:r>
      <w:r w:rsidR="00B35F2A">
        <w:t xml:space="preserve"> </w:t>
      </w:r>
      <w:r w:rsidR="00EC006C" w:rsidRPr="004B5336">
        <w:t>Cr, Mn,</w:t>
      </w:r>
      <w:r w:rsidR="00B35F2A">
        <w:t xml:space="preserve"> </w:t>
      </w:r>
      <w:r w:rsidR="00EC006C" w:rsidRPr="004B5336">
        <w:t>Fe,</w:t>
      </w:r>
      <w:r w:rsidR="00EC006C">
        <w:rPr>
          <w:vertAlign w:val="superscript"/>
        </w:rPr>
        <w:t xml:space="preserve"> </w:t>
      </w:r>
      <w:r w:rsidR="00B35F2A">
        <w:rPr>
          <w:vertAlign w:val="superscript"/>
        </w:rPr>
        <w:t xml:space="preserve"> </w:t>
      </w:r>
      <w:r w:rsidR="00EC006C" w:rsidRPr="004B5336">
        <w:t>Co, Ni,</w:t>
      </w:r>
      <w:r w:rsidR="00EC006C">
        <w:rPr>
          <w:vertAlign w:val="superscript"/>
        </w:rPr>
        <w:t xml:space="preserve">  </w:t>
      </w:r>
      <w:r w:rsidR="00EC006C" w:rsidRPr="004B5336">
        <w:t>Cu, Zn,</w:t>
      </w:r>
      <w:r w:rsidR="00B35F2A">
        <w:t xml:space="preserve"> </w:t>
      </w:r>
      <w:r w:rsidR="00EC006C" w:rsidRPr="004B5336">
        <w:t>Ga, Ge, As,</w:t>
      </w:r>
      <w:r w:rsidR="00B35F2A">
        <w:t xml:space="preserve"> </w:t>
      </w:r>
      <w:r w:rsidR="00EC006C" w:rsidRPr="004B5336">
        <w:t xml:space="preserve">Se, </w:t>
      </w:r>
      <w:proofErr w:type="spellStart"/>
      <w:r w:rsidR="00EC006C" w:rsidRPr="004B5336">
        <w:t>Rb</w:t>
      </w:r>
      <w:proofErr w:type="spellEnd"/>
      <w:r w:rsidR="00EC006C" w:rsidRPr="004B5336">
        <w:t xml:space="preserve">, Sr, </w:t>
      </w:r>
      <w:proofErr w:type="spellStart"/>
      <w:r w:rsidR="00EC006C" w:rsidRPr="004B5336">
        <w:t>Nb</w:t>
      </w:r>
      <w:proofErr w:type="spellEnd"/>
      <w:r w:rsidR="00EC006C" w:rsidRPr="004B5336">
        <w:t>, Mo, Ag,</w:t>
      </w:r>
      <w:r w:rsidR="00B35F2A">
        <w:t xml:space="preserve"> </w:t>
      </w:r>
      <w:r w:rsidR="00EC006C" w:rsidRPr="004B5336">
        <w:t>Cd, Cs,</w:t>
      </w:r>
      <w:r w:rsidR="00EC006C">
        <w:rPr>
          <w:vertAlign w:val="superscript"/>
        </w:rPr>
        <w:t xml:space="preserve"> </w:t>
      </w:r>
      <w:r w:rsidR="00EC006C" w:rsidRPr="004B5336">
        <w:t>Ba,</w:t>
      </w:r>
      <w:r w:rsidR="00B35F2A">
        <w:t xml:space="preserve"> </w:t>
      </w:r>
      <w:r w:rsidR="00EC006C" w:rsidRPr="004B5336">
        <w:t>Hg</w:t>
      </w:r>
      <w:r w:rsidR="00B35F2A">
        <w:t xml:space="preserve"> and </w:t>
      </w:r>
      <w:r w:rsidR="00EC006C" w:rsidRPr="004B5336">
        <w:t>Pb</w:t>
      </w:r>
      <w:r w:rsidR="00EC006C">
        <w:t>)</w:t>
      </w:r>
      <w:r>
        <w:t xml:space="preserve"> were measured </w:t>
      </w:r>
      <w:r w:rsidR="00AE02B3">
        <w:t xml:space="preserve">using an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and operati</w:t>
      </w:r>
      <w:r w:rsidR="00AE02B3">
        <w:t>ng</w:t>
      </w:r>
      <w:r w:rsidR="00667F08">
        <w:t xml:space="preserve"> conditions </w:t>
      </w:r>
      <w:r w:rsidR="004D25B9">
        <w:t>w</w:t>
      </w:r>
      <w:r w:rsidR="00667F08">
        <w:t>ere</w:t>
      </w:r>
      <w:r w:rsidR="004D25B9">
        <w:t xml:space="preserve"> adopted from a</w:t>
      </w:r>
      <w:r w:rsidR="00D028CC">
        <w:t xml:space="preserve"> </w:t>
      </w:r>
      <w:r w:rsidR="000D02B1">
        <w:t xml:space="preserve">previously </w:t>
      </w:r>
      <w:r w:rsidR="00BE5474">
        <w:t>published method</w:t>
      </w:r>
      <w:r w:rsidR="00F46157" w:rsidRPr="004B5336">
        <w:fldChar w:fldCharType="begin" w:fldLock="1"/>
      </w:r>
      <w:r w:rsidR="00191B5B">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21&lt;/sup&gt;","plainTextFormattedCitation":"21","previouslyFormattedCitation":"&lt;sup&gt;21&lt;/sup&gt;"},"properties":{"noteIndex":0},"schema":"https://github.com/citation-style-language/schema/raw/master/csl-citation.json"}</w:instrText>
      </w:r>
      <w:r w:rsidR="00F46157" w:rsidRPr="004B5336">
        <w:fldChar w:fldCharType="separate"/>
      </w:r>
      <w:r w:rsidR="00BF3CC6" w:rsidRPr="00BF3CC6">
        <w:rPr>
          <w:noProof/>
          <w:vertAlign w:val="superscript"/>
        </w:rPr>
        <w:t>21</w:t>
      </w:r>
      <w:r w:rsidR="00F46157" w:rsidRPr="004B5336">
        <w:fldChar w:fldCharType="end"/>
      </w:r>
      <w:r w:rsidR="001D1CD2">
        <w:t xml:space="preserve"> </w:t>
      </w:r>
      <w:r w:rsidR="001D1CD2">
        <w:rPr>
          <w:rFonts w:hint="eastAsia"/>
        </w:rPr>
        <w:t>with</w:t>
      </w:r>
      <w:r w:rsidR="001D1CD2">
        <w:t xml:space="preserve"> </w:t>
      </w:r>
      <w:r w:rsidR="00BE5474">
        <w:t>some</w:t>
      </w:r>
      <w:r w:rsidR="00434350">
        <w:t xml:space="preserve"> </w:t>
      </w:r>
      <w:r w:rsidR="001D1CD2">
        <w:rPr>
          <w:rFonts w:hint="eastAsia"/>
        </w:rPr>
        <w:t>modifications</w:t>
      </w:r>
      <w:r w:rsidR="0008133B">
        <w:t xml:space="preserve">. Briefly, </w:t>
      </w:r>
      <w:r w:rsidR="00BF0812">
        <w:t>under the helium tune mode, the plasma parameters were 1550 W</w:t>
      </w:r>
      <w:r w:rsidR="00E43A23">
        <w:t xml:space="preserve"> </w:t>
      </w:r>
      <w:r w:rsidR="00677AF4">
        <w:t>radio frequency</w:t>
      </w:r>
      <w:r w:rsidR="00E43A23">
        <w:t xml:space="preserve"> power, 8 mm sampling depth and 1.16 </w:t>
      </w:r>
      <w:r w:rsidR="00A93F96">
        <w:t>L</w:t>
      </w:r>
      <w:r w:rsidR="00A93F96">
        <w:rPr>
          <w:rFonts w:cstheme="minorHAnsi"/>
        </w:rPr>
        <w:t>·</w:t>
      </w:r>
      <w:r w:rsidR="00A93F96">
        <w:t>min</w:t>
      </w:r>
      <w:r w:rsidR="00A93F96" w:rsidRPr="00D324EE">
        <w:rPr>
          <w:vertAlign w:val="superscript"/>
        </w:rPr>
        <w:t>-1</w:t>
      </w:r>
      <w:r w:rsidR="00A93F96">
        <w:t xml:space="preserve"> carrier gas flow (Argon). Cell gas (</w:t>
      </w:r>
      <w:r w:rsidR="00677AF4">
        <w:rPr>
          <w:rFonts w:hint="eastAsia"/>
        </w:rPr>
        <w:t>h</w:t>
      </w:r>
      <w:r w:rsidR="00A93F96">
        <w:t>elium) flow of 5.0</w:t>
      </w:r>
      <w:r w:rsidR="00A93F96" w:rsidRPr="006855E5">
        <w:t xml:space="preserve"> </w:t>
      </w:r>
      <w:r w:rsidR="00A93F96">
        <w:t>mL</w:t>
      </w:r>
      <w:r w:rsidR="00A93F96">
        <w:rPr>
          <w:rFonts w:cstheme="minorHAnsi"/>
        </w:rPr>
        <w:t>·</w:t>
      </w:r>
      <w:r w:rsidR="00A93F96">
        <w:t>min</w:t>
      </w:r>
      <w:r w:rsidR="00A93F96" w:rsidRPr="006E66FC">
        <w:rPr>
          <w:vertAlign w:val="superscript"/>
        </w:rPr>
        <w:t>-1</w:t>
      </w:r>
      <w:r w:rsidR="00A93F96">
        <w:rPr>
          <w:vertAlign w:val="superscript"/>
        </w:rPr>
        <w:t xml:space="preserve"> </w:t>
      </w:r>
      <w:r w:rsidR="00A93F96">
        <w:t>was also applied.</w:t>
      </w:r>
      <w:r w:rsidR="00030D97" w:rsidRPr="004B5336">
        <w:t xml:space="preserve"> </w:t>
      </w:r>
      <w:r w:rsidR="0073005B">
        <w:t xml:space="preserve">The calibration </w:t>
      </w:r>
      <w:r w:rsidR="00700C36">
        <w:t>solution</w:t>
      </w:r>
      <w:r w:rsidR="0073005B">
        <w:t xml:space="preserve"> was prepared by mixing </w:t>
      </w:r>
      <w:r w:rsidR="00117248">
        <w:t xml:space="preserve">and diluting </w:t>
      </w:r>
      <w:r w:rsidR="00E46609">
        <w:t xml:space="preserve">the standards </w:t>
      </w:r>
      <w:r w:rsidR="00700C36">
        <w:t>mentioned</w:t>
      </w:r>
      <w:r w:rsidR="00350CCB">
        <w:t xml:space="preserve"> in</w:t>
      </w:r>
      <w:r w:rsidR="005B13B8">
        <w:t xml:space="preserve"> the</w:t>
      </w:r>
      <w:r w:rsidR="00350CCB">
        <w:t xml:space="preserve"> previous section (except for </w:t>
      </w:r>
      <w:r w:rsidR="00350CCB" w:rsidRPr="004B5336">
        <w:t>Rh</w:t>
      </w:r>
      <w:r w:rsidR="00350CCB">
        <w:t>). A diluted</w:t>
      </w:r>
      <w:r w:rsidR="007268BE">
        <w:t xml:space="preserve"> </w:t>
      </w:r>
      <w:r w:rsidR="00BE22C8" w:rsidRPr="004B5336">
        <w:t>Rh</w:t>
      </w:r>
      <w:r w:rsidR="00BE22C8" w:rsidRPr="00BE22C8">
        <w:t xml:space="preserve"> </w:t>
      </w:r>
      <w:r w:rsidR="007268BE">
        <w:t xml:space="preserve">standard </w:t>
      </w:r>
      <w:r w:rsidR="0077244B">
        <w:t xml:space="preserve">solution </w:t>
      </w:r>
      <w:r w:rsidR="00350CCB">
        <w:t xml:space="preserve">(1 </w:t>
      </w:r>
      <w:r w:rsidR="00B258D2">
        <w:t>mg</w:t>
      </w:r>
      <w:r w:rsidR="00B258D2">
        <w:rPr>
          <w:rFonts w:cstheme="minorHAnsi"/>
        </w:rPr>
        <w:t>·</w:t>
      </w:r>
      <w:r w:rsidR="00B258D2">
        <w:t>L</w:t>
      </w:r>
      <w:r w:rsidR="00B258D2" w:rsidRPr="006E66FC">
        <w:rPr>
          <w:vertAlign w:val="superscript"/>
        </w:rPr>
        <w:t>-1</w:t>
      </w:r>
      <w:r w:rsidR="00350CCB">
        <w:t>)</w:t>
      </w:r>
      <w:r w:rsidR="007268BE">
        <w:t xml:space="preserve"> </w:t>
      </w:r>
      <w:r w:rsidR="00BE22C8" w:rsidRPr="00BE22C8">
        <w:t xml:space="preserve">was </w:t>
      </w:r>
      <w:r w:rsidR="00A45783">
        <w:t xml:space="preserve">mixed with </w:t>
      </w:r>
      <w:r w:rsidR="00700C36">
        <w:t xml:space="preserve">the </w:t>
      </w:r>
      <w:r w:rsidR="00A45783">
        <w:t>sample stream</w:t>
      </w:r>
      <w:r w:rsidR="00BE22C8" w:rsidRPr="00BE22C8">
        <w:t xml:space="preserve"> </w:t>
      </w:r>
      <w:r w:rsidR="004B10ED">
        <w:t xml:space="preserve">using a </w:t>
      </w:r>
      <w:r w:rsidR="00070C23">
        <w:t xml:space="preserve">tee joint, </w:t>
      </w:r>
      <w:r w:rsidR="00BE22C8" w:rsidRPr="00BE22C8">
        <w:t>to correct matrix effects and</w:t>
      </w:r>
      <w:r w:rsidR="007268BE">
        <w:t xml:space="preserve"> </w:t>
      </w:r>
      <w:r w:rsidR="00AE02B3">
        <w:t xml:space="preserve">to </w:t>
      </w:r>
      <w:r w:rsidR="00BE22C8" w:rsidRPr="00BE22C8">
        <w:t xml:space="preserve">compensate for possible </w:t>
      </w:r>
      <w:r w:rsidR="00B629D4">
        <w:lastRenderedPageBreak/>
        <w:t xml:space="preserve">instrument </w:t>
      </w:r>
      <w:r w:rsidR="00BE22C8" w:rsidRPr="00BE22C8">
        <w:t>deviations.</w:t>
      </w:r>
      <w:r w:rsidR="003B03AA">
        <w:t xml:space="preserve"> </w:t>
      </w:r>
      <w:r w:rsidR="00450A89">
        <w:t xml:space="preserve">The accuracy of analysis was verified by analyzing the </w:t>
      </w:r>
      <w:r w:rsidR="003B19E6">
        <w:t xml:space="preserve">rice flour </w:t>
      </w:r>
      <w:r w:rsidR="00586E43">
        <w:t>SRM 1568b</w:t>
      </w:r>
      <w:r w:rsidR="00C30212">
        <w:t xml:space="preserve"> </w:t>
      </w:r>
      <w:r w:rsidR="00852D8B">
        <w:t xml:space="preserve">once </w:t>
      </w:r>
      <w:r w:rsidR="0077244B">
        <w:t xml:space="preserve">every </w:t>
      </w:r>
      <w:r w:rsidR="00884F9C">
        <w:t>ten</w:t>
      </w:r>
      <w:r w:rsidR="0077244B">
        <w:t xml:space="preserve"> samples</w:t>
      </w:r>
      <w:r w:rsidR="00327F90">
        <w:t>.</w:t>
      </w:r>
      <w:r>
        <w:t xml:space="preserve"> </w:t>
      </w:r>
      <w:r w:rsidR="002A7EDB">
        <w:t>Each</w:t>
      </w:r>
      <w:r w:rsidR="00062DF1">
        <w:t xml:space="preserve"> </w:t>
      </w:r>
      <w:r w:rsidR="00C426B7">
        <w:t xml:space="preserve">rice </w:t>
      </w:r>
      <w:r w:rsidR="00062DF1">
        <w:t xml:space="preserve">sample </w:t>
      </w:r>
      <w:r w:rsidR="003B19E6">
        <w:t xml:space="preserve">was analyzed </w:t>
      </w:r>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3B943DD5" w:rsidR="00B60385" w:rsidRDefault="000106BB" w:rsidP="00381A0F">
      <w:pPr>
        <w:jc w:val="both"/>
      </w:pPr>
      <w:r>
        <w:t>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t xml:space="preserve"> was used for preliminary analysis of the concentration of the 30 elements in each GI rice</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r w:rsidR="009C6F92">
        <w:t>through</w:t>
      </w:r>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Two machine learning algorithms, RF and SVM</w:t>
      </w:r>
      <w:r>
        <w:t>,</w:t>
      </w:r>
      <w:r w:rsidR="00DB0D7A" w:rsidRPr="00F15929">
        <w:t xml:space="preserve"> were implemented </w:t>
      </w:r>
      <w:r w:rsidR="00DB0D7A">
        <w:t>to construct</w:t>
      </w:r>
      <w:r w:rsidR="00DB0D7A" w:rsidRPr="00F15929">
        <w:t xml:space="preserve"> classifiers</w:t>
      </w:r>
      <w:r w:rsidR="00DB0D7A">
        <w:t>.</w:t>
      </w:r>
      <w:r w:rsidR="00B92CFD">
        <w:t xml:space="preserve"> </w:t>
      </w:r>
      <w:r w:rsidR="00FB5602" w:rsidRPr="00733E0F">
        <w:t>RF</w:t>
      </w:r>
      <w:r w:rsidR="00FB5602" w:rsidRPr="00F15929">
        <w:t xml:space="preserve"> </w:t>
      </w:r>
      <w:r>
        <w:t xml:space="preserve">is </w:t>
      </w:r>
      <w:r w:rsidR="00FB5602" w:rsidRPr="00F15929">
        <w:t>a</w:t>
      </w:r>
      <w:r w:rsidR="00FB5602">
        <w:t xml:space="preserve">n ensemble of </w:t>
      </w:r>
      <w:r w:rsidR="00FB5602" w:rsidRPr="00F15929">
        <w:t xml:space="preserve">decision trees which are generated from </w:t>
      </w:r>
      <w:r w:rsidR="005B13B8">
        <w:t xml:space="preserve">the </w:t>
      </w:r>
      <w:r w:rsidR="00FB5602" w:rsidRPr="00F15929">
        <w:t>original dataset using bootstrap partition</w:t>
      </w:r>
      <w:r w:rsidRPr="00F15929">
        <w:fldChar w:fldCharType="begin" w:fldLock="1"/>
      </w:r>
      <w:r w:rsidR="00191B5B">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22&lt;/sup&gt;","plainTextFormattedCitation":"22","previouslyFormattedCitation":"&lt;sup&gt;22&lt;/sup&gt;"},"properties":{"noteIndex":0},"schema":"https://github.com/citation-style-language/schema/raw/master/csl-citation.json"}</w:instrText>
      </w:r>
      <w:r w:rsidRPr="00F15929">
        <w:fldChar w:fldCharType="separate"/>
      </w:r>
      <w:r w:rsidR="00BF3CC6" w:rsidRPr="00BF3CC6">
        <w:rPr>
          <w:noProof/>
          <w:vertAlign w:val="superscript"/>
        </w:rPr>
        <w:t>22</w:t>
      </w:r>
      <w:r w:rsidRPr="00F15929">
        <w:fldChar w:fldCharType="end"/>
      </w:r>
      <w:r w:rsidR="00B92CFD">
        <w:t>.</w:t>
      </w:r>
      <w:r w:rsidR="00FB5602">
        <w:t xml:space="preserve"> </w:t>
      </w:r>
      <w:r w:rsidR="00FB5602" w:rsidRPr="00F15929">
        <w:t xml:space="preserve">SVM </w:t>
      </w:r>
      <w:r w:rsidR="00156A7A">
        <w:t>implements</w:t>
      </w:r>
      <w:r w:rsidR="00156A7A" w:rsidRPr="00F15929">
        <w:t xml:space="preserve"> </w:t>
      </w:r>
      <w:r w:rsidR="00FB5602" w:rsidRPr="00F15929">
        <w:t>classifications by projecting</w:t>
      </w:r>
      <w:r w:rsidR="00FB5602" w:rsidRPr="001B40DC">
        <w:t xml:space="preserve"> input vectors into a high dimensional space</w:t>
      </w:r>
      <w:r>
        <w:t>,</w:t>
      </w:r>
      <w:r w:rsidR="00FB5602" w:rsidRPr="00572C70">
        <w:t xml:space="preserve"> </w:t>
      </w:r>
      <w:r w:rsidR="00156A7A">
        <w:t xml:space="preserve">thus </w:t>
      </w:r>
      <w:r w:rsidR="005B13B8">
        <w:t xml:space="preserve">finding </w:t>
      </w:r>
      <w:r w:rsidR="00FB5602" w:rsidRPr="00572C70">
        <w:t xml:space="preserve">a hyperplane that could separate different </w:t>
      </w:r>
      <w:r w:rsidR="00FB5602" w:rsidRPr="00733E0F">
        <w:t>classes</w:t>
      </w:r>
      <w:r w:rsidR="00FB5602" w:rsidRPr="003254E9">
        <w:fldChar w:fldCharType="begin" w:fldLock="1"/>
      </w:r>
      <w:r w:rsidR="00191B5B">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23&lt;/sup&gt;","plainTextFormattedCitation":"23","previouslyFormattedCitation":"&lt;sup&gt;23&lt;/sup&gt;"},"properties":{"noteIndex":0},"schema":"https://github.com/citation-style-language/schema/raw/master/csl-citation.json"}</w:instrText>
      </w:r>
      <w:r w:rsidR="00FB5602" w:rsidRPr="003254E9">
        <w:fldChar w:fldCharType="separate"/>
      </w:r>
      <w:r w:rsidR="00BF3CC6" w:rsidRPr="00BF3CC6">
        <w:rPr>
          <w:noProof/>
          <w:vertAlign w:val="superscript"/>
        </w:rPr>
        <w:t>23</w:t>
      </w:r>
      <w:r w:rsidR="00FB5602" w:rsidRPr="003254E9">
        <w:fldChar w:fldCharType="end"/>
      </w:r>
      <w:r w:rsidR="00FB5602">
        <w:t>.</w:t>
      </w:r>
      <w:r w:rsidR="00DB0D7A" w:rsidRPr="00AE2182">
        <w:t xml:space="preserve"> </w:t>
      </w:r>
      <w:r w:rsidR="0050617A">
        <w:t>Feature selection is a data processing technique</w:t>
      </w:r>
      <w:r w:rsidR="009276B3">
        <w:t xml:space="preserve"> </w:t>
      </w:r>
      <w:r w:rsidR="0078150E">
        <w:t>for</w:t>
      </w:r>
      <w:r w:rsidR="0050617A">
        <w:t xml:space="preserve"> data mining </w:t>
      </w:r>
      <w:r w:rsidR="006D2B1D">
        <w:t xml:space="preserve">which aims </w:t>
      </w:r>
      <w:r w:rsidR="0050617A">
        <w:t xml:space="preserve">to </w:t>
      </w:r>
      <w:r w:rsidR="00BC1A70">
        <w:t>identify pertinent features</w:t>
      </w:r>
      <w:r>
        <w:t>,</w:t>
      </w:r>
      <w:r w:rsidR="00BC1A70">
        <w:t xml:space="preserve"> while </w:t>
      </w:r>
      <w:r w:rsidR="009C1A19">
        <w:t>discard</w:t>
      </w:r>
      <w:r w:rsidR="005B13B8">
        <w:t>ing</w:t>
      </w:r>
      <w:r w:rsidR="009C1A19">
        <w:t xml:space="preserve"> </w:t>
      </w:r>
      <w:r w:rsidR="00BC1A70">
        <w:t xml:space="preserve">irrelevant ones </w:t>
      </w:r>
      <w:r w:rsidR="0092565E">
        <w:t xml:space="preserve">that </w:t>
      </w:r>
      <w:r w:rsidR="00BC1A70">
        <w:t>are not informative</w:t>
      </w:r>
      <w:r>
        <w:t>,</w:t>
      </w:r>
      <w:r w:rsidR="00BC1A70">
        <w:t xml:space="preserve"> </w:t>
      </w:r>
      <w:r w:rsidR="00430306">
        <w:t>but contribute to the overall dimensionality of the problem space</w:t>
      </w:r>
      <w:r w:rsidR="0064762E">
        <w:fldChar w:fldCharType="begin" w:fldLock="1"/>
      </w:r>
      <w:r w:rsidR="00191B5B">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24&lt;/sup&gt;","plainTextFormattedCitation":"24","previouslyFormattedCitation":"&lt;sup&gt;24&lt;/sup&gt;"},"properties":{"noteIndex":0},"schema":"https://github.com/citation-style-language/schema/raw/master/csl-citation.json"}</w:instrText>
      </w:r>
      <w:r w:rsidR="0064762E">
        <w:fldChar w:fldCharType="separate"/>
      </w:r>
      <w:r w:rsidR="00BF3CC6" w:rsidRPr="00BF3CC6">
        <w:rPr>
          <w:noProof/>
          <w:vertAlign w:val="superscript"/>
        </w:rPr>
        <w:t>24</w:t>
      </w:r>
      <w:r w:rsidR="0064762E">
        <w:fldChar w:fldCharType="end"/>
      </w:r>
      <w:r w:rsidR="0064762E">
        <w:t xml:space="preserve">. </w:t>
      </w:r>
      <w:r w:rsidR="00DB0D7A" w:rsidRPr="00BA0445">
        <w:t>Relief</w:t>
      </w:r>
      <w:r w:rsidR="00DB0D7A">
        <w:t>F</w:t>
      </w:r>
      <w:r w:rsidR="009012C8">
        <w:fldChar w:fldCharType="begin" w:fldLock="1"/>
      </w:r>
      <w:r w:rsidR="001D64C1">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id":"ITEM-2","itemData":{"author":[{"dropping-particle":"","family":"Dietterich","given":"Thomas","non-dropping-particle":"","parse-names":false,"suffix":""}],"container-title":"AI Magazine","id":"ITEM-2","issued":{"date-parts":[["2000"]]},"title":"Machine Learning Research: Four Current Directions","type":"article-journal","volume":"18"},"uris":["http://www.mendeley.com/documents/?uuid=a80fa6be-4c89-4356-9afb-f40877e871bb"]}],"mendeley":{"formattedCitation":"&lt;sup&gt;24,25&lt;/sup&gt;","plainTextFormattedCitation":"24,25","previouslyFormattedCitation":"&lt;sup&gt;24,25&lt;/sup&gt;"},"properties":{"noteIndex":0},"schema":"https://github.com/citation-style-language/schema/raw/master/csl-citation.json"}</w:instrText>
      </w:r>
      <w:r w:rsidR="009012C8">
        <w:fldChar w:fldCharType="separate"/>
      </w:r>
      <w:r w:rsidR="009012C8" w:rsidRPr="009012C8">
        <w:rPr>
          <w:noProof/>
          <w:vertAlign w:val="superscript"/>
        </w:rPr>
        <w:t>24,25</w:t>
      </w:r>
      <w:r w:rsidR="009012C8">
        <w:fldChar w:fldCharType="end"/>
      </w:r>
      <w:r w:rsidR="00DB0D7A">
        <w:t xml:space="preserve"> was</w:t>
      </w:r>
      <w:r w:rsidR="00DB0D7A" w:rsidRPr="00027B6C">
        <w:t xml:space="preserve"> ut</w:t>
      </w:r>
      <w:r w:rsidR="00DB0D7A" w:rsidRPr="000E296B">
        <w:t>ilized</w:t>
      </w:r>
      <w:r w:rsidR="00C14F95">
        <w:t xml:space="preserve"> </w:t>
      </w:r>
      <w:r w:rsidR="005775FF">
        <w:t xml:space="preserve">to </w:t>
      </w:r>
      <w:r w:rsidR="0092565E">
        <w:t xml:space="preserve">select </w:t>
      </w:r>
      <w:r w:rsidR="005775FF">
        <w:t xml:space="preserve">features </w:t>
      </w:r>
      <w:r w:rsidR="0092565E">
        <w:t>through investi</w:t>
      </w:r>
      <w:r w:rsidR="006D2B1D">
        <w:t>ga</w:t>
      </w:r>
      <w:r w:rsidR="0092565E">
        <w:t xml:space="preserve">ting </w:t>
      </w:r>
      <w:r w:rsidR="00A41F55">
        <w:t>the</w:t>
      </w:r>
      <w:r>
        <w:t>ir</w:t>
      </w:r>
      <w:r w:rsidR="00A41F55">
        <w:t xml:space="preserve"> </w:t>
      </w:r>
      <w:r w:rsidR="006D2B1D">
        <w:t xml:space="preserve">relative importance </w:t>
      </w:r>
      <w:r w:rsidR="0092565E">
        <w:t xml:space="preserve">based </w:t>
      </w:r>
      <w:r w:rsidR="005775FF">
        <w:t xml:space="preserve">on </w:t>
      </w:r>
      <w:r w:rsidR="00AF2707">
        <w:t xml:space="preserve">a calculated </w:t>
      </w:r>
      <w:r w:rsidR="009416B6">
        <w:t>proxy statistic</w:t>
      </w:r>
      <w:r w:rsidR="009416B6" w:rsidRPr="00733E0F">
        <w:t>.</w:t>
      </w:r>
      <w:r w:rsidR="006423E6">
        <w:t xml:space="preserve"> </w:t>
      </w:r>
      <w:r>
        <w:t>T</w:t>
      </w:r>
      <w:r w:rsidR="00FE227B" w:rsidRPr="00763AE6">
        <w:t xml:space="preserve">he </w:t>
      </w:r>
      <w:r w:rsidR="00576DD1">
        <w:rPr>
          <w:rFonts w:hint="eastAsia"/>
        </w:rPr>
        <w:t>workflow</w:t>
      </w:r>
      <w:r w:rsidR="000B2AFD">
        <w:t xml:space="preserve"> </w:t>
      </w:r>
      <w:r w:rsidR="00FE227B" w:rsidRPr="00763AE6">
        <w:t xml:space="preserve">for </w:t>
      </w:r>
      <w:r w:rsidR="00FE227B">
        <w:t>the training of classifiers and the validation of classification models</w:t>
      </w:r>
      <w:r>
        <w:t xml:space="preserve"> is shown below (Figure 2)</w:t>
      </w:r>
      <w:r w:rsidR="00B43599">
        <w:t xml:space="preserve">: </w:t>
      </w:r>
    </w:p>
    <w:p w14:paraId="50BFA3EF" w14:textId="0BD906C8" w:rsidR="00B60385" w:rsidRDefault="00451F25" w:rsidP="00FF49F3">
      <w:pPr>
        <w:pStyle w:val="ListParagraph"/>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split</w:t>
      </w:r>
      <w:r w:rsidR="003F0340" w:rsidRPr="00CB275C">
        <w:t xml:space="preserve"> into </w:t>
      </w:r>
      <w:r w:rsidR="003F0340">
        <w:t xml:space="preserve">a </w:t>
      </w:r>
      <w:r w:rsidR="003F0340" w:rsidRPr="00CB275C">
        <w:t xml:space="preserve">training </w:t>
      </w:r>
      <w:r w:rsidR="003F0340" w:rsidRPr="007027A0">
        <w:t>set</w:t>
      </w:r>
      <w:r w:rsidR="003F0340">
        <w:t xml:space="preserve"> (</w:t>
      </w:r>
      <w:r w:rsidR="006572BB">
        <w:t>n=</w:t>
      </w:r>
      <w:r w:rsidR="00E1545F">
        <w:t xml:space="preserve"> </w:t>
      </w:r>
      <w:r w:rsidR="003F0340">
        <w:t>104)</w:t>
      </w:r>
      <w:r w:rsidR="003F0340" w:rsidRPr="00CB275C">
        <w:t xml:space="preserve"> and</w:t>
      </w:r>
      <w:r w:rsidR="003F0340">
        <w:t xml:space="preserve"> a</w:t>
      </w:r>
      <w:r w:rsidR="003F0340" w:rsidRPr="00CB275C">
        <w:t xml:space="preserve"> test set </w:t>
      </w:r>
      <w:r w:rsidR="003F0340">
        <w:t>(</w:t>
      </w:r>
      <w:r w:rsidR="006572BB">
        <w:t>n=</w:t>
      </w:r>
      <w:r w:rsidR="00E1545F">
        <w:t xml:space="preserve"> </w:t>
      </w:r>
      <w:r w:rsidR="003F0340">
        <w:t>27)</w:t>
      </w:r>
      <w:r w:rsidR="003F0340" w:rsidRPr="00B95CEE">
        <w:t xml:space="preserve"> </w:t>
      </w:r>
      <w:r w:rsidR="003F0340" w:rsidRPr="007C7D51">
        <w:t>in a stratified fashion</w:t>
      </w:r>
      <w:r w:rsidR="003F0340">
        <w:t xml:space="preserve"> (80:20). </w:t>
      </w:r>
    </w:p>
    <w:p w14:paraId="02798C4D" w14:textId="3A60C086" w:rsidR="00255BD0" w:rsidRDefault="003F0340" w:rsidP="002D1584">
      <w:pPr>
        <w:pStyle w:val="ListParagraph"/>
        <w:numPr>
          <w:ilvl w:val="3"/>
          <w:numId w:val="22"/>
        </w:numPr>
        <w:ind w:firstLineChars="0"/>
        <w:jc w:val="both"/>
      </w:pPr>
      <w:r w:rsidRPr="00763AE6">
        <w:t xml:space="preserve">The </w:t>
      </w:r>
      <w:proofErr w:type="spellStart"/>
      <w:r w:rsidR="0006244D" w:rsidRPr="00BA0445">
        <w:t>Relief</w:t>
      </w:r>
      <w:r w:rsidR="0006244D">
        <w:t>F</w:t>
      </w:r>
      <w:proofErr w:type="spellEnd"/>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r w:rsidR="00A41F55">
        <w:t>and</w:t>
      </w:r>
      <w:r w:rsidR="00FF46D6">
        <w:t xml:space="preserve"> </w:t>
      </w:r>
      <w:r w:rsidR="004F6B76">
        <w:t xml:space="preserve">all </w:t>
      </w:r>
      <w:r w:rsidR="00A41F55">
        <w:t xml:space="preserve">the </w:t>
      </w:r>
      <w:r w:rsidR="004F6B76">
        <w:t xml:space="preserve">30 features were ranked based on their </w:t>
      </w:r>
      <w:r w:rsidR="008067E5">
        <w:t xml:space="preserve">differentiation </w:t>
      </w:r>
      <w:r w:rsidR="004F6B76">
        <w:t xml:space="preserve">power. </w:t>
      </w:r>
      <w:r w:rsidR="00A41F55">
        <w:t>Subsequently</w:t>
      </w:r>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252283">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26&lt;/sup&gt;","plainTextFormattedCitation":"26","previouslyFormattedCitation":"&lt;sup&gt;26&lt;/sup&gt;"},"properties":{"noteIndex":0},"schema":"https://github.com/citation-style-language/schema/raw/master/csl-citation.json"}</w:instrText>
      </w:r>
      <w:r w:rsidR="000C7C88">
        <w:fldChar w:fldCharType="separate"/>
      </w:r>
      <w:r w:rsidR="001D64C1" w:rsidRPr="001D64C1">
        <w:rPr>
          <w:noProof/>
          <w:vertAlign w:val="superscript"/>
        </w:rPr>
        <w:t>26</w:t>
      </w:r>
      <w:r w:rsidR="000C7C88">
        <w:fldChar w:fldCharType="end"/>
      </w:r>
      <w:r w:rsidR="00A41F55">
        <w:t xml:space="preserve"> was </w:t>
      </w:r>
      <w:r w:rsidR="00AB761A">
        <w:t>conducted</w:t>
      </w:r>
      <w:r w:rsidR="0047294F">
        <w:t xml:space="preserve"> </w:t>
      </w:r>
      <w:r w:rsidR="0067621E">
        <w:rPr>
          <w:rFonts w:hint="eastAsia"/>
        </w:rPr>
        <w:t>along</w:t>
      </w:r>
      <w:r w:rsidR="0067621E">
        <w:t xml:space="preserve"> with hyperparameter tuning</w:t>
      </w:r>
      <w:r w:rsidR="007571CD">
        <w:t xml:space="preserve"> (gri</w:t>
      </w:r>
      <w:r w:rsidR="0011365A">
        <w:t>d-search</w:t>
      </w:r>
      <w:r w:rsidR="007571CD">
        <w:t>)</w:t>
      </w:r>
      <w:r w:rsidR="0067621E">
        <w:t xml:space="preserve">. </w:t>
      </w:r>
      <w:r w:rsidR="008C4B9C">
        <w:t>After a 10-fold cross-validation</w:t>
      </w:r>
      <w:r w:rsidR="0067621E">
        <w:t>, the</w:t>
      </w:r>
      <w:r w:rsidR="00FB0D10">
        <w:t xml:space="preserve"> </w:t>
      </w:r>
      <w:r w:rsidR="00C95FB8">
        <w:t xml:space="preserve">best </w:t>
      </w:r>
      <w:r w:rsidR="00684B99">
        <w:t>combination</w:t>
      </w:r>
      <w:r w:rsidR="008C4B9C">
        <w:t>s</w:t>
      </w:r>
      <w:r w:rsidR="00684B99">
        <w:t xml:space="preserve"> of </w:t>
      </w:r>
      <w:r w:rsidR="00C95FB8">
        <w:t xml:space="preserve">feature subsets </w:t>
      </w:r>
      <w:r w:rsidR="000302C9">
        <w:t xml:space="preserve">and </w:t>
      </w:r>
      <w:r w:rsidR="00C95FB8">
        <w:t>hyperpara</w:t>
      </w:r>
      <w:r w:rsidR="009D271D">
        <w:t>meters</w:t>
      </w:r>
      <w:r w:rsidR="00950177">
        <w:t xml:space="preserve"> </w:t>
      </w:r>
      <w:r w:rsidR="00A14F9C">
        <w:t>were used to</w:t>
      </w:r>
      <w:r w:rsidR="00545CC4">
        <w:t xml:space="preserve"> construct optimal </w:t>
      </w:r>
      <w:r w:rsidR="00442F9D">
        <w:t>classifiers</w:t>
      </w:r>
      <w:r w:rsidR="00545CC4">
        <w:t>.</w:t>
      </w:r>
      <w:r w:rsidR="00315719">
        <w:t xml:space="preserve"> </w:t>
      </w:r>
      <w:r w:rsidR="001F1138">
        <w:t>The tested hyperparameters are</w:t>
      </w:r>
      <w:r w:rsidR="00683A38">
        <w:t xml:space="preserve"> shown </w:t>
      </w:r>
      <w:r w:rsidR="000106BB">
        <w:t>below (</w:t>
      </w:r>
      <w:r w:rsidR="0047294F">
        <w:t xml:space="preserve">Table </w:t>
      </w:r>
      <w:r w:rsidR="00436340">
        <w:t>1</w:t>
      </w:r>
      <w:r w:rsidR="000106BB">
        <w:t>)</w:t>
      </w:r>
      <w:r w:rsidR="00683A38">
        <w:t>.</w:t>
      </w:r>
    </w:p>
    <w:p w14:paraId="4FBBE73C" w14:textId="18D5F2BA" w:rsidR="002D1584" w:rsidRPr="002D1584" w:rsidRDefault="002D1584" w:rsidP="002D1584">
      <w:pPr>
        <w:ind w:left="358"/>
        <w:jc w:val="both"/>
      </w:pPr>
      <w:r>
        <w:rPr>
          <w:rFonts w:hint="eastAsia"/>
        </w:rPr>
        <w:t>T</w:t>
      </w:r>
      <w:r>
        <w:t>able 1. Ranges of hyperparameters tested during model training.</w:t>
      </w:r>
    </w:p>
    <w:tbl>
      <w:tblPr>
        <w:tblW w:w="9692" w:type="dxa"/>
        <w:tblLook w:val="04A0" w:firstRow="1" w:lastRow="0" w:firstColumn="1" w:lastColumn="0" w:noHBand="0" w:noVBand="1"/>
      </w:tblPr>
      <w:tblGrid>
        <w:gridCol w:w="1932"/>
        <w:gridCol w:w="5100"/>
        <w:gridCol w:w="2660"/>
      </w:tblGrid>
      <w:tr w:rsidR="002D1584" w:rsidRPr="00054E37" w14:paraId="6E6609D0" w14:textId="77777777" w:rsidTr="002D1584">
        <w:trPr>
          <w:trHeight w:val="315"/>
        </w:trPr>
        <w:tc>
          <w:tcPr>
            <w:tcW w:w="1932" w:type="dxa"/>
            <w:tcBorders>
              <w:top w:val="single" w:sz="18" w:space="0" w:color="auto"/>
              <w:left w:val="nil"/>
              <w:bottom w:val="single" w:sz="8" w:space="0" w:color="auto"/>
              <w:right w:val="nil"/>
            </w:tcBorders>
            <w:shd w:val="clear" w:color="auto" w:fill="auto"/>
            <w:noWrap/>
            <w:vAlign w:val="bottom"/>
            <w:hideMark/>
          </w:tcPr>
          <w:p w14:paraId="76A2BA3E" w14:textId="77777777" w:rsidR="002D1584" w:rsidRPr="00054E37" w:rsidRDefault="002D1584" w:rsidP="00A9445A">
            <w:pPr>
              <w:spacing w:after="0" w:line="240" w:lineRule="auto"/>
              <w:rPr>
                <w:rFonts w:ascii="Calibri" w:eastAsia="Times New Roman" w:hAnsi="Calibri" w:cs="Calibri"/>
                <w:color w:val="000000"/>
                <w:sz w:val="24"/>
                <w:szCs w:val="24"/>
              </w:rPr>
            </w:pPr>
            <w:r w:rsidRPr="00054E37">
              <w:rPr>
                <w:rFonts w:ascii="Calibri" w:eastAsia="Times New Roman" w:hAnsi="Calibri" w:cs="Calibri"/>
                <w:color w:val="000000"/>
                <w:sz w:val="24"/>
                <w:szCs w:val="24"/>
              </w:rPr>
              <w:t>Hyp</w:t>
            </w:r>
            <w:r>
              <w:rPr>
                <w:rFonts w:ascii="Calibri" w:eastAsia="Times New Roman" w:hAnsi="Calibri" w:cs="Calibri"/>
                <w:color w:val="000000"/>
                <w:sz w:val="24"/>
                <w:szCs w:val="24"/>
              </w:rPr>
              <w:t>erp</w:t>
            </w:r>
            <w:r w:rsidRPr="00054E37">
              <w:rPr>
                <w:rFonts w:ascii="Calibri" w:eastAsia="Times New Roman" w:hAnsi="Calibri" w:cs="Calibri"/>
                <w:color w:val="000000"/>
                <w:sz w:val="24"/>
                <w:szCs w:val="24"/>
              </w:rPr>
              <w:t>arameters</w:t>
            </w:r>
          </w:p>
        </w:tc>
        <w:tc>
          <w:tcPr>
            <w:tcW w:w="5100" w:type="dxa"/>
            <w:tcBorders>
              <w:top w:val="single" w:sz="18" w:space="0" w:color="auto"/>
              <w:left w:val="nil"/>
              <w:bottom w:val="single" w:sz="8" w:space="0" w:color="auto"/>
              <w:right w:val="nil"/>
            </w:tcBorders>
            <w:shd w:val="clear" w:color="auto" w:fill="auto"/>
            <w:noWrap/>
            <w:vAlign w:val="bottom"/>
            <w:hideMark/>
          </w:tcPr>
          <w:p w14:paraId="5BCFC75F"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RF</w:t>
            </w:r>
          </w:p>
        </w:tc>
        <w:tc>
          <w:tcPr>
            <w:tcW w:w="2660" w:type="dxa"/>
            <w:tcBorders>
              <w:top w:val="single" w:sz="18" w:space="0" w:color="auto"/>
              <w:left w:val="nil"/>
              <w:bottom w:val="single" w:sz="8" w:space="0" w:color="auto"/>
              <w:right w:val="nil"/>
            </w:tcBorders>
            <w:shd w:val="clear" w:color="auto" w:fill="auto"/>
            <w:noWrap/>
            <w:vAlign w:val="bottom"/>
            <w:hideMark/>
          </w:tcPr>
          <w:p w14:paraId="4D206240"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SVM</w:t>
            </w:r>
          </w:p>
        </w:tc>
      </w:tr>
      <w:tr w:rsidR="002D1584" w:rsidRPr="00054E37" w14:paraId="6411BA17" w14:textId="77777777" w:rsidTr="002D1584">
        <w:trPr>
          <w:trHeight w:val="315"/>
        </w:trPr>
        <w:tc>
          <w:tcPr>
            <w:tcW w:w="1932" w:type="dxa"/>
            <w:tcBorders>
              <w:top w:val="single" w:sz="8" w:space="0" w:color="auto"/>
              <w:left w:val="nil"/>
              <w:bottom w:val="nil"/>
              <w:right w:val="nil"/>
            </w:tcBorders>
            <w:shd w:val="clear" w:color="auto" w:fill="auto"/>
            <w:noWrap/>
            <w:vAlign w:val="center"/>
            <w:hideMark/>
          </w:tcPr>
          <w:p w14:paraId="5B936539"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max_depth</w:t>
            </w:r>
            <w:proofErr w:type="spellEnd"/>
          </w:p>
        </w:tc>
        <w:tc>
          <w:tcPr>
            <w:tcW w:w="5100" w:type="dxa"/>
            <w:tcBorders>
              <w:top w:val="single" w:sz="8" w:space="0" w:color="auto"/>
              <w:left w:val="nil"/>
              <w:bottom w:val="nil"/>
              <w:right w:val="nil"/>
            </w:tcBorders>
            <w:shd w:val="clear" w:color="auto" w:fill="auto"/>
            <w:noWrap/>
            <w:vAlign w:val="center"/>
            <w:hideMark/>
          </w:tcPr>
          <w:p w14:paraId="409F34DE"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 11, 21, 31, 41, 51]</w:t>
            </w:r>
          </w:p>
        </w:tc>
        <w:tc>
          <w:tcPr>
            <w:tcW w:w="2660" w:type="dxa"/>
            <w:tcBorders>
              <w:top w:val="single" w:sz="8" w:space="0" w:color="auto"/>
              <w:left w:val="nil"/>
              <w:bottom w:val="nil"/>
              <w:right w:val="nil"/>
            </w:tcBorders>
            <w:shd w:val="clear" w:color="auto" w:fill="auto"/>
            <w:noWrap/>
            <w:vAlign w:val="center"/>
            <w:hideMark/>
          </w:tcPr>
          <w:p w14:paraId="36BBF779" w14:textId="05DCA449" w:rsidR="002D1584" w:rsidRPr="00054E37" w:rsidRDefault="006B4D88" w:rsidP="00A9445A">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NA</w:t>
            </w:r>
          </w:p>
        </w:tc>
      </w:tr>
      <w:tr w:rsidR="002D1584" w:rsidRPr="00054E37" w14:paraId="767BA37A" w14:textId="77777777" w:rsidTr="007F6C88">
        <w:trPr>
          <w:trHeight w:val="315"/>
        </w:trPr>
        <w:tc>
          <w:tcPr>
            <w:tcW w:w="1932" w:type="dxa"/>
            <w:tcBorders>
              <w:top w:val="nil"/>
              <w:left w:val="nil"/>
              <w:right w:val="nil"/>
            </w:tcBorders>
            <w:shd w:val="clear" w:color="auto" w:fill="auto"/>
            <w:noWrap/>
            <w:vAlign w:val="center"/>
            <w:hideMark/>
          </w:tcPr>
          <w:p w14:paraId="171CFC18"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max_features</w:t>
            </w:r>
            <w:proofErr w:type="spellEnd"/>
          </w:p>
        </w:tc>
        <w:tc>
          <w:tcPr>
            <w:tcW w:w="5100" w:type="dxa"/>
            <w:tcBorders>
              <w:top w:val="nil"/>
              <w:left w:val="nil"/>
              <w:right w:val="nil"/>
            </w:tcBorders>
            <w:shd w:val="clear" w:color="auto" w:fill="auto"/>
            <w:noWrap/>
            <w:vAlign w:val="center"/>
            <w:hideMark/>
          </w:tcPr>
          <w:p w14:paraId="4DFFE23C"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['auto', 'sqrt']</w:t>
            </w:r>
          </w:p>
        </w:tc>
        <w:tc>
          <w:tcPr>
            <w:tcW w:w="2660" w:type="dxa"/>
            <w:tcBorders>
              <w:top w:val="nil"/>
              <w:left w:val="nil"/>
              <w:right w:val="nil"/>
            </w:tcBorders>
            <w:shd w:val="clear" w:color="auto" w:fill="auto"/>
            <w:vAlign w:val="center"/>
            <w:hideMark/>
          </w:tcPr>
          <w:p w14:paraId="6C96F681" w14:textId="4C723803" w:rsidR="002D1584" w:rsidRPr="007F6C88" w:rsidRDefault="007F6C88" w:rsidP="007F6C88">
            <w:pPr>
              <w:spacing w:after="0" w:line="240" w:lineRule="auto"/>
              <w:jc w:val="center"/>
              <w:rPr>
                <w:rFonts w:ascii="Calibri" w:hAnsi="Calibri" w:cs="Calibri"/>
                <w:color w:val="000000"/>
                <w:sz w:val="24"/>
                <w:szCs w:val="24"/>
              </w:rPr>
            </w:pPr>
            <w:r>
              <w:rPr>
                <w:rFonts w:ascii="Calibri" w:hAnsi="Calibri" w:cs="Calibri" w:hint="eastAsia"/>
                <w:color w:val="000000"/>
                <w:sz w:val="24"/>
                <w:szCs w:val="24"/>
              </w:rPr>
              <w:t>N</w:t>
            </w:r>
            <w:r>
              <w:rPr>
                <w:rFonts w:ascii="Calibri" w:hAnsi="Calibri" w:cs="Calibri"/>
                <w:color w:val="000000"/>
                <w:sz w:val="24"/>
                <w:szCs w:val="24"/>
              </w:rPr>
              <w:t>A</w:t>
            </w:r>
          </w:p>
        </w:tc>
      </w:tr>
      <w:tr w:rsidR="002D1584" w:rsidRPr="00054E37" w14:paraId="31E1224B" w14:textId="77777777" w:rsidTr="007F6C88">
        <w:trPr>
          <w:trHeight w:val="315"/>
        </w:trPr>
        <w:tc>
          <w:tcPr>
            <w:tcW w:w="1932" w:type="dxa"/>
            <w:tcBorders>
              <w:top w:val="nil"/>
              <w:left w:val="nil"/>
              <w:bottom w:val="nil"/>
              <w:right w:val="nil"/>
            </w:tcBorders>
            <w:shd w:val="clear" w:color="auto" w:fill="auto"/>
            <w:noWrap/>
            <w:vAlign w:val="center"/>
            <w:hideMark/>
          </w:tcPr>
          <w:p w14:paraId="003B7FD4"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n_estimators</w:t>
            </w:r>
            <w:proofErr w:type="spellEnd"/>
          </w:p>
        </w:tc>
        <w:tc>
          <w:tcPr>
            <w:tcW w:w="5100" w:type="dxa"/>
            <w:tcBorders>
              <w:top w:val="nil"/>
              <w:left w:val="nil"/>
              <w:bottom w:val="nil"/>
              <w:right w:val="nil"/>
            </w:tcBorders>
            <w:shd w:val="clear" w:color="auto" w:fill="auto"/>
            <w:noWrap/>
            <w:vAlign w:val="center"/>
            <w:hideMark/>
          </w:tcPr>
          <w:p w14:paraId="05A388EA"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[10, 120, 230, 340, 450, 560, 670, 780, 890, 1000]</w:t>
            </w:r>
          </w:p>
        </w:tc>
        <w:tc>
          <w:tcPr>
            <w:tcW w:w="2660" w:type="dxa"/>
            <w:tcBorders>
              <w:top w:val="nil"/>
              <w:left w:val="nil"/>
              <w:bottom w:val="nil"/>
              <w:right w:val="nil"/>
            </w:tcBorders>
            <w:shd w:val="clear" w:color="auto" w:fill="auto"/>
            <w:vAlign w:val="center"/>
            <w:hideMark/>
          </w:tcPr>
          <w:p w14:paraId="6DC82284" w14:textId="05C3744F" w:rsidR="002D1584" w:rsidRPr="007F6C88" w:rsidRDefault="007F6C88" w:rsidP="007F6C88">
            <w:pPr>
              <w:spacing w:after="0" w:line="240" w:lineRule="auto"/>
              <w:jc w:val="center"/>
              <w:rPr>
                <w:rFonts w:ascii="Calibri" w:hAnsi="Calibri" w:cs="Calibri"/>
                <w:color w:val="000000"/>
                <w:sz w:val="24"/>
                <w:szCs w:val="24"/>
              </w:rPr>
            </w:pPr>
            <w:r>
              <w:rPr>
                <w:rFonts w:ascii="Calibri" w:hAnsi="Calibri" w:cs="Calibri"/>
                <w:color w:val="000000"/>
                <w:sz w:val="24"/>
                <w:szCs w:val="24"/>
              </w:rPr>
              <w:t>NA</w:t>
            </w:r>
          </w:p>
        </w:tc>
      </w:tr>
      <w:tr w:rsidR="002D1584" w:rsidRPr="00054E37" w14:paraId="5C5432CC" w14:textId="77777777" w:rsidTr="002D1584">
        <w:trPr>
          <w:trHeight w:val="315"/>
        </w:trPr>
        <w:tc>
          <w:tcPr>
            <w:tcW w:w="1932" w:type="dxa"/>
            <w:tcBorders>
              <w:top w:val="nil"/>
              <w:left w:val="nil"/>
              <w:bottom w:val="single" w:sz="18" w:space="0" w:color="auto"/>
              <w:right w:val="nil"/>
            </w:tcBorders>
            <w:shd w:val="clear" w:color="auto" w:fill="auto"/>
            <w:noWrap/>
            <w:vAlign w:val="center"/>
          </w:tcPr>
          <w:p w14:paraId="24ED6001" w14:textId="77777777" w:rsidR="002D1584" w:rsidRPr="002D1584" w:rsidRDefault="002D1584" w:rsidP="00A9445A">
            <w:pPr>
              <w:spacing w:after="0" w:line="240" w:lineRule="auto"/>
              <w:jc w:val="center"/>
              <w:rPr>
                <w:rFonts w:ascii="Calibri" w:hAnsi="Calibri" w:cs="Calibri"/>
                <w:color w:val="000000"/>
                <w:sz w:val="24"/>
                <w:szCs w:val="24"/>
              </w:rPr>
            </w:pPr>
            <w:r>
              <w:rPr>
                <w:rFonts w:ascii="Calibri" w:hAnsi="Calibri" w:cs="Calibri"/>
                <w:color w:val="000000"/>
                <w:sz w:val="24"/>
                <w:szCs w:val="24"/>
              </w:rPr>
              <w:t>Cost</w:t>
            </w:r>
          </w:p>
        </w:tc>
        <w:tc>
          <w:tcPr>
            <w:tcW w:w="5100" w:type="dxa"/>
            <w:tcBorders>
              <w:top w:val="nil"/>
              <w:left w:val="nil"/>
              <w:bottom w:val="single" w:sz="18" w:space="0" w:color="auto"/>
              <w:right w:val="nil"/>
            </w:tcBorders>
            <w:shd w:val="clear" w:color="auto" w:fill="auto"/>
            <w:noWrap/>
            <w:vAlign w:val="center"/>
          </w:tcPr>
          <w:p w14:paraId="4188C827" w14:textId="39658D58" w:rsidR="002D1584" w:rsidRPr="00054E37" w:rsidRDefault="006B4D88" w:rsidP="00A9445A">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NA</w:t>
            </w:r>
          </w:p>
        </w:tc>
        <w:tc>
          <w:tcPr>
            <w:tcW w:w="2660" w:type="dxa"/>
            <w:tcBorders>
              <w:top w:val="nil"/>
              <w:left w:val="nil"/>
              <w:bottom w:val="single" w:sz="18" w:space="0" w:color="auto"/>
              <w:right w:val="nil"/>
            </w:tcBorders>
            <w:vAlign w:val="center"/>
          </w:tcPr>
          <w:p w14:paraId="37734614" w14:textId="77777777" w:rsidR="002D1584" w:rsidRPr="00054E37" w:rsidRDefault="002D1584" w:rsidP="002D1584">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[0.1, 1, 10, 100, 1000]</w:t>
            </w:r>
          </w:p>
        </w:tc>
      </w:tr>
    </w:tbl>
    <w:p w14:paraId="5CE72872" w14:textId="77777777" w:rsidR="002D1584" w:rsidRDefault="002D1584" w:rsidP="002D1584">
      <w:pPr>
        <w:ind w:left="358"/>
        <w:jc w:val="both"/>
      </w:pPr>
    </w:p>
    <w:p w14:paraId="622F9B07" w14:textId="6C5C1998" w:rsidR="0006244D" w:rsidRPr="00DC0C6F" w:rsidRDefault="00921DEE" w:rsidP="007825AF">
      <w:pPr>
        <w:pStyle w:val="ListParagraph"/>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r w:rsidR="00A41F55">
        <w:t xml:space="preserve">then </w:t>
      </w:r>
      <w:r w:rsidR="003F0340">
        <w:t xml:space="preserve">independently validated </w:t>
      </w:r>
      <w:r w:rsidR="00DB0D7A">
        <w:t>on the test set</w:t>
      </w:r>
      <w:r w:rsidR="00A131EE">
        <w:t>,</w:t>
      </w:r>
      <w:r w:rsidR="0054420E">
        <w:t xml:space="preserve"> and</w:t>
      </w:r>
      <w:r w:rsidR="00A131EE">
        <w:t xml:space="preserve"> </w:t>
      </w:r>
      <w:r w:rsidR="00427419">
        <w:t>the</w:t>
      </w:r>
      <w:r w:rsidR="000106BB">
        <w:t>ir</w:t>
      </w:r>
      <w:r w:rsidR="00427419">
        <w:t xml:space="preserve"> prediction accurac</w:t>
      </w:r>
      <w:ins w:id="6" w:author="Xu, Jason" w:date="2020-04-10T11:08:00Z">
        <w:r w:rsidR="00B118C1">
          <w:t>ies</w:t>
        </w:r>
      </w:ins>
      <w:del w:id="7" w:author="Xu, Jason" w:date="2020-04-10T11:08:00Z">
        <w:r w:rsidR="00427419" w:rsidDel="00B118C1">
          <w:delText>y</w:delText>
        </w:r>
      </w:del>
      <w:r w:rsidR="0054420E">
        <w:t xml:space="preserve"> w</w:t>
      </w:r>
      <w:ins w:id="8" w:author="Xu, Jason" w:date="2020-04-10T11:08:00Z">
        <w:r w:rsidR="00B118C1">
          <w:t>ere</w:t>
        </w:r>
      </w:ins>
      <w:del w:id="9" w:author="Xu, Jason" w:date="2020-04-10T11:08:00Z">
        <w:r w:rsidR="0054420E" w:rsidDel="00B118C1">
          <w:delText>as</w:delText>
        </w:r>
      </w:del>
      <w:r w:rsidR="0054420E">
        <w:t xml:space="preserve"> </w:t>
      </w:r>
      <w:r w:rsidR="00BC14AB">
        <w:t>determined</w:t>
      </w:r>
      <w:r w:rsidR="00B54C74">
        <w:t>.</w:t>
      </w:r>
    </w:p>
    <w:p w14:paraId="7DDF25ED" w14:textId="77777777" w:rsidR="00DC0C6F" w:rsidRPr="00B118C1" w:rsidRDefault="00DC0C6F" w:rsidP="00DC0C6F">
      <w:pPr>
        <w:pStyle w:val="ListParagraph"/>
        <w:ind w:left="778" w:firstLineChars="0" w:firstLine="0"/>
        <w:jc w:val="both"/>
        <w:rPr>
          <w:color w:val="FF0000"/>
        </w:rPr>
      </w:pPr>
    </w:p>
    <w:p w14:paraId="688AE5F9" w14:textId="77777777" w:rsidR="0092565E" w:rsidRDefault="0092565E" w:rsidP="00DC0C6F">
      <w:pPr>
        <w:jc w:val="center"/>
      </w:pPr>
      <w:r w:rsidRPr="002D2474">
        <w:rPr>
          <w:noProof/>
        </w:rPr>
        <w:lastRenderedPageBreak/>
        <w:drawing>
          <wp:inline distT="0" distB="0" distL="0" distR="0" wp14:anchorId="6F46A3BF" wp14:editId="45A37D8E">
            <wp:extent cx="3324612" cy="2520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47" t="7841" r="9879" b="3755"/>
                    <a:stretch/>
                  </pic:blipFill>
                  <pic:spPr bwMode="auto">
                    <a:xfrm>
                      <a:off x="0" y="0"/>
                      <a:ext cx="3324612" cy="2520000"/>
                    </a:xfrm>
                    <a:prstGeom prst="rect">
                      <a:avLst/>
                    </a:prstGeom>
                    <a:ln>
                      <a:noFill/>
                    </a:ln>
                    <a:extLst>
                      <a:ext uri="{53640926-AAD7-44D8-BBD7-CCE9431645EC}">
                        <a14:shadowObscured xmlns:a14="http://schemas.microsoft.com/office/drawing/2010/main"/>
                      </a:ext>
                    </a:extLst>
                  </pic:spPr>
                </pic:pic>
              </a:graphicData>
            </a:graphic>
          </wp:inline>
        </w:drawing>
      </w:r>
    </w:p>
    <w:p w14:paraId="70AB2755" w14:textId="205D7DD3" w:rsidR="0092565E" w:rsidRPr="005157A4" w:rsidRDefault="0092565E" w:rsidP="00284D59">
      <w:r>
        <w:t xml:space="preserve">Fig.2. Diagram of the </w:t>
      </w:r>
      <w:r w:rsidR="005B13B8">
        <w:t>ML-</w:t>
      </w:r>
      <w:r>
        <w:t xml:space="preserve">based workflow for model training and validation. </w:t>
      </w:r>
    </w:p>
    <w:p w14:paraId="1330DCCC" w14:textId="0992777D" w:rsidR="009F3DC7" w:rsidRDefault="008548A7" w:rsidP="00BD2411">
      <w:pPr>
        <w:jc w:val="both"/>
      </w:pPr>
      <w:r>
        <w:t xml:space="preserve">All </w:t>
      </w:r>
      <w:r w:rsidR="00E941C1">
        <w:t xml:space="preserve">data </w:t>
      </w:r>
      <w:r w:rsidR="002363B7">
        <w:t xml:space="preserve">analysis </w:t>
      </w:r>
      <w:r w:rsidR="005B13B8">
        <w:t xml:space="preserve">was </w:t>
      </w:r>
      <w:r w:rsidR="00B05FE6">
        <w:t xml:space="preserve">carried out </w:t>
      </w:r>
      <w:r w:rsidR="006F2C49">
        <w:t>using</w:t>
      </w:r>
      <w:r w:rsidR="00A93CF5">
        <w:t xml:space="preserve"> R (R Core Team, 201</w:t>
      </w:r>
      <w:r w:rsidR="00652453">
        <w:t>9</w:t>
      </w:r>
      <w:r w:rsidR="00A93CF5">
        <w:t>)</w:t>
      </w:r>
      <w:r w:rsidR="006F5366">
        <w:t xml:space="preserve">, </w:t>
      </w:r>
      <w:r w:rsidR="00A93CF5">
        <w:t>RStudio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proofErr w:type="spellStart"/>
      <w:r w:rsidR="0035521E" w:rsidRPr="001810AB">
        <w:t>dplyr</w:t>
      </w:r>
      <w:proofErr w:type="spellEnd"/>
      <w:r w:rsidR="006F5366">
        <w:t xml:space="preserve"> (R)</w:t>
      </w:r>
      <w:r w:rsidR="000E6B47">
        <w:fldChar w:fldCharType="begin" w:fldLock="1"/>
      </w:r>
      <w:r w:rsidR="009F72FB">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27&lt;/sup&gt;","plainTextFormattedCitation":"27","previouslyFormattedCitation":"&lt;sup&gt;27&lt;/sup&gt;"},"properties":{"noteIndex":0},"schema":"https://github.com/citation-style-language/schema/raw/master/csl-citation.json"}</w:instrText>
      </w:r>
      <w:r w:rsidR="000E6B47">
        <w:fldChar w:fldCharType="separate"/>
      </w:r>
      <w:r w:rsidR="001D64C1" w:rsidRPr="001D64C1">
        <w:rPr>
          <w:noProof/>
          <w:vertAlign w:val="superscript"/>
        </w:rPr>
        <w:t>27</w:t>
      </w:r>
      <w:r w:rsidR="000E6B47">
        <w:fldChar w:fldCharType="end"/>
      </w:r>
      <w:r w:rsidR="0035521E" w:rsidRPr="001810AB">
        <w:t xml:space="preserve">, </w:t>
      </w:r>
      <w:proofErr w:type="spellStart"/>
      <w:r w:rsidR="0035521E" w:rsidRPr="001810AB">
        <w:t>factoextra</w:t>
      </w:r>
      <w:proofErr w:type="spellEnd"/>
      <w:r w:rsidR="006F5366">
        <w:t xml:space="preserve"> (R)</w:t>
      </w:r>
      <w:r w:rsidR="000E6B47">
        <w:fldChar w:fldCharType="begin" w:fldLock="1"/>
      </w:r>
      <w:r w:rsidR="009F72FB">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28&lt;/sup&gt;","plainTextFormattedCitation":"28","previouslyFormattedCitation":"&lt;sup&gt;28&lt;/sup&gt;"},"properties":{"noteIndex":0},"schema":"https://github.com/citation-style-language/schema/raw/master/csl-citation.json"}</w:instrText>
      </w:r>
      <w:r w:rsidR="000E6B47">
        <w:fldChar w:fldCharType="separate"/>
      </w:r>
      <w:r w:rsidR="001D64C1" w:rsidRPr="001D64C1">
        <w:rPr>
          <w:noProof/>
          <w:vertAlign w:val="superscript"/>
        </w:rPr>
        <w:t>28</w:t>
      </w:r>
      <w:r w:rsidR="000E6B47">
        <w:fldChar w:fldCharType="end"/>
      </w:r>
      <w:r w:rsidR="0035521E" w:rsidRPr="001810AB">
        <w:t xml:space="preserve">, </w:t>
      </w:r>
      <w:proofErr w:type="spellStart"/>
      <w:r w:rsidR="0035521E" w:rsidRPr="001810AB">
        <w:t>FSelector</w:t>
      </w:r>
      <w:proofErr w:type="spellEnd"/>
      <w:r w:rsidR="006F5366">
        <w:t xml:space="preserve"> (R)</w:t>
      </w:r>
      <w:r w:rsidR="00585A01" w:rsidRPr="001810AB">
        <w:fldChar w:fldCharType="begin" w:fldLock="1"/>
      </w:r>
      <w:r w:rsidR="009F72FB">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28&lt;/sup&gt;","plainTextFormattedCitation":"28","previouslyFormattedCitation":"&lt;sup&gt;28&lt;/sup&gt;"},"properties":{"noteIndex":0},"schema":"https://github.com/citation-style-language/schema/raw/master/csl-citation.json"}</w:instrText>
      </w:r>
      <w:r w:rsidR="00585A01" w:rsidRPr="001810AB">
        <w:fldChar w:fldCharType="separate"/>
      </w:r>
      <w:r w:rsidR="001D64C1" w:rsidRPr="001D64C1">
        <w:rPr>
          <w:noProof/>
          <w:vertAlign w:val="superscript"/>
        </w:rPr>
        <w:t>28</w:t>
      </w:r>
      <w:r w:rsidR="00585A01" w:rsidRPr="001810AB">
        <w:fldChar w:fldCharType="end"/>
      </w:r>
      <w:r w:rsidR="006F5366">
        <w:t xml:space="preserve">, </w:t>
      </w:r>
      <w:proofErr w:type="spellStart"/>
      <w:r w:rsidR="006F5366">
        <w:t>sklearn</w:t>
      </w:r>
      <w:proofErr w:type="spellEnd"/>
      <w:r w:rsidR="006F5366">
        <w:t xml:space="preserve"> (</w:t>
      </w:r>
      <w:r w:rsidR="002A5FE1">
        <w:t>Python</w:t>
      </w:r>
      <w:r w:rsidR="006F5366">
        <w:t>)</w:t>
      </w:r>
      <w:r w:rsidR="004A07AB">
        <w:fldChar w:fldCharType="begin" w:fldLock="1"/>
      </w:r>
      <w:r w:rsidR="009F72FB">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29&lt;/sup&gt;","plainTextFormattedCitation":"29","previouslyFormattedCitation":"&lt;sup&gt;29&lt;/sup&gt;"},"properties":{"noteIndex":0},"schema":"https://github.com/citation-style-language/schema/raw/master/csl-citation.json"}</w:instrText>
      </w:r>
      <w:r w:rsidR="004A07AB">
        <w:fldChar w:fldCharType="separate"/>
      </w:r>
      <w:r w:rsidR="001D64C1" w:rsidRPr="001D64C1">
        <w:rPr>
          <w:noProof/>
          <w:vertAlign w:val="superscript"/>
        </w:rPr>
        <w:t>29</w:t>
      </w:r>
      <w:r w:rsidR="004A07AB">
        <w:fldChar w:fldCharType="end"/>
      </w:r>
      <w:r w:rsidR="006F5366">
        <w:t xml:space="preserve">, </w:t>
      </w:r>
      <w:proofErr w:type="spellStart"/>
      <w:r w:rsidR="006F5366">
        <w:t>skrebate</w:t>
      </w:r>
      <w:proofErr w:type="spellEnd"/>
      <w:r w:rsidR="006F5366">
        <w:t xml:space="preserve"> (Python)</w:t>
      </w:r>
      <w:r w:rsidR="003872CB">
        <w:fldChar w:fldCharType="begin" w:fldLock="1"/>
      </w:r>
      <w:r w:rsidR="009F72FB">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9F72FB">
        <w:rPr>
          <w:rFonts w:ascii="Cambria Math" w:hAnsi="Cambria Math" w:cs="Cambria Math"/>
        </w:rPr>
        <w:instrText>∗</w:instrText>
      </w:r>
      <w:r w:rsidR="009F72FB">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30&lt;/sup&gt;","plainTextFormattedCitation":"30","previouslyFormattedCitation":"&lt;sup&gt;30&lt;/sup&gt;"},"properties":{"noteIndex":0},"schema":"https://github.com/citation-style-language/schema/raw/master/csl-citation.json"}</w:instrText>
      </w:r>
      <w:r w:rsidR="003872CB">
        <w:fldChar w:fldCharType="separate"/>
      </w:r>
      <w:r w:rsidR="001D64C1" w:rsidRPr="001D64C1">
        <w:rPr>
          <w:noProof/>
          <w:vertAlign w:val="superscript"/>
        </w:rPr>
        <w:t>30</w:t>
      </w:r>
      <w:r w:rsidR="003872CB">
        <w:fldChar w:fldCharType="end"/>
      </w:r>
      <w:r w:rsidR="006F5366">
        <w:t xml:space="preserve">, </w:t>
      </w:r>
      <w:proofErr w:type="spellStart"/>
      <w:r w:rsidR="006F5366">
        <w:t>numpy</w:t>
      </w:r>
      <w:proofErr w:type="spellEnd"/>
      <w:r w:rsidR="006F5366">
        <w:t xml:space="preserve"> (Python)</w:t>
      </w:r>
      <w:r w:rsidR="009E3A59">
        <w:fldChar w:fldCharType="begin" w:fldLock="1"/>
      </w:r>
      <w:r w:rsidR="009F72FB">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31&lt;/sup&gt;","plainTextFormattedCitation":"31","previouslyFormattedCitation":"&lt;sup&gt;31&lt;/sup&gt;"},"properties":{"noteIndex":0},"schema":"https://github.com/citation-style-language/schema/raw/master/csl-citation.json"}</w:instrText>
      </w:r>
      <w:r w:rsidR="009E3A59">
        <w:fldChar w:fldCharType="separate"/>
      </w:r>
      <w:r w:rsidR="001D64C1" w:rsidRPr="001D64C1">
        <w:rPr>
          <w:noProof/>
          <w:vertAlign w:val="superscript"/>
        </w:rPr>
        <w:t>31</w:t>
      </w:r>
      <w:r w:rsidR="009E3A59">
        <w:fldChar w:fldCharType="end"/>
      </w:r>
      <w:r w:rsidR="006F5366">
        <w:t xml:space="preserve"> and pandas (Python)</w:t>
      </w:r>
      <w:r w:rsidR="003872CB">
        <w:fldChar w:fldCharType="begin" w:fldLock="1"/>
      </w:r>
      <w:r w:rsidR="009F72FB">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32&lt;/sup&gt;","plainTextFormattedCitation":"32","previouslyFormattedCitation":"&lt;sup&gt;32&lt;/sup&gt;"},"properties":{"noteIndex":0},"schema":"https://github.com/citation-style-language/schema/raw/master/csl-citation.json"}</w:instrText>
      </w:r>
      <w:r w:rsidR="003872CB">
        <w:fldChar w:fldCharType="separate"/>
      </w:r>
      <w:r w:rsidR="001D64C1" w:rsidRPr="001D64C1">
        <w:rPr>
          <w:noProof/>
          <w:vertAlign w:val="superscript"/>
        </w:rPr>
        <w:t>32</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0E30C8E5" w:rsidR="00DC026A" w:rsidRPr="00E96441" w:rsidRDefault="00C0203A" w:rsidP="003805CC">
      <w:pPr>
        <w:jc w:val="both"/>
        <w:rPr>
          <w:b/>
          <w:i/>
          <w:iCs/>
        </w:rPr>
      </w:pPr>
      <w:r>
        <w:rPr>
          <w:bCs/>
          <w:i/>
          <w:iCs/>
        </w:rPr>
        <w:t xml:space="preserve">Concentrations of elements </w:t>
      </w:r>
    </w:p>
    <w:p w14:paraId="2DA2B967" w14:textId="140B4001" w:rsidR="00092A57" w:rsidRPr="00092A57" w:rsidRDefault="0003756D" w:rsidP="003805CC">
      <w:pPr>
        <w:jc w:val="both"/>
        <w:rPr>
          <w:bCs/>
          <w:i/>
          <w:iCs/>
        </w:rPr>
      </w:pPr>
      <w:r>
        <w:t>T</w:t>
      </w:r>
      <w:r w:rsidR="005D7A63">
        <w:t xml:space="preserve">he measured concentrations of </w:t>
      </w:r>
      <w:r w:rsidR="00130651">
        <w:t xml:space="preserve">elements in </w:t>
      </w:r>
      <w:r w:rsidR="000458C7">
        <w:t xml:space="preserve">the </w:t>
      </w:r>
      <w:r w:rsidR="009122E1">
        <w:t>SRM 1568b</w:t>
      </w:r>
      <w:r w:rsidR="005D7A63">
        <w:t xml:space="preserve"> agreed well with the certified values</w:t>
      </w:r>
      <w:ins w:id="10" w:author="Xu, Jason" w:date="2020-04-09T21:28:00Z">
        <w:r w:rsidR="0003433F">
          <w:t xml:space="preserve"> (recovery</w:t>
        </w:r>
        <w:r w:rsidR="005026E5">
          <w:t xml:space="preserve"> </w:t>
        </w:r>
      </w:ins>
      <w:ins w:id="11" w:author="Xu, Jason" w:date="2020-04-10T11:09:00Z">
        <w:r w:rsidR="00034290">
          <w:t xml:space="preserve">ranged </w:t>
        </w:r>
      </w:ins>
      <w:ins w:id="12" w:author="Xu, Jason" w:date="2020-04-09T21:28:00Z">
        <w:r w:rsidR="005026E5">
          <w:t>from 80</w:t>
        </w:r>
        <w:r w:rsidR="004533D3">
          <w:t xml:space="preserve">.8% to </w:t>
        </w:r>
        <w:r w:rsidR="00085CEC">
          <w:t>102.3%</w:t>
        </w:r>
        <w:r w:rsidR="0003433F">
          <w:t>)</w:t>
        </w:r>
      </w:ins>
      <w:r w:rsidR="00F912F8">
        <w:t xml:space="preserve">, </w:t>
      </w:r>
      <w:r w:rsidR="005D7A63">
        <w:t xml:space="preserve">indicating </w:t>
      </w:r>
      <w:r w:rsidR="009A0A08">
        <w:t>the high</w:t>
      </w:r>
      <w:r w:rsidR="005E3231">
        <w:t xml:space="preserve"> </w:t>
      </w:r>
      <w:r w:rsidR="001E6707">
        <w:t>accuracy of</w:t>
      </w:r>
      <w:r w:rsidR="00130651">
        <w:t xml:space="preserve"> the</w:t>
      </w:r>
      <w:r w:rsidR="001E6707">
        <w:t xml:space="preserve"> ICP-MS analysis</w:t>
      </w:r>
      <w:r>
        <w:t xml:space="preserve"> (Table S1)</w:t>
      </w:r>
      <w:r w:rsidR="005D7A63">
        <w:t xml:space="preserve">. </w:t>
      </w:r>
      <w:r>
        <w:t xml:space="preserve">Results from analysis </w:t>
      </w:r>
      <w:r w:rsidR="00DC026A">
        <w:t xml:space="preserve">of </w:t>
      </w:r>
      <w:r w:rsidR="00227C68">
        <w:t xml:space="preserve">the </w:t>
      </w:r>
      <w:r w:rsidR="00CA0D40">
        <w:t xml:space="preserve">30 elements </w:t>
      </w:r>
      <w:r w:rsidR="00433C54">
        <w:t xml:space="preserve">in the </w:t>
      </w:r>
      <w:r w:rsidR="00BD6A5F">
        <w:t>131</w:t>
      </w:r>
      <w:r w:rsidR="00433C54">
        <w:t xml:space="preserve"> Chinese </w:t>
      </w:r>
      <w:r w:rsidR="00DC026A">
        <w:t>GI rice</w:t>
      </w:r>
      <w:r w:rsidR="00227C68">
        <w:t xml:space="preserve"> samples</w:t>
      </w:r>
      <w:r>
        <w:t xml:space="preserve"> are shown </w:t>
      </w:r>
      <w:del w:id="13" w:author="Xu, Jason" w:date="2020-04-09T21:31:00Z">
        <w:r w:rsidDel="00BF6DBA">
          <w:delText xml:space="preserve">below </w:delText>
        </w:r>
      </w:del>
      <w:r w:rsidR="00BF6DBA">
        <w:t xml:space="preserve">in </w:t>
      </w:r>
      <w:r>
        <w:t>Table S2</w:t>
      </w:r>
      <w:r w:rsidR="00DC026A">
        <w:t xml:space="preserve">. </w:t>
      </w:r>
      <w:r>
        <w:t>S</w:t>
      </w:r>
      <w:r w:rsidR="00B2354C" w:rsidRPr="00ED28E8">
        <w:t xml:space="preserve">ignificant differences </w:t>
      </w:r>
      <w:r w:rsidR="00FE45DE">
        <w:t>were</w:t>
      </w:r>
      <w:r w:rsidR="00B2354C" w:rsidRPr="00ED28E8">
        <w:t xml:space="preserve"> observed among all elements across </w:t>
      </w:r>
      <w:r w:rsidR="00381653">
        <w:t>all types of rice</w:t>
      </w:r>
      <w:r>
        <w:t xml:space="preserve">, </w:t>
      </w:r>
      <w:proofErr w:type="gramStart"/>
      <w:r>
        <w:t>with the exception of</w:t>
      </w:r>
      <w:proofErr w:type="gramEnd"/>
      <w:r>
        <w:t xml:space="preserve"> </w:t>
      </w:r>
      <w:r w:rsidRPr="00ED28E8">
        <w:t>Pb</w:t>
      </w:r>
      <w:r w:rsidR="00B2354C" w:rsidRPr="00ED28E8">
        <w:t xml:space="preserve">. </w:t>
      </w:r>
      <w:commentRangeStart w:id="14"/>
      <w:ins w:id="15" w:author="Xu, Jason" w:date="2020-04-09T21:35:00Z">
        <w:r w:rsidR="00960FC7">
          <w:t>However</w:t>
        </w:r>
      </w:ins>
      <w:ins w:id="16" w:author="Xu, Jason" w:date="2020-04-09T21:42:00Z">
        <w:r w:rsidR="00A572E6">
          <w:t xml:space="preserve">, </w:t>
        </w:r>
      </w:ins>
      <w:ins w:id="17" w:author="Xu, Jason" w:date="2020-04-09T21:37:00Z">
        <w:r w:rsidR="002D3811">
          <w:t xml:space="preserve">such </w:t>
        </w:r>
        <w:r w:rsidR="00B558CE">
          <w:t>broadly observed differen</w:t>
        </w:r>
      </w:ins>
      <w:ins w:id="18" w:author="Xu, Jason" w:date="2020-04-09T21:40:00Z">
        <w:r w:rsidR="00D9501C">
          <w:t>ce in eleme</w:t>
        </w:r>
        <w:r w:rsidR="00921029">
          <w:t xml:space="preserve">ntal </w:t>
        </w:r>
      </w:ins>
      <w:ins w:id="19" w:author="Xu, Jason" w:date="2020-04-09T21:38:00Z">
        <w:r w:rsidR="00270B6A">
          <w:t xml:space="preserve">concentration </w:t>
        </w:r>
      </w:ins>
      <w:ins w:id="20" w:author="Xu, Jason" w:date="2020-04-09T21:40:00Z">
        <w:r w:rsidR="00921029">
          <w:t xml:space="preserve">was not able to </w:t>
        </w:r>
      </w:ins>
      <w:ins w:id="21" w:author="Xu, Jason" w:date="2020-04-10T11:10:00Z">
        <w:r w:rsidR="00BE3C7E">
          <w:t xml:space="preserve">help us </w:t>
        </w:r>
      </w:ins>
      <w:ins w:id="22" w:author="Xu, Jason" w:date="2020-04-09T21:45:00Z">
        <w:r w:rsidR="00C44AF4">
          <w:t>predict which element(s) may con</w:t>
        </w:r>
        <w:r w:rsidR="001F3559">
          <w:t xml:space="preserve">tribute </w:t>
        </w:r>
      </w:ins>
      <w:ins w:id="23" w:author="Xu, Jason" w:date="2020-04-10T11:10:00Z">
        <w:r w:rsidR="00BE3C7E">
          <w:t xml:space="preserve">the most </w:t>
        </w:r>
      </w:ins>
      <w:ins w:id="24" w:author="Xu, Jason" w:date="2020-04-09T21:45:00Z">
        <w:r w:rsidR="001F3559">
          <w:t xml:space="preserve">to </w:t>
        </w:r>
      </w:ins>
      <w:ins w:id="25" w:author="Xu, Jason" w:date="2020-04-10T11:10:00Z">
        <w:r w:rsidR="00BE3C7E">
          <w:t xml:space="preserve">the </w:t>
        </w:r>
      </w:ins>
      <w:ins w:id="26" w:author="Xu, Jason" w:date="2020-04-09T21:45:00Z">
        <w:r w:rsidR="001F3559">
          <w:t xml:space="preserve">differentiation among six types </w:t>
        </w:r>
      </w:ins>
      <w:ins w:id="27" w:author="Xu, Jason" w:date="2020-04-09T21:46:00Z">
        <w:r w:rsidR="001F3559">
          <w:t xml:space="preserve">of GI rice. </w:t>
        </w:r>
        <w:commentRangeEnd w:id="14"/>
        <w:r w:rsidR="001F3559">
          <w:rPr>
            <w:rStyle w:val="CommentReference"/>
          </w:rPr>
          <w:commentReference w:id="14"/>
        </w:r>
      </w:ins>
    </w:p>
    <w:p w14:paraId="19632F7F" w14:textId="26D219C3" w:rsidR="00DC026A" w:rsidRPr="009A2496" w:rsidRDefault="00A6102A" w:rsidP="003805CC">
      <w:pPr>
        <w:jc w:val="both"/>
        <w:rPr>
          <w:bCs/>
          <w:i/>
          <w:iCs/>
        </w:rPr>
      </w:pPr>
      <w:r>
        <w:rPr>
          <w:bCs/>
          <w:i/>
          <w:iCs/>
        </w:rPr>
        <w:t>PCA analysis</w:t>
      </w:r>
    </w:p>
    <w:p w14:paraId="0D21D19D" w14:textId="55F678CC" w:rsidR="00DC026A" w:rsidRDefault="0003756D" w:rsidP="00243EB2">
      <w:pPr>
        <w:jc w:val="both"/>
      </w:pPr>
      <w:r>
        <w:t>T</w:t>
      </w:r>
      <w:r w:rsidR="00D477E1">
        <w: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w:t>
      </w:r>
      <w:r w:rsidR="00125AE9">
        <w:t>s</w:t>
      </w:r>
      <w:r w:rsidR="00A42193" w:rsidRPr="009A0C81">
        <w:t xml:space="preserve"> (PC</w:t>
      </w:r>
      <w:r w:rsidR="00783722">
        <w:t>s</w:t>
      </w:r>
      <w:r w:rsidR="00A42193" w:rsidRPr="009A0C81">
        <w:t>)</w:t>
      </w:r>
      <w:r w:rsidR="00B53AD7">
        <w:t xml:space="preserve"> </w:t>
      </w:r>
      <w:ins w:id="28" w:author="Xu, Jason" w:date="2020-04-10T11:13:00Z">
        <w:r w:rsidR="0073480B">
          <w:t xml:space="preserve">together </w:t>
        </w:r>
      </w:ins>
      <w:r w:rsidR="00125AE9">
        <w:t xml:space="preserve">accounted </w:t>
      </w:r>
      <w:r w:rsidR="00B53AD7">
        <w:t>for 60.7% of the total variance</w:t>
      </w:r>
      <w:r w:rsidR="00A42193">
        <w:t xml:space="preserve">, </w:t>
      </w:r>
      <w:r w:rsidR="001526BC">
        <w:t xml:space="preserve">and </w:t>
      </w:r>
      <w:r w:rsidR="00DC026A" w:rsidRPr="009A0C81">
        <w:t>a clear separation</w:t>
      </w:r>
      <w:r w:rsidR="001526BC">
        <w:t xml:space="preserve"> was observed </w:t>
      </w:r>
      <w:r w:rsidR="00DC026A" w:rsidRPr="009A0C81">
        <w:t xml:space="preserve">among PJ-1, GG and </w:t>
      </w:r>
      <w:r w:rsidR="00373B30">
        <w:t xml:space="preserve">the </w:t>
      </w:r>
      <w:r w:rsidR="00125AE9">
        <w:t>other</w:t>
      </w:r>
      <w:r w:rsidR="00373B30">
        <w:t xml:space="preserve"> </w:t>
      </w:r>
      <w:r w:rsidR="0035292D">
        <w:t>types</w:t>
      </w:r>
      <w:r>
        <w:t xml:space="preserve"> </w:t>
      </w:r>
      <w:r w:rsidR="00125AE9">
        <w:t xml:space="preserve">of GI rice </w:t>
      </w:r>
      <w:r>
        <w:t>(Fig. 3a)</w:t>
      </w:r>
      <w:r w:rsidR="004C32A7">
        <w:t xml:space="preserve">. </w:t>
      </w:r>
      <w:r w:rsidR="00125AE9">
        <w:t>N</w:t>
      </w:r>
      <w:r w:rsidR="00DC026A" w:rsidRPr="009A0C81">
        <w:t xml:space="preserve">o satisfactory separation </w:t>
      </w:r>
      <w:r w:rsidR="007126E0">
        <w:t>was</w:t>
      </w:r>
      <w:r w:rsidR="00DC026A" w:rsidRPr="009A0C81">
        <w:t xml:space="preserve"> achieved</w:t>
      </w:r>
      <w:r w:rsidR="00125AE9">
        <w:t xml:space="preserve"> </w:t>
      </w:r>
      <w:r w:rsidR="00125AE9" w:rsidRPr="009A0C81">
        <w:t>for JS, PJ-2, SY</w:t>
      </w:r>
      <w:r w:rsidR="00125AE9">
        <w:t xml:space="preserve"> </w:t>
      </w:r>
      <w:r w:rsidR="00125AE9" w:rsidRPr="009A0C81">
        <w:t>and</w:t>
      </w:r>
      <w:r w:rsidR="00125AE9">
        <w:t xml:space="preserve"> </w:t>
      </w:r>
      <w:r w:rsidR="00125AE9" w:rsidRPr="009A0C81">
        <w:t>WC</w:t>
      </w:r>
      <w:r w:rsidR="00DC026A" w:rsidRPr="009A0C81">
        <w:t xml:space="preserve">. </w:t>
      </w:r>
      <w:r w:rsidR="00041530" w:rsidRPr="009A0C81">
        <w:t>The loading plot (</w:t>
      </w:r>
      <w:r w:rsidR="00DC026A" w:rsidRPr="00D164C7">
        <w:t>Fig</w:t>
      </w:r>
      <w:r w:rsidR="00AE2B8C" w:rsidRPr="00D164C7">
        <w:t>.</w:t>
      </w:r>
      <w:r w:rsidR="00DC026A" w:rsidRPr="00D164C7">
        <w:t xml:space="preserve"> </w:t>
      </w:r>
      <w:r w:rsidR="0035292D">
        <w:t>3</w:t>
      </w:r>
      <w:r w:rsidR="0035292D" w:rsidRPr="00D164C7">
        <w:t>b</w:t>
      </w:r>
      <w:r w:rsidR="00615CB0" w:rsidRPr="009A0C81">
        <w:t>)</w:t>
      </w:r>
      <w:r w:rsidR="00DC026A" w:rsidRPr="009A0C81">
        <w:t xml:space="preserve"> show</w:t>
      </w:r>
      <w:r w:rsidR="005C7695" w:rsidRPr="009A0C81">
        <w:t>ed</w:t>
      </w:r>
      <w:r w:rsidR="00DC026A" w:rsidRPr="009A0C81">
        <w:t xml:space="preserve"> that Al, Ga,</w:t>
      </w:r>
      <w:r w:rsidR="00DC026A" w:rsidRPr="009A0C81">
        <w:rPr>
          <w:vertAlign w:val="superscript"/>
        </w:rPr>
        <w:t xml:space="preserve"> </w:t>
      </w:r>
      <w:proofErr w:type="spellStart"/>
      <w:r w:rsidR="00DC026A" w:rsidRPr="009A0C81">
        <w:t>Nb</w:t>
      </w:r>
      <w:proofErr w:type="spellEnd"/>
      <w:r w:rsidR="00DC026A" w:rsidRPr="009A0C81">
        <w:t>,</w:t>
      </w:r>
      <w:r w:rsidR="00F73E60">
        <w:t xml:space="preserve"> </w:t>
      </w:r>
      <w:r w:rsidR="00DC026A" w:rsidRPr="009A0C81">
        <w:t>V</w:t>
      </w:r>
      <w:r w:rsidR="00B915CE">
        <w:t xml:space="preserve"> </w:t>
      </w:r>
      <w:r w:rsidR="00DC026A" w:rsidRPr="009A0C81">
        <w:t>and</w:t>
      </w:r>
      <w:r w:rsidR="0035334B" w:rsidRPr="009A0C81">
        <w:t xml:space="preserve"> </w:t>
      </w:r>
      <w:proofErr w:type="spellStart"/>
      <w:r w:rsidR="00DC026A" w:rsidRPr="009A0C81">
        <w:t>Ti</w:t>
      </w:r>
      <w:proofErr w:type="spellEnd"/>
      <w:r w:rsidR="00DC026A" w:rsidRPr="009A0C81">
        <w:t xml:space="preserve"> primarily contribute</w:t>
      </w:r>
      <w:r w:rsidR="00391166" w:rsidRPr="009A0C81">
        <w:t>d</w:t>
      </w:r>
      <w:r w:rsidR="00DC026A" w:rsidRPr="009A0C81">
        <w:t xml:space="preserve"> to</w:t>
      </w:r>
      <w:r w:rsidR="00391166" w:rsidRPr="009A0C81">
        <w:t xml:space="preserve"> the variation</w:t>
      </w:r>
      <w:r w:rsidR="008548BE" w:rsidRPr="009A0C81">
        <w:t>s</w:t>
      </w:r>
      <w:r w:rsidR="00391166" w:rsidRPr="009A0C81">
        <w:t xml:space="preserve"> </w:t>
      </w:r>
      <w:r w:rsidR="00125AE9">
        <w:t>i</w:t>
      </w:r>
      <w:r w:rsidR="00391166" w:rsidRPr="009A0C81">
        <w:t>n</w:t>
      </w:r>
      <w:r w:rsidR="00DC026A" w:rsidRPr="009A0C81">
        <w:t xml:space="preserve"> PC1, while Na, Sc, </w:t>
      </w:r>
      <w:proofErr w:type="spellStart"/>
      <w:r w:rsidR="00DC026A" w:rsidRPr="009A0C81">
        <w:t>Rb</w:t>
      </w:r>
      <w:proofErr w:type="spellEnd"/>
      <w:r w:rsidR="00DC026A" w:rsidRPr="009A0C81">
        <w:t xml:space="preserve">, Cs </w:t>
      </w:r>
      <w:r w:rsidR="00391166" w:rsidRPr="009A0C81">
        <w:t xml:space="preserve">and </w:t>
      </w:r>
      <w:r w:rsidR="00DC026A" w:rsidRPr="009A0C81">
        <w:t>Cd</w:t>
      </w:r>
      <w:r w:rsidR="008D7C79" w:rsidRPr="009A0C81">
        <w:t xml:space="preserve"> contributed</w:t>
      </w:r>
      <w:r w:rsidR="006C5810" w:rsidRPr="009A0C81">
        <w:t xml:space="preserve"> </w:t>
      </w:r>
      <w:r w:rsidR="00DC026A" w:rsidRPr="009A0C81">
        <w:t xml:space="preserve">to both PC1 and PC2. </w:t>
      </w:r>
      <w:r w:rsidR="004757BC">
        <w:t>Notably</w:t>
      </w:r>
      <w:r w:rsidR="00F979DC">
        <w:t xml:space="preserve">, </w:t>
      </w:r>
      <w:r w:rsidR="00DC026A" w:rsidRPr="009A0C81">
        <w:t xml:space="preserve">PJ-1 and PJ-2 </w:t>
      </w:r>
      <w:r w:rsidR="00F979DC">
        <w:t xml:space="preserve">could </w:t>
      </w:r>
      <w:r w:rsidR="00DC026A" w:rsidRPr="009A0C81">
        <w:t xml:space="preserve">be </w:t>
      </w:r>
      <w:r w:rsidR="00EC3D14" w:rsidRPr="009A0C81">
        <w:t xml:space="preserve">clearly </w:t>
      </w:r>
      <w:r w:rsidR="00DC026A" w:rsidRPr="009A0C81">
        <w:t>separated</w:t>
      </w:r>
      <w:r w:rsidR="00F46DF5" w:rsidRPr="009A0C81">
        <w:t xml:space="preserve">, </w:t>
      </w:r>
      <w:r w:rsidR="004757BC">
        <w:t>des</w:t>
      </w:r>
      <w:r w:rsidR="00A665EE">
        <w:t xml:space="preserve">pite </w:t>
      </w:r>
      <w:r w:rsidR="00125AE9">
        <w:t xml:space="preserve">their common </w:t>
      </w:r>
      <w:r w:rsidR="00F73E60">
        <w:t>geographical</w:t>
      </w:r>
      <w:r w:rsidR="007126E0" w:rsidRPr="009A0C81">
        <w:t xml:space="preserve"> </w:t>
      </w:r>
      <w:r w:rsidR="00534911" w:rsidRPr="009A0C81">
        <w:t>origin</w:t>
      </w:r>
      <w:r w:rsidR="00A665EE">
        <w:t xml:space="preserve"> (Fig.</w:t>
      </w:r>
      <w:r w:rsidR="00BC23D4">
        <w:t xml:space="preserve"> </w:t>
      </w:r>
      <w:r w:rsidR="00A665EE">
        <w:t>3a)</w:t>
      </w:r>
      <w:r w:rsidR="00DC026A" w:rsidRPr="009A0C81">
        <w:t>.</w:t>
      </w:r>
      <w:ins w:id="29" w:author="Xu, Jason" w:date="2020-04-10T11:25:00Z">
        <w:r w:rsidR="00805FF1" w:rsidRPr="009A0C81" w:rsidDel="00805FF1">
          <w:t xml:space="preserve"> </w:t>
        </w:r>
      </w:ins>
      <w:commentRangeStart w:id="30"/>
      <w:del w:id="31" w:author="Xu, Jason" w:date="2020-04-10T11:25:00Z">
        <w:r w:rsidR="00DC026A" w:rsidRPr="009A0C81" w:rsidDel="00805FF1">
          <w:delText xml:space="preserve"> </w:delText>
        </w:r>
        <w:r w:rsidR="00293CF1" w:rsidDel="00805FF1">
          <w:delText xml:space="preserve">A possible explanation </w:delText>
        </w:r>
        <w:r w:rsidR="00B725B7" w:rsidDel="00805FF1">
          <w:delText>could be</w:delText>
        </w:r>
        <w:r w:rsidR="00F70547" w:rsidDel="00805FF1">
          <w:delText xml:space="preserve"> that </w:delText>
        </w:r>
        <w:r w:rsidR="003E7D84" w:rsidDel="00805FF1">
          <w:delText>cultivar</w:delText>
        </w:r>
        <w:r w:rsidR="005F39F2" w:rsidDel="00805FF1">
          <w:delText xml:space="preserve"> </w:delText>
        </w:r>
        <w:r w:rsidR="003E7D84" w:rsidDel="00805FF1">
          <w:delText xml:space="preserve">types </w:delText>
        </w:r>
        <w:r w:rsidR="004D44D7" w:rsidDel="00805FF1">
          <w:delText xml:space="preserve">also </w:delText>
        </w:r>
        <w:r w:rsidR="00540B1C" w:rsidDel="00805FF1">
          <w:delText xml:space="preserve">contribute </w:delText>
        </w:r>
        <w:r w:rsidR="005F39F2" w:rsidDel="00805FF1">
          <w:delText xml:space="preserve">to the </w:delText>
        </w:r>
        <w:r w:rsidR="004D44D7" w:rsidDel="00805FF1">
          <w:delText xml:space="preserve">elemental composition </w:delText>
        </w:r>
        <w:r w:rsidR="00125AE9" w:rsidDel="00805FF1">
          <w:delText>of</w:delText>
        </w:r>
        <w:r w:rsidR="004D44D7" w:rsidDel="00805FF1">
          <w:delText xml:space="preserve"> rice kernals</w:delText>
        </w:r>
      </w:del>
      <w:del w:id="32" w:author="Xu, Jason" w:date="2020-04-10T11:26:00Z">
        <w:r w:rsidR="00DC026A" w:rsidDel="00805FF1">
          <w:fldChar w:fldCharType="begin" w:fldLock="1"/>
        </w:r>
        <w:r w:rsidR="0015556B" w:rsidDel="00805FF1">
          <w:del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12&lt;/sup&gt;"},"properties":{"noteIndex":0},"schema":"https://github.com/citation-style-language/schema/raw/master/csl-citation.json"}</w:delInstrText>
        </w:r>
        <w:r w:rsidR="00DC026A" w:rsidDel="00805FF1">
          <w:fldChar w:fldCharType="separate"/>
        </w:r>
        <w:r w:rsidR="0015556B" w:rsidRPr="0015556B" w:rsidDel="00805FF1">
          <w:rPr>
            <w:noProof/>
            <w:vertAlign w:val="superscript"/>
          </w:rPr>
          <w:delText>11</w:delText>
        </w:r>
        <w:r w:rsidR="00DC026A" w:rsidDel="00805FF1">
          <w:fldChar w:fldCharType="end"/>
        </w:r>
        <w:r w:rsidR="00DC026A" w:rsidDel="00805FF1">
          <w:delText xml:space="preserve">. </w:delText>
        </w:r>
      </w:del>
      <w:commentRangeEnd w:id="30"/>
      <w:r w:rsidR="00805FF1">
        <w:rPr>
          <w:rStyle w:val="CommentReference"/>
        </w:rPr>
        <w:commentReference w:id="30"/>
      </w:r>
    </w:p>
    <w:p w14:paraId="2589E6D8" w14:textId="408EC872" w:rsidR="007126E0" w:rsidRDefault="003D2ABF" w:rsidP="00BF45BB">
      <w:pPr>
        <w:jc w:val="center"/>
        <w:rPr>
          <w:noProof/>
        </w:rPr>
      </w:pPr>
      <w:r>
        <w:rPr>
          <w:noProof/>
        </w:rPr>
        <w:lastRenderedPageBreak/>
        <w:drawing>
          <wp:inline distT="0" distB="0" distL="0" distR="0" wp14:anchorId="1579288C" wp14:editId="2CE1EAF0">
            <wp:extent cx="4941457" cy="334978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4757" cy="3352019"/>
                    </a:xfrm>
                    <a:prstGeom prst="rect">
                      <a:avLst/>
                    </a:prstGeom>
                    <a:noFill/>
                    <a:ln>
                      <a:noFill/>
                    </a:ln>
                  </pic:spPr>
                </pic:pic>
              </a:graphicData>
            </a:graphic>
          </wp:inline>
        </w:drawing>
      </w:r>
    </w:p>
    <w:p w14:paraId="22F84E8E" w14:textId="3D16302D" w:rsidR="00BF45BB" w:rsidRDefault="00BF45BB" w:rsidP="00CC5C7D">
      <w:pPr>
        <w:rPr>
          <w:noProof/>
        </w:rPr>
      </w:pPr>
      <w:r>
        <w:t>(</w:t>
      </w:r>
      <w:r>
        <w:rPr>
          <w:rFonts w:hint="eastAsia"/>
        </w:rPr>
        <w:t>a</w:t>
      </w:r>
      <w:r w:rsidR="00FA1904">
        <w:t>)</w:t>
      </w:r>
    </w:p>
    <w:p w14:paraId="53B348DE" w14:textId="7D5D9F49" w:rsidR="00CC5C7D" w:rsidRDefault="00CC5C7D" w:rsidP="00BF45BB">
      <w:pPr>
        <w:jc w:val="center"/>
        <w:rPr>
          <w:noProof/>
        </w:rPr>
      </w:pPr>
      <w:r>
        <w:rPr>
          <w:noProof/>
        </w:rPr>
        <w:drawing>
          <wp:inline distT="0" distB="0" distL="0" distR="0" wp14:anchorId="21AD462A" wp14:editId="5ED55870">
            <wp:extent cx="4381878" cy="3290466"/>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540" cy="3296220"/>
                    </a:xfrm>
                    <a:prstGeom prst="rect">
                      <a:avLst/>
                    </a:prstGeom>
                    <a:noFill/>
                    <a:ln>
                      <a:noFill/>
                    </a:ln>
                  </pic:spPr>
                </pic:pic>
              </a:graphicData>
            </a:graphic>
          </wp:inline>
        </w:drawing>
      </w:r>
    </w:p>
    <w:p w14:paraId="0DF5EF68" w14:textId="6E7BE6D7" w:rsidR="007126E0" w:rsidRDefault="007126E0" w:rsidP="00E23CC5">
      <w:pPr>
        <w:jc w:val="center"/>
      </w:pPr>
      <w:r>
        <w:rPr>
          <w:rFonts w:hint="eastAsia"/>
        </w:rPr>
        <w:t>(</w:t>
      </w:r>
      <w:r>
        <w:t>b)</w:t>
      </w:r>
    </w:p>
    <w:p w14:paraId="26BF3E87" w14:textId="5A5C83C8" w:rsidR="007126E0" w:rsidRPr="007F60CD" w:rsidRDefault="007126E0" w:rsidP="00243EB2">
      <w:pPr>
        <w:jc w:val="both"/>
      </w:pPr>
      <w:r w:rsidRPr="00510289">
        <w:t>Fig.</w:t>
      </w:r>
      <w:r>
        <w:t>3</w:t>
      </w:r>
      <w:r w:rsidRPr="00510289">
        <w:t>.</w:t>
      </w:r>
      <w:r>
        <w:t xml:space="preserve"> </w:t>
      </w:r>
      <w:r w:rsidRPr="00510289">
        <w:t>PCA</w:t>
      </w:r>
      <w:r>
        <w:t xml:space="preserve"> analysis of </w:t>
      </w:r>
      <w:r w:rsidR="003A73FE">
        <w:t xml:space="preserve">the </w:t>
      </w:r>
      <w:r>
        <w:t xml:space="preserve">30 elements measured in </w:t>
      </w:r>
      <w:r w:rsidR="003A73FE">
        <w:t>the 131</w:t>
      </w:r>
      <w:r>
        <w:t xml:space="preserve"> Chinese GI rice samples: (a</w:t>
      </w:r>
      <w:r w:rsidRPr="00510289">
        <w:t>)</w:t>
      </w:r>
      <w:r>
        <w:t xml:space="preserve"> </w:t>
      </w:r>
      <w:r>
        <w:rPr>
          <w:rFonts w:hint="eastAsia"/>
        </w:rPr>
        <w:t>s</w:t>
      </w:r>
      <w:r w:rsidRPr="00510289">
        <w:t>c</w:t>
      </w:r>
      <w:r>
        <w:t xml:space="preserve">oring </w:t>
      </w:r>
      <w:r w:rsidRPr="00510289">
        <w:t>plot</w:t>
      </w:r>
      <w:r>
        <w:t xml:space="preserve"> </w:t>
      </w:r>
      <w:r>
        <w:rPr>
          <w:rFonts w:hint="eastAsia"/>
        </w:rPr>
        <w:t>o</w:t>
      </w:r>
      <w:r>
        <w:t>f PC1 and PC2, with 95% confidence interval eclipse</w:t>
      </w:r>
      <w:r w:rsidRPr="00510289">
        <w:t>;</w:t>
      </w:r>
      <w:r>
        <w:t xml:space="preserve"> </w:t>
      </w:r>
      <w:r w:rsidRPr="00510289">
        <w:t>(</w:t>
      </w:r>
      <w:r>
        <w:t>b</w:t>
      </w:r>
      <w:r w:rsidRPr="00510289">
        <w:t>)</w:t>
      </w:r>
      <w:r w:rsidRPr="006845C5">
        <w:t xml:space="preserve"> </w:t>
      </w:r>
      <w:r>
        <w:t xml:space="preserve">loading plot of all features </w:t>
      </w:r>
      <w:ins w:id="33" w:author="Xu, Jason" w:date="2020-04-12T12:46:00Z">
        <w:r w:rsidR="00BE1DA0">
          <w:t xml:space="preserve">projected </w:t>
        </w:r>
      </w:ins>
      <w:r>
        <w:t xml:space="preserve">on </w:t>
      </w:r>
      <w:r w:rsidR="009A395B">
        <w:t xml:space="preserve">the </w:t>
      </w:r>
      <w:commentRangeStart w:id="34"/>
      <w:commentRangeStart w:id="35"/>
      <w:r>
        <w:t>first</w:t>
      </w:r>
      <w:commentRangeEnd w:id="34"/>
      <w:r w:rsidR="004507F0">
        <w:rPr>
          <w:rStyle w:val="CommentReference"/>
        </w:rPr>
        <w:commentReference w:id="34"/>
      </w:r>
      <w:commentRangeEnd w:id="35"/>
      <w:r w:rsidR="000818A0">
        <w:rPr>
          <w:rStyle w:val="CommentReference"/>
        </w:rPr>
        <w:commentReference w:id="35"/>
      </w:r>
      <w:r>
        <w:t xml:space="preserve"> two PCs.</w:t>
      </w:r>
    </w:p>
    <w:p w14:paraId="47917066" w14:textId="544DA9DF" w:rsidR="00FE02A5" w:rsidRPr="00371BA2" w:rsidRDefault="00FE02A5" w:rsidP="00FE02A5">
      <w:pPr>
        <w:pStyle w:val="CommentText"/>
        <w:rPr>
          <w:i/>
          <w:iCs/>
        </w:rPr>
      </w:pPr>
      <w:r w:rsidRPr="00371BA2">
        <w:rPr>
          <w:i/>
          <w:iCs/>
        </w:rPr>
        <w:lastRenderedPageBreak/>
        <w:t>Determination of geographical orig</w:t>
      </w:r>
      <w:r w:rsidRPr="00B51EF0">
        <w:rPr>
          <w:i/>
          <w:iCs/>
        </w:rPr>
        <w:t>in</w:t>
      </w:r>
      <w:r w:rsidR="001214E1" w:rsidRPr="00B51EF0">
        <w:rPr>
          <w:i/>
          <w:iCs/>
        </w:rPr>
        <w:t>s</w:t>
      </w:r>
      <w:r w:rsidR="001A5730">
        <w:rPr>
          <w:i/>
          <w:iCs/>
        </w:rPr>
        <w:t xml:space="preserve"> </w:t>
      </w:r>
    </w:p>
    <w:p w14:paraId="0CF8D68A" w14:textId="45EAE1E5" w:rsidR="00715383" w:rsidRDefault="00957E0E" w:rsidP="002C6892">
      <w:pPr>
        <w:jc w:val="both"/>
      </w:pPr>
      <w:r>
        <w:t>High</w:t>
      </w:r>
      <w:r w:rsidR="000A3455">
        <w:rPr>
          <w:rFonts w:hint="eastAsia"/>
        </w:rPr>
        <w:t>-</w:t>
      </w:r>
      <w:r>
        <w:t>quality s</w:t>
      </w:r>
      <w:r w:rsidR="006C2917" w:rsidRPr="00E70EF3">
        <w:t>ampling is fundamental to achiev</w:t>
      </w:r>
      <w:r w:rsidR="003B036E">
        <w:t>ing</w:t>
      </w:r>
      <w:r w:rsidR="006C2917" w:rsidRPr="00E70EF3">
        <w:t xml:space="preserve"> reliable results from multivariate model</w:t>
      </w:r>
      <w:r w:rsidR="000401BB">
        <w:t>ing</w:t>
      </w:r>
      <w:r w:rsidR="0016526D" w:rsidRPr="00E70EF3">
        <w:fldChar w:fldCharType="begin" w:fldLock="1"/>
      </w:r>
      <w:r w:rsidR="009F72FB">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33&lt;/sup&gt;","plainTextFormattedCitation":"33","previouslyFormattedCitation":"&lt;sup&gt;33&lt;/sup&gt;"},"properties":{"noteIndex":0},"schema":"https://github.com/citation-style-language/schema/raw/master/csl-citation.json"}</w:instrText>
      </w:r>
      <w:r w:rsidR="0016526D" w:rsidRPr="00E70EF3">
        <w:fldChar w:fldCharType="separate"/>
      </w:r>
      <w:r w:rsidR="001D64C1" w:rsidRPr="001D64C1">
        <w:rPr>
          <w:noProof/>
          <w:vertAlign w:val="superscript"/>
        </w:rPr>
        <w:t>33</w:t>
      </w:r>
      <w:r w:rsidR="0016526D" w:rsidRPr="00E70EF3">
        <w:fldChar w:fldCharType="end"/>
      </w:r>
      <w:r w:rsidR="007034ED" w:rsidRPr="00E70EF3">
        <w:t xml:space="preserve">. </w:t>
      </w:r>
      <w:r w:rsidR="00CC436F" w:rsidRPr="00E70EF3">
        <w:t>In this study</w:t>
      </w:r>
      <w:r w:rsidR="00C945C6">
        <w:t xml:space="preserve"> we </w:t>
      </w:r>
      <w:r w:rsidR="00A4716F">
        <w:t xml:space="preserve">collected </w:t>
      </w:r>
      <w:r w:rsidR="00C945C6">
        <w:t xml:space="preserve">all </w:t>
      </w:r>
      <w:r w:rsidR="006A0A85">
        <w:t xml:space="preserve">the </w:t>
      </w:r>
      <w:r w:rsidR="00E25A0A">
        <w:t xml:space="preserve">rice samples from </w:t>
      </w:r>
      <w:r w:rsidR="00AB2851">
        <w:t>reliable sources</w:t>
      </w:r>
      <w:r w:rsidR="003B036E">
        <w:t xml:space="preserve"> rather than sampling from a market</w:t>
      </w:r>
      <w:r w:rsidR="000F37F1">
        <w:t xml:space="preserve">, </w:t>
      </w:r>
      <w:r w:rsidR="00EB4D85">
        <w:t>which</w:t>
      </w:r>
      <w:r w:rsidR="00540B1C">
        <w:t xml:space="preserve"> ensur</w:t>
      </w:r>
      <w:r w:rsidR="000978D7">
        <w:t>e</w:t>
      </w:r>
      <w:r w:rsidR="00540B1C">
        <w:t xml:space="preserve">d the </w:t>
      </w:r>
      <w:r w:rsidR="00F1416E">
        <w:t xml:space="preserve">authenticity </w:t>
      </w:r>
      <w:r w:rsidR="00540B1C">
        <w:t xml:space="preserve">of </w:t>
      </w:r>
      <w:r w:rsidR="00A523B2">
        <w:t>samples and</w:t>
      </w:r>
      <w:r w:rsidR="00EB4D85">
        <w:t xml:space="preserve"> </w:t>
      </w:r>
      <w:r w:rsidR="00251612">
        <w:t>minimize</w:t>
      </w:r>
      <w:r w:rsidR="00644428">
        <w:t>d</w:t>
      </w:r>
      <w:r w:rsidR="000F37F1">
        <w:t xml:space="preserve"> the risk </w:t>
      </w:r>
      <w:r w:rsidR="00695F90">
        <w:t>o</w:t>
      </w:r>
      <w:r w:rsidR="0016232B">
        <w:t>f model</w:t>
      </w:r>
      <w:r w:rsidR="00E73A2F">
        <w:t>ing</w:t>
      </w:r>
      <w:r w:rsidR="0016232B">
        <w:t xml:space="preserve"> with</w:t>
      </w:r>
      <w:r w:rsidR="003B036E">
        <w:t xml:space="preserve"> a</w:t>
      </w:r>
      <w:r w:rsidR="00E73A2F">
        <w:t xml:space="preserve"> “contaminated” data</w:t>
      </w:r>
      <w:r w:rsidR="00E968AA">
        <w:t>set</w:t>
      </w:r>
      <w:r w:rsidR="00E73A2F">
        <w:t>.</w:t>
      </w:r>
      <w:r w:rsidR="00610F95">
        <w:t xml:space="preserve"> </w:t>
      </w:r>
      <w:r w:rsidR="0066544E">
        <w:t>In addition</w:t>
      </w:r>
      <w:r w:rsidR="000401BB">
        <w:t>,</w:t>
      </w:r>
      <w:r w:rsidR="00144E40">
        <w:t xml:space="preserve"> </w:t>
      </w:r>
      <w:r w:rsidR="00A82631">
        <w:t xml:space="preserve">relatively equal quantities of each rice sample </w:t>
      </w:r>
      <w:r w:rsidR="00F96E8B">
        <w:t xml:space="preserve">were collected, preventing the risk of </w:t>
      </w:r>
      <w:r w:rsidR="00130EF1">
        <w:t xml:space="preserve">misclassification due to </w:t>
      </w:r>
      <w:r w:rsidR="007C03BD">
        <w:t xml:space="preserve">modeling with </w:t>
      </w:r>
      <w:r w:rsidR="003B036E">
        <w:t xml:space="preserve">an </w:t>
      </w:r>
      <w:r w:rsidR="007C03BD">
        <w:t>imbalanced dataset</w:t>
      </w:r>
      <w:r w:rsidR="00E95361">
        <w:fldChar w:fldCharType="begin" w:fldLock="1"/>
      </w:r>
      <w:r w:rsidR="009F72FB">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spectrometry","type":"article-journal","volume":"121"},"uris":["http://www.mendeley.com/documents/?uuid=a88f7be2-e59e-4b5f-a327-1d76b4d40a16"]},{"id":"ITEM-2","itemData":{"DOI":"10.1371/journal.pone.0067863","abstract":"Training and testing of conventional machine learning models on binary classification problems depend on the proportions of the two outcomes in the relevant data sets. This may be especially important in practical terms when real-world applications of the classifier are either highly imbalanced or occur in unknown proportions. Intuitively, it may seem sensible to train machine learning models on data similar to the target data in terms of proportions of the two binary outcomes. However, we show that this is not the case using the example of prediction of deleterious and neutral phenotypes of human missense mutations in human genome data, for which the proportion of the binary outcome is unknown. Our results indicate that using balanced training data (50% neutral and 50% deleterious) results in the highest balanced accuracy (the average of True Positive Rate and True Negative Rate), Matthews correlation coefficient, and area under ROC curves, no matter what the proportions of the two phenotypes are in the testing data. Besides balancing the data by undersampling the majority class, other techniques in machine learning include oversampling the minority class, interpolating minority-class data points and various penalties for misclassifying the minority class. However, these techniques are not commonly used in either the missense phenotype prediction problem or in the prediction of disordered residues in proteins, where the imbalance problem is substantial. The appropriate approach depends on the amount of available data and the specific problem at hand.","author":[{"dropping-particle":"","family":"Wei","given":"Qiong","non-dropping-particle":"","parse-names":false,"suffix":""},{"dropping-particle":"","family":"Dunbrack Jr","given":"Roland L","non-dropping-particle":"","parse-names":false,"suffix":""}],"container-title":"PLOS ONE","id":"ITEM-2","issue":"7","issued":{"date-parts":[["2013"]]},"page":"1-12","publisher":"Public Library of Science","title":"The Role of Balanced Training and Testing Data Sets for Binary Classifiers in Bioinformatics","type":"article-journal","volume":"8"},"uris":["http://www.mendeley.com/documents/?uuid=1459c037-71d0-4139-bbd8-b5c403c06902"]}],"mendeley":{"formattedCitation":"&lt;sup&gt;20,34&lt;/sup&gt;","plainTextFormattedCitation":"20,34","previouslyFormattedCitation":"&lt;sup&gt;20,34&lt;/sup&gt;"},"properties":{"noteIndex":0},"schema":"https://github.com/citation-style-language/schema/raw/master/csl-citation.json"}</w:instrText>
      </w:r>
      <w:r w:rsidR="00E95361">
        <w:fldChar w:fldCharType="separate"/>
      </w:r>
      <w:r w:rsidR="001D64C1" w:rsidRPr="001D64C1">
        <w:rPr>
          <w:noProof/>
          <w:vertAlign w:val="superscript"/>
        </w:rPr>
        <w:t>20,34</w:t>
      </w:r>
      <w:r w:rsidR="00E95361">
        <w:fldChar w:fldCharType="end"/>
      </w:r>
    </w:p>
    <w:p w14:paraId="54C9D6B2" w14:textId="120216F1" w:rsidR="002E62F6" w:rsidRPr="00AE7AF4" w:rsidRDefault="008A39BF" w:rsidP="00BD79FA">
      <w:pPr>
        <w:jc w:val="both"/>
      </w:pPr>
      <w:r>
        <w:t xml:space="preserve">ML algorithms such as </w:t>
      </w:r>
      <w:r w:rsidRPr="00A531B1">
        <w:t>SVM</w:t>
      </w:r>
      <w:r w:rsidR="00635599">
        <w:t xml:space="preserve"> </w:t>
      </w:r>
      <w:r>
        <w:t xml:space="preserve">and </w:t>
      </w:r>
      <w:r w:rsidRPr="00562E7E">
        <w:t>RF</w:t>
      </w:r>
      <w:r>
        <w:t xml:space="preserve"> have been reported to outperform traditional MVA</w:t>
      </w:r>
      <w:r>
        <w:fldChar w:fldCharType="begin" w:fldLock="1"/>
      </w:r>
      <w:r w:rsidR="009F72FB">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35&lt;/sup&gt;","plainTextFormattedCitation":"35","previouslyFormattedCitation":"&lt;sup&gt;35&lt;/sup&gt;"},"properties":{"noteIndex":0},"schema":"https://github.com/citation-style-language/schema/raw/master/csl-citation.json"}</w:instrText>
      </w:r>
      <w:r>
        <w:fldChar w:fldCharType="separate"/>
      </w:r>
      <w:r w:rsidR="001D64C1" w:rsidRPr="001D64C1">
        <w:rPr>
          <w:noProof/>
          <w:vertAlign w:val="superscript"/>
        </w:rPr>
        <w:t>35</w:t>
      </w:r>
      <w:r>
        <w:fldChar w:fldCharType="end"/>
      </w:r>
      <w:r w:rsidR="00470DC1">
        <w:t>,</w:t>
      </w:r>
      <w:r>
        <w:t xml:space="preserve"> </w:t>
      </w:r>
      <w:r w:rsidR="00E95026">
        <w:t>a</w:t>
      </w:r>
      <w:r w:rsidR="00470DC1">
        <w:t>nd</w:t>
      </w:r>
      <w:r w:rsidR="00E95026">
        <w:t xml:space="preserve"> </w:t>
      </w:r>
      <w:r w:rsidR="00694433">
        <w:t>can build</w:t>
      </w:r>
      <w:r w:rsidR="00E95026">
        <w:t xml:space="preserve"> </w:t>
      </w:r>
      <w:r w:rsidR="007008DA">
        <w:t>predicti</w:t>
      </w:r>
      <w:r w:rsidR="00470DC1">
        <w:t>ve</w:t>
      </w:r>
      <w:r>
        <w:t xml:space="preserve"> models with </w:t>
      </w:r>
      <w:r w:rsidR="003B15C5">
        <w:t xml:space="preserve">superior </w:t>
      </w:r>
      <w:r>
        <w:t>reliability and robustness</w:t>
      </w:r>
      <w:r>
        <w:fldChar w:fldCharType="begin" w:fldLock="1"/>
      </w:r>
      <w:r w:rsidR="009F72FB">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9F72FB">
        <w:rPr>
          <w:rFonts w:hint="eastAsia"/>
        </w:rPr>
        <w:instrText xml:space="preserve">d ( NIR ) spectroscopy : Focus on parameters optimization and model interpretation </w:instrText>
      </w:r>
      <w:r w:rsidR="009F72FB">
        <w:rPr>
          <w:rFonts w:hint="eastAsia"/>
        </w:rPr>
        <w:instrText>☆</w:instrText>
      </w:r>
      <w:r w:rsidR="009F72FB">
        <w:rPr>
          <w:rFonts w:hint="eastAsia"/>
        </w:rPr>
        <w:instrText>","type":"article-journal","volume":"96"},"uris":["http://www.mendeley.com/documents/?uuid=47137a07-3923-401b-95f6-51fd479e4280"]},{"id":"ITEM-2","itemData":{"DOI":"10.101</w:instrText>
      </w:r>
      <w:r w:rsidR="009F72FB">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20,36&lt;/sup&gt;","plainTextFormattedCitation":"20,36","previouslyFormattedCitation":"&lt;sup&gt;20,36&lt;/sup&gt;"},"properties":{"noteIndex":0},"schema":"https://github.com/citation-style-language/schema/raw/master/csl-citation.json"}</w:instrText>
      </w:r>
      <w:r>
        <w:fldChar w:fldCharType="separate"/>
      </w:r>
      <w:r w:rsidR="001D64C1" w:rsidRPr="001D64C1">
        <w:rPr>
          <w:noProof/>
          <w:vertAlign w:val="superscript"/>
        </w:rPr>
        <w:t>20,36</w:t>
      </w:r>
      <w:r>
        <w:fldChar w:fldCharType="end"/>
      </w:r>
      <w:r w:rsidR="00AE5776">
        <w:t xml:space="preserve">. </w:t>
      </w:r>
      <w:r w:rsidR="00470DC1">
        <w:t>T</w:t>
      </w:r>
      <w:r w:rsidR="008358BF">
        <w:t xml:space="preserve">he results from </w:t>
      </w:r>
      <w:r w:rsidR="00A523B2">
        <w:t xml:space="preserve">the </w:t>
      </w:r>
      <w:r w:rsidR="00635599">
        <w:t xml:space="preserve">construction </w:t>
      </w:r>
      <w:r w:rsidR="00434E32">
        <w:t xml:space="preserve">of </w:t>
      </w:r>
      <w:r w:rsidR="00030F6F">
        <w:t xml:space="preserve">optimal </w:t>
      </w:r>
      <w:r w:rsidR="00434E32">
        <w:t>classifiers</w:t>
      </w:r>
      <w:r w:rsidR="00470DC1">
        <w:t xml:space="preserve"> are shown below (Fig. 4)</w:t>
      </w:r>
      <w:r w:rsidR="00B54DD2">
        <w:t xml:space="preserve">. </w:t>
      </w:r>
      <w:r w:rsidR="00470DC1">
        <w:t xml:space="preserve">Feature selection has </w:t>
      </w:r>
      <w:r w:rsidR="00F90A4D">
        <w:t>the</w:t>
      </w:r>
      <w:r w:rsidR="00B43A11">
        <w:t xml:space="preserve"> function of </w:t>
      </w:r>
      <w:r w:rsidR="00823A69">
        <w:t>reducing dimension</w:t>
      </w:r>
      <w:r w:rsidR="004E7EAA">
        <w:t>s</w:t>
      </w:r>
      <w:r w:rsidR="00136E70">
        <w:t xml:space="preserve">, </w:t>
      </w:r>
      <w:r w:rsidR="00470DC1">
        <w:t xml:space="preserve">and </w:t>
      </w:r>
      <w:r w:rsidR="00961339">
        <w:t xml:space="preserve">is </w:t>
      </w:r>
      <w:r w:rsidR="0055616C">
        <w:t xml:space="preserve">also </w:t>
      </w:r>
      <w:r w:rsidR="00961339">
        <w:t xml:space="preserve">capable </w:t>
      </w:r>
      <w:r w:rsidR="00092639">
        <w:t xml:space="preserve">of </w:t>
      </w:r>
      <w:proofErr w:type="spellStart"/>
      <w:r w:rsidR="00F91CF9">
        <w:t>iden</w:t>
      </w:r>
      <w:r w:rsidR="00F90A4D">
        <w:t>tif</w:t>
      </w:r>
      <w:r w:rsidR="00092639">
        <w:t>ing</w:t>
      </w:r>
      <w:proofErr w:type="spellEnd"/>
      <w:r w:rsidR="00F90A4D">
        <w:t xml:space="preserve"> </w:t>
      </w:r>
      <w:r w:rsidR="008C7690">
        <w:t xml:space="preserve">features </w:t>
      </w:r>
      <w:r w:rsidR="00FD5426">
        <w:t xml:space="preserve">with high </w:t>
      </w:r>
      <w:r w:rsidR="008C7690">
        <w:t xml:space="preserve">predictability, </w:t>
      </w:r>
      <w:r w:rsidR="00470DC1">
        <w:t xml:space="preserve">which are </w:t>
      </w:r>
      <w:r w:rsidR="00412542">
        <w:t xml:space="preserve">also </w:t>
      </w:r>
      <w:r w:rsidR="00823A69">
        <w:t xml:space="preserve">known as </w:t>
      </w:r>
      <w:r w:rsidR="008C7690">
        <w:t>biomarkers</w:t>
      </w:r>
      <w:r w:rsidR="00276528">
        <w:fldChar w:fldCharType="begin" w:fldLock="1"/>
      </w:r>
      <w:r w:rsidR="009F72FB">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37&lt;/sup&gt;","plainTextFormattedCitation":"37","previouslyFormattedCitation":"&lt;sup&gt;37&lt;/sup&gt;"},"properties":{"noteIndex":0},"schema":"https://github.com/citation-style-language/schema/raw/master/csl-citation.json"}</w:instrText>
      </w:r>
      <w:r w:rsidR="00276528">
        <w:fldChar w:fldCharType="separate"/>
      </w:r>
      <w:r w:rsidR="001D64C1" w:rsidRPr="001D64C1">
        <w:rPr>
          <w:noProof/>
          <w:vertAlign w:val="superscript"/>
        </w:rPr>
        <w:t>37</w:t>
      </w:r>
      <w:r w:rsidR="00276528">
        <w:fldChar w:fldCharType="end"/>
      </w:r>
      <w:r w:rsidR="00961339">
        <w:t xml:space="preserve">. </w:t>
      </w:r>
      <w:r w:rsidR="00F86910">
        <w:t xml:space="preserve">The relative importance of each of the 30 elements is shown </w:t>
      </w:r>
      <w:r w:rsidR="00470DC1">
        <w:t>below (</w:t>
      </w:r>
      <w:r w:rsidR="00F86910">
        <w:t>Fig. 4a</w:t>
      </w:r>
      <w:r w:rsidR="00470DC1">
        <w:t xml:space="preserve">). The results indicated </w:t>
      </w:r>
      <w:r w:rsidR="00E104B2">
        <w:t xml:space="preserve">that </w:t>
      </w:r>
      <w:bookmarkStart w:id="36" w:name="_Hlk35871948"/>
      <w:r w:rsidR="008358BF">
        <w:t xml:space="preserve">Al, </w:t>
      </w:r>
      <w:proofErr w:type="spellStart"/>
      <w:r w:rsidR="008358BF">
        <w:t>Rb</w:t>
      </w:r>
      <w:proofErr w:type="spellEnd"/>
      <w:r w:rsidR="008358BF">
        <w:t>,</w:t>
      </w:r>
      <w:r w:rsidR="00540E39" w:rsidDel="00540E39">
        <w:t xml:space="preserve"> </w:t>
      </w:r>
      <w:r w:rsidR="008358BF">
        <w:t>B, Na</w:t>
      </w:r>
      <w:bookmarkEnd w:id="36"/>
      <w:r w:rsidR="008358BF">
        <w:t xml:space="preserve"> and Sr were </w:t>
      </w:r>
      <w:r w:rsidR="00603CC0">
        <w:t xml:space="preserve">the </w:t>
      </w:r>
      <w:r w:rsidR="006A0A85">
        <w:t xml:space="preserve">main </w:t>
      </w:r>
      <w:r w:rsidR="00603CC0">
        <w:t>elements that contribute</w:t>
      </w:r>
      <w:r w:rsidR="001D6685">
        <w:t xml:space="preserve">d </w:t>
      </w:r>
      <w:r w:rsidR="00603CC0">
        <w:t xml:space="preserve">to the differentiation of all </w:t>
      </w:r>
      <w:r w:rsidR="00F86910">
        <w:t xml:space="preserve">types of </w:t>
      </w:r>
      <w:r w:rsidR="00603CC0">
        <w:t xml:space="preserve">GI rice. </w:t>
      </w:r>
      <w:r w:rsidR="00BD3AEF">
        <w:t>This is</w:t>
      </w:r>
      <w:r w:rsidR="00BD3AEF" w:rsidRPr="00F13D4D">
        <w:t xml:space="preserve"> consistent with the observations</w:t>
      </w:r>
      <w:r w:rsidR="00BD3AEF" w:rsidDel="000B42A7">
        <w:t xml:space="preserve"> </w:t>
      </w:r>
      <w:r w:rsidR="00BD3AEF">
        <w:t xml:space="preserve">in a previous study, where feature selection was also applied and four elements </w:t>
      </w:r>
      <w:r w:rsidR="00BD3AEF">
        <w:rPr>
          <w:rFonts w:hint="eastAsia"/>
        </w:rPr>
        <w:t>(</w:t>
      </w:r>
      <w:r w:rsidR="00BD3AEF">
        <w:t xml:space="preserve">Cd, </w:t>
      </w:r>
      <w:proofErr w:type="spellStart"/>
      <w:r w:rsidR="00BD3AEF">
        <w:t>Rb</w:t>
      </w:r>
      <w:proofErr w:type="spellEnd"/>
      <w:r w:rsidR="00BD3AEF">
        <w:t>, Mg and K)</w:t>
      </w:r>
      <w:commentRangeStart w:id="37"/>
      <w:commentRangeStart w:id="38"/>
      <w:r w:rsidR="00BD3AEF">
        <w:t xml:space="preserve"> </w:t>
      </w:r>
      <w:ins w:id="39" w:author="Peter Markwell" w:date="2020-04-08T09:12:00Z">
        <w:del w:id="40" w:author="Xu, Jason" w:date="2020-04-10T11:18:00Z">
          <w:r w:rsidR="009B13E9" w:rsidDel="00D10978">
            <w:delText>(</w:delText>
          </w:r>
        </w:del>
      </w:ins>
      <w:ins w:id="41" w:author="Xu, Jason" w:date="2020-04-10T11:18:00Z">
        <w:r w:rsidR="00D10978">
          <w:t xml:space="preserve">out </w:t>
        </w:r>
      </w:ins>
      <w:ins w:id="42" w:author="Peter Markwell" w:date="2020-04-08T09:12:00Z">
        <w:r w:rsidR="009B13E9">
          <w:t>of 21 evaluated</w:t>
        </w:r>
        <w:del w:id="43" w:author="Xu, Jason" w:date="2020-04-10T11:18:00Z">
          <w:r w:rsidR="009B13E9" w:rsidDel="00D10978">
            <w:delText>)</w:delText>
          </w:r>
        </w:del>
        <w:r w:rsidR="009B13E9">
          <w:t xml:space="preserve"> </w:t>
        </w:r>
      </w:ins>
      <w:commentRangeEnd w:id="37"/>
      <w:r w:rsidR="00F44307">
        <w:rPr>
          <w:rStyle w:val="CommentReference"/>
        </w:rPr>
        <w:commentReference w:id="37"/>
      </w:r>
      <w:commentRangeEnd w:id="38"/>
      <w:r w:rsidR="00E41AB0">
        <w:rPr>
          <w:rStyle w:val="CommentReference"/>
        </w:rPr>
        <w:commentReference w:id="38"/>
      </w:r>
      <w:r w:rsidR="00053B32">
        <w:t xml:space="preserve">were found to be </w:t>
      </w:r>
      <w:r w:rsidR="00BD3AEF">
        <w:t>the most relevant for the differentiation between rice samples from two geographical origins</w:t>
      </w:r>
      <w:r w:rsidR="00BD3AEF">
        <w:fldChar w:fldCharType="begin" w:fldLock="1"/>
      </w:r>
      <w:r w:rsidR="00191B5B">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20&lt;/sup&gt;","plainTextFormattedCitation":"20","previouslyFormattedCitation":"&lt;sup&gt;20&lt;/sup&gt;"},"properties":{"noteIndex":0},"schema":"https://github.com/citation-style-language/schema/raw/master/csl-citation.json"}</w:instrText>
      </w:r>
      <w:r w:rsidR="00BD3AEF">
        <w:fldChar w:fldCharType="separate"/>
      </w:r>
      <w:r w:rsidR="00BF3CC6" w:rsidRPr="00BF3CC6">
        <w:rPr>
          <w:noProof/>
          <w:vertAlign w:val="superscript"/>
        </w:rPr>
        <w:t>20</w:t>
      </w:r>
      <w:r w:rsidR="00BD3AEF">
        <w:fldChar w:fldCharType="end"/>
      </w:r>
      <w:r w:rsidR="00BD3AEF">
        <w:t xml:space="preserve">. </w:t>
      </w:r>
      <w:r w:rsidR="002A5E48" w:rsidRPr="008476D5">
        <w:t xml:space="preserve">The </w:t>
      </w:r>
      <w:r w:rsidR="00B15DEF">
        <w:t xml:space="preserve">performance </w:t>
      </w:r>
      <w:r w:rsidR="00D82C2A">
        <w:t xml:space="preserve">of </w:t>
      </w:r>
      <w:r w:rsidR="00576B5A">
        <w:t xml:space="preserve">both RF and SVM </w:t>
      </w:r>
      <w:r w:rsidR="009B13E9">
        <w:t xml:space="preserve">improved </w:t>
      </w:r>
      <w:r w:rsidR="0018518A">
        <w:t xml:space="preserve">significantly </w:t>
      </w:r>
      <w:r w:rsidR="009B13E9">
        <w:t xml:space="preserve">as </w:t>
      </w:r>
      <w:r w:rsidR="00B15DEF">
        <w:t>more features added</w:t>
      </w:r>
      <w:r w:rsidR="009B13E9">
        <w:t xml:space="preserve"> were added (</w:t>
      </w:r>
      <w:r w:rsidR="000B42A7">
        <w:t>Fig. 4b</w:t>
      </w:r>
      <w:r w:rsidR="009B13E9">
        <w:t>)</w:t>
      </w:r>
      <w:r w:rsidR="002355B6">
        <w:t xml:space="preserve">. </w:t>
      </w:r>
      <w:r w:rsidR="00F06943">
        <w:t>T</w:t>
      </w:r>
      <w:r w:rsidR="000B42A7">
        <w:t>he mean cross-validation accurac</w:t>
      </w:r>
      <w:r w:rsidR="00F06943">
        <w:t>ies</w:t>
      </w:r>
      <w:r w:rsidR="000B42A7">
        <w:t xml:space="preserve"> for RF and SVM were 48% and 63% respectively</w:t>
      </w:r>
      <w:r w:rsidR="00F06943">
        <w:t xml:space="preserve"> with one feature (Al)</w:t>
      </w:r>
      <w:r w:rsidR="000B42A7">
        <w:t xml:space="preserve">, </w:t>
      </w:r>
      <w:r w:rsidR="000B42A7">
        <w:rPr>
          <w:rFonts w:hint="eastAsia"/>
        </w:rPr>
        <w:t>bot</w:t>
      </w:r>
      <w:r w:rsidR="000B42A7">
        <w:t xml:space="preserve">h reached </w:t>
      </w:r>
      <w:r w:rsidR="00BD79FA">
        <w:t xml:space="preserve">100% </w:t>
      </w:r>
      <w:r w:rsidR="00707EBF">
        <w:t xml:space="preserve">when </w:t>
      </w:r>
      <w:r w:rsidR="00BD79FA">
        <w:t xml:space="preserve">four features (Al, </w:t>
      </w:r>
      <w:proofErr w:type="spellStart"/>
      <w:r w:rsidR="00BD79FA">
        <w:t>Rb</w:t>
      </w:r>
      <w:proofErr w:type="spellEnd"/>
      <w:r w:rsidR="00BD79FA">
        <w:t>, B, and Na) were applied.</w:t>
      </w:r>
      <w:r w:rsidR="00DF2B63">
        <w:t xml:space="preserve"> </w:t>
      </w:r>
      <w:r w:rsidR="00F06943">
        <w:t>T</w:t>
      </w:r>
      <w:r w:rsidR="00E60282">
        <w:t xml:space="preserve">he </w:t>
      </w:r>
      <w:r w:rsidR="00715A8B">
        <w:t xml:space="preserve">optimal </w:t>
      </w:r>
      <w:r w:rsidR="00E60282">
        <w:t xml:space="preserve">classifiers were </w:t>
      </w:r>
      <w:r w:rsidR="00201B66">
        <w:t xml:space="preserve">determined as </w:t>
      </w:r>
      <w:r w:rsidR="00E60282">
        <w:t xml:space="preserve">four features </w:t>
      </w:r>
      <w:r w:rsidR="00CA280F">
        <w:t>with</w:t>
      </w:r>
      <w:r w:rsidR="00D04B87">
        <w:t xml:space="preserve"> </w:t>
      </w:r>
      <w:r w:rsidR="00EE49BD">
        <w:t xml:space="preserve">corresponding optimum </w:t>
      </w:r>
      <w:r w:rsidR="00E60282">
        <w:t>hyperparameters</w:t>
      </w:r>
      <w:r w:rsidR="00703353">
        <w:t xml:space="preserve"> </w:t>
      </w:r>
      <w:r w:rsidR="00293284">
        <w:t>(</w:t>
      </w:r>
      <w:proofErr w:type="spellStart"/>
      <w:r w:rsidR="00293284">
        <w:t>max_depth</w:t>
      </w:r>
      <w:proofErr w:type="spellEnd"/>
      <w:r w:rsidR="00293284">
        <w:t xml:space="preserve">=37, </w:t>
      </w:r>
      <w:proofErr w:type="spellStart"/>
      <w:r w:rsidR="00293284">
        <w:t>max_features</w:t>
      </w:r>
      <w:proofErr w:type="spellEnd"/>
      <w:r w:rsidR="00293284">
        <w:t xml:space="preserve"> = ‘auto’, </w:t>
      </w:r>
      <w:proofErr w:type="spellStart"/>
      <w:r w:rsidR="00293284">
        <w:t>n_estimators</w:t>
      </w:r>
      <w:proofErr w:type="spellEnd"/>
      <w:r w:rsidR="00293284">
        <w:t xml:space="preserve"> = 200</w:t>
      </w:r>
      <w:r w:rsidR="00D04B87">
        <w:t xml:space="preserve"> for RF; ‘</w:t>
      </w:r>
      <w:proofErr w:type="spellStart"/>
      <w:r w:rsidR="00D04B87">
        <w:t>rbf</w:t>
      </w:r>
      <w:proofErr w:type="spellEnd"/>
      <w:r w:rsidR="00D04B87">
        <w:t>’ kernel, with C value =1 and gamma value = 0.1 for SVM)</w:t>
      </w:r>
      <w:r w:rsidR="00293284">
        <w:t>.</w:t>
      </w:r>
      <w:r w:rsidR="00635599">
        <w:t xml:space="preserve"> </w:t>
      </w:r>
      <w:r w:rsidR="00F06943">
        <w:rPr>
          <w:rFonts w:ascii="Calibri" w:eastAsia="SimSun" w:hAnsi="Calibri" w:cs="Calibri"/>
        </w:rPr>
        <w:t>F</w:t>
      </w:r>
      <w:r w:rsidR="002E62F6" w:rsidRPr="0019172A">
        <w:rPr>
          <w:rFonts w:ascii="Calibri" w:eastAsia="SimSun" w:hAnsi="Calibri" w:cs="Calibri"/>
        </w:rPr>
        <w:t xml:space="preserve">eature selection </w:t>
      </w:r>
      <w:r w:rsidR="00A50060">
        <w:rPr>
          <w:rFonts w:ascii="Calibri" w:eastAsia="SimSun" w:hAnsi="Calibri" w:cs="Calibri"/>
        </w:rPr>
        <w:t xml:space="preserve">was applied </w:t>
      </w:r>
      <w:r w:rsidR="002E62F6" w:rsidRPr="0019172A">
        <w:rPr>
          <w:rFonts w:ascii="Calibri" w:eastAsia="SimSun" w:hAnsi="Calibri" w:cs="Calibri"/>
        </w:rPr>
        <w:t xml:space="preserve">solely </w:t>
      </w:r>
      <w:r w:rsidR="00F06943">
        <w:rPr>
          <w:rFonts w:ascii="Calibri" w:eastAsia="SimSun" w:hAnsi="Calibri" w:cs="Calibri"/>
        </w:rPr>
        <w:t>to</w:t>
      </w:r>
      <w:r w:rsidR="002E62F6" w:rsidRPr="0019172A">
        <w:rPr>
          <w:rFonts w:ascii="Calibri" w:eastAsia="SimSun" w:hAnsi="Calibri" w:cs="Calibri"/>
        </w:rPr>
        <w:t xml:space="preserve"> </w:t>
      </w:r>
      <w:r w:rsidR="00A703A0">
        <w:rPr>
          <w:rFonts w:ascii="Calibri" w:eastAsia="SimSun" w:hAnsi="Calibri" w:cs="Calibri"/>
        </w:rPr>
        <w:t xml:space="preserve">the </w:t>
      </w:r>
      <w:r w:rsidR="002E62F6" w:rsidRPr="0019172A">
        <w:rPr>
          <w:rFonts w:ascii="Calibri" w:eastAsia="SimSun" w:hAnsi="Calibri" w:cs="Calibri"/>
        </w:rPr>
        <w:t xml:space="preserve">training set </w:t>
      </w:r>
      <w:r w:rsidR="00F06943">
        <w:rPr>
          <w:rFonts w:ascii="Calibri" w:eastAsia="SimSun" w:hAnsi="Calibri" w:cs="Calibri"/>
        </w:rPr>
        <w:t xml:space="preserve">and not to </w:t>
      </w:r>
      <w:r w:rsidR="002E62F6">
        <w:rPr>
          <w:rFonts w:ascii="Calibri" w:eastAsia="SimSun" w:hAnsi="Calibri" w:cs="Calibri"/>
        </w:rPr>
        <w:t>the entire dat</w:t>
      </w:r>
      <w:r w:rsidR="002E62F6">
        <w:rPr>
          <w:rFonts w:ascii="Calibri" w:eastAsia="SimSun" w:hAnsi="Calibri" w:cs="Calibri" w:hint="eastAsia"/>
        </w:rPr>
        <w:t>aset</w:t>
      </w:r>
      <w:r w:rsidR="002E62F6">
        <w:rPr>
          <w:rFonts w:ascii="Calibri" w:eastAsia="SimSun" w:hAnsi="Calibri" w:cs="Calibri"/>
        </w:rPr>
        <w:t xml:space="preserve">, </w:t>
      </w:r>
      <w:r w:rsidR="00A50060">
        <w:rPr>
          <w:rFonts w:ascii="Calibri" w:eastAsia="SimSun" w:hAnsi="Calibri" w:cs="Calibri"/>
        </w:rPr>
        <w:t xml:space="preserve">which </w:t>
      </w:r>
      <w:r w:rsidR="002E62F6" w:rsidRPr="0019172A">
        <w:rPr>
          <w:rFonts w:ascii="Calibri" w:eastAsia="SimSun" w:hAnsi="Calibri" w:cs="Calibri"/>
        </w:rPr>
        <w:t>eliminate</w:t>
      </w:r>
      <w:r w:rsidR="00A703A0">
        <w:rPr>
          <w:rFonts w:ascii="Calibri" w:eastAsia="SimSun" w:hAnsi="Calibri" w:cs="Calibri"/>
        </w:rPr>
        <w:t>d</w:t>
      </w:r>
      <w:r w:rsidR="002E62F6" w:rsidRPr="0019172A">
        <w:rPr>
          <w:rFonts w:ascii="Calibri" w:eastAsia="SimSun" w:hAnsi="Calibri" w:cs="Calibri"/>
        </w:rPr>
        <w:t xml:space="preserve"> </w:t>
      </w:r>
      <w:r w:rsidR="004A039C">
        <w:rPr>
          <w:rFonts w:ascii="Calibri" w:eastAsia="SimSun" w:hAnsi="Calibri" w:cs="Calibri"/>
        </w:rPr>
        <w:t xml:space="preserve">the </w:t>
      </w:r>
      <w:r w:rsidR="00A703A0">
        <w:rPr>
          <w:rFonts w:ascii="Calibri" w:eastAsia="SimSun" w:hAnsi="Calibri" w:cs="Calibri"/>
        </w:rPr>
        <w:t xml:space="preserve">risk </w:t>
      </w:r>
      <w:r w:rsidR="002E62F6" w:rsidRPr="0019172A">
        <w:rPr>
          <w:rFonts w:ascii="Calibri" w:eastAsia="SimSun" w:hAnsi="Calibri" w:cs="Calibri"/>
        </w:rPr>
        <w:t>of selection b</w:t>
      </w:r>
      <w:r w:rsidR="002E62F6">
        <w:rPr>
          <w:rFonts w:ascii="Calibri" w:eastAsia="SimSun" w:hAnsi="Calibri" w:cs="Calibri"/>
        </w:rPr>
        <w:t>ias</w:t>
      </w:r>
      <w:r w:rsidR="002E62F6">
        <w:rPr>
          <w:rFonts w:ascii="Calibri" w:eastAsia="SimSun" w:hAnsi="Calibri" w:cs="Calibri"/>
        </w:rPr>
        <w:fldChar w:fldCharType="begin" w:fldLock="1"/>
      </w:r>
      <w:r w:rsidR="009F72FB">
        <w:rPr>
          <w:rFonts w:ascii="Calibri" w:eastAsia="SimSun"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38&lt;/sup&gt;","plainTextFormattedCitation":"38","previouslyFormattedCitation":"&lt;sup&gt;38&lt;/sup&gt;"},"properties":{"noteIndex":0},"schema":"https://github.com/citation-style-language/schema/raw/master/csl-citation.json"}</w:instrText>
      </w:r>
      <w:r w:rsidR="002E62F6">
        <w:rPr>
          <w:rFonts w:ascii="Calibri" w:eastAsia="SimSun" w:hAnsi="Calibri" w:cs="Calibri"/>
        </w:rPr>
        <w:fldChar w:fldCharType="separate"/>
      </w:r>
      <w:r w:rsidR="001D64C1" w:rsidRPr="001D64C1">
        <w:rPr>
          <w:rFonts w:ascii="Calibri" w:eastAsia="SimSun" w:hAnsi="Calibri" w:cs="Calibri"/>
          <w:noProof/>
          <w:vertAlign w:val="superscript"/>
        </w:rPr>
        <w:t>38</w:t>
      </w:r>
      <w:r w:rsidR="002E62F6">
        <w:rPr>
          <w:rFonts w:ascii="Calibri" w:eastAsia="SimSun" w:hAnsi="Calibri" w:cs="Calibri"/>
        </w:rPr>
        <w:fldChar w:fldCharType="end"/>
      </w:r>
      <w:r w:rsidR="004A039C">
        <w:rPr>
          <w:rFonts w:ascii="Calibri" w:eastAsia="SimSun" w:hAnsi="Calibri" w:cs="Calibri"/>
        </w:rPr>
        <w:t>.</w:t>
      </w:r>
    </w:p>
    <w:p w14:paraId="14FCF397" w14:textId="5E294583" w:rsidR="00A65C68" w:rsidRDefault="00A65C68" w:rsidP="00C4353B"/>
    <w:p w14:paraId="6ECF35E3" w14:textId="05E8188E" w:rsidR="006108A6" w:rsidRDefault="006108A6" w:rsidP="00DC0C6F">
      <w:pPr>
        <w:jc w:val="center"/>
      </w:pPr>
      <w:r>
        <w:rPr>
          <w:noProof/>
        </w:rPr>
        <w:lastRenderedPageBreak/>
        <w:drawing>
          <wp:inline distT="0" distB="0" distL="0" distR="0" wp14:anchorId="7AAEF133" wp14:editId="56A4ACE4">
            <wp:extent cx="5491658" cy="3820562"/>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0815" cy="3833889"/>
                    </a:xfrm>
                    <a:prstGeom prst="rect">
                      <a:avLst/>
                    </a:prstGeom>
                    <a:noFill/>
                  </pic:spPr>
                </pic:pic>
              </a:graphicData>
            </a:graphic>
          </wp:inline>
        </w:drawing>
      </w:r>
    </w:p>
    <w:p w14:paraId="1A89E93C" w14:textId="1F4C13FE" w:rsidR="00DC0C6F" w:rsidRDefault="00D47607" w:rsidP="00D4422C">
      <w:pPr>
        <w:jc w:val="center"/>
      </w:pPr>
      <w:r>
        <w:rPr>
          <w:rFonts w:hint="eastAsia"/>
        </w:rPr>
        <w:t>(</w:t>
      </w:r>
      <w:r>
        <w:t>a)</w:t>
      </w:r>
    </w:p>
    <w:p w14:paraId="75AE748C" w14:textId="2145FDFE" w:rsidR="00B779D8" w:rsidRDefault="00B779D8" w:rsidP="005C37D1">
      <w:pPr>
        <w:jc w:val="center"/>
      </w:pPr>
      <w:r>
        <w:rPr>
          <w:noProof/>
        </w:rPr>
        <w:drawing>
          <wp:inline distT="0" distB="0" distL="0" distR="0" wp14:anchorId="152DBDC3" wp14:editId="5979943F">
            <wp:extent cx="5486400" cy="2608580"/>
            <wp:effectExtent l="0" t="0" r="0" b="1270"/>
            <wp:docPr id="28" name="图表 28">
              <a:extLst xmlns:a="http://schemas.openxmlformats.org/drawingml/2006/main">
                <a:ext uri="{FF2B5EF4-FFF2-40B4-BE49-F238E27FC236}">
                  <a16:creationId xmlns:a16="http://schemas.microsoft.com/office/drawing/2014/main" id="{A5C89A9A-2371-4D1C-A83E-0AE2B98B6E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69D9EDC" w14:textId="14C8C6FD" w:rsidR="00D47607" w:rsidRDefault="00D47607" w:rsidP="00D47607">
      <w:pPr>
        <w:jc w:val="center"/>
      </w:pPr>
      <w:r>
        <w:rPr>
          <w:rFonts w:hint="eastAsia"/>
        </w:rPr>
        <w:t>(</w:t>
      </w:r>
      <w:r>
        <w:t>b)</w:t>
      </w:r>
    </w:p>
    <w:p w14:paraId="6B587961" w14:textId="09B54291" w:rsidR="00831499" w:rsidRPr="00BD79FA" w:rsidRDefault="00DC0C6F" w:rsidP="00F2636D">
      <w:r w:rsidRPr="001F002A">
        <w:t xml:space="preserve">Fig. </w:t>
      </w:r>
      <w:r>
        <w:t>4</w:t>
      </w:r>
      <w:r w:rsidRPr="001F002A">
        <w:t xml:space="preserve">. </w:t>
      </w:r>
      <w:r>
        <w:t xml:space="preserve">Feature ranking with </w:t>
      </w:r>
      <w:proofErr w:type="spellStart"/>
      <w:r>
        <w:t>ReliefF</w:t>
      </w:r>
      <w:proofErr w:type="spellEnd"/>
      <w:r>
        <w:t xml:space="preserve"> and model optimization</w:t>
      </w:r>
      <w:r w:rsidR="00543DA0">
        <w:t xml:space="preserve"> with cross-validation</w:t>
      </w:r>
      <w:r w:rsidR="00CA280F">
        <w:t>:</w:t>
      </w:r>
      <w:r w:rsidR="00C60E6B">
        <w:t xml:space="preserve"> </w:t>
      </w:r>
      <w:r>
        <w:t>(a) r</w:t>
      </w:r>
      <w:r w:rsidRPr="001F002A">
        <w:t>elative importance</w:t>
      </w:r>
      <w:r>
        <w:t xml:space="preserve"> of </w:t>
      </w:r>
      <w:r w:rsidR="00587F1C">
        <w:t xml:space="preserve">each </w:t>
      </w:r>
      <w:r w:rsidR="0011365A">
        <w:t>feature</w:t>
      </w:r>
      <w:r w:rsidRPr="001F002A">
        <w:t xml:space="preserve"> based on </w:t>
      </w:r>
      <w:proofErr w:type="spellStart"/>
      <w:r>
        <w:t>ReliefF</w:t>
      </w:r>
      <w:proofErr w:type="spellEnd"/>
      <w:r>
        <w:t xml:space="preserve">; (b) cross-validation </w:t>
      </w:r>
      <w:r w:rsidR="00360670">
        <w:t xml:space="preserve">accuracy </w:t>
      </w:r>
      <w:r w:rsidR="00CA280F">
        <w:t>of</w:t>
      </w:r>
      <w:r w:rsidR="00360670">
        <w:t xml:space="preserve"> classification models </w:t>
      </w:r>
      <w:r w:rsidR="00CA280F">
        <w:t xml:space="preserve">built </w:t>
      </w:r>
      <w:r w:rsidR="00360670">
        <w:t xml:space="preserve">with different </w:t>
      </w:r>
      <w:r w:rsidR="00567B67">
        <w:t>number</w:t>
      </w:r>
      <w:r w:rsidR="00470DC1">
        <w:t>s</w:t>
      </w:r>
      <w:r w:rsidR="00567B67">
        <w:t xml:space="preserve"> of features. </w:t>
      </w:r>
      <w:r>
        <w:t xml:space="preserve"> </w:t>
      </w:r>
    </w:p>
    <w:p w14:paraId="77B0BCA0" w14:textId="5B12714E" w:rsidR="001B5D9A" w:rsidRDefault="00B452B7" w:rsidP="000A1A80">
      <w:pPr>
        <w:jc w:val="both"/>
      </w:pPr>
      <w:r>
        <w:lastRenderedPageBreak/>
        <w:t>C</w:t>
      </w:r>
      <w:r w:rsidR="004B7D41">
        <w:t xml:space="preserve">ross validation using </w:t>
      </w:r>
      <w:r>
        <w:t xml:space="preserve">a </w:t>
      </w:r>
      <w:r w:rsidR="004B7D41">
        <w:t xml:space="preserve">training set </w:t>
      </w:r>
      <w:r>
        <w:t xml:space="preserve">can </w:t>
      </w:r>
      <w:r w:rsidR="004B7D41">
        <w:t xml:space="preserve">assess the goodness of fit of a </w:t>
      </w:r>
      <w:proofErr w:type="gramStart"/>
      <w:r w:rsidR="004B7D41">
        <w:t>particular model</w:t>
      </w:r>
      <w:proofErr w:type="gramEnd"/>
      <w:r>
        <w:t xml:space="preserve">. However, </w:t>
      </w:r>
      <w:r w:rsidR="004B7D41">
        <w:t xml:space="preserve">independent validation using a separate data set is critical to ultimately </w:t>
      </w:r>
      <w:r w:rsidR="000E11C0">
        <w:t>evaluate</w:t>
      </w:r>
      <w:r w:rsidR="004B7D41">
        <w:t xml:space="preserve"> predicti</w:t>
      </w:r>
      <w:r>
        <w:t>ve</w:t>
      </w:r>
      <w:r w:rsidR="004B7D41">
        <w:t xml:space="preserve"> performance, as it incorporates the future working situation</w:t>
      </w:r>
      <w:r w:rsidR="001A0FBB">
        <w:fldChar w:fldCharType="begin" w:fldLock="1"/>
      </w:r>
      <w:r w:rsidR="009F72FB">
        <w:instrText>ADDIN CSL_CITATION {"citationItems":[{"id":"ITEM-1","itemData":{"DOI":"10.1002/cem.1310","abstract":"Abstract Validation in chemometrics is presented using the exemplar context of multivariate calibration/prediction. A phenomenological analysis of common validation practices in data analysis and chemometrics leads to formulation of a set of generic Principles of Proper Validation (PPV), which is based on a set of characterizing distinctions: (i) Validation cannot be understood by focusing on the methods of validation only; validation must be based on full knowledge of the underlying definitions, objectives, methods, effects and consequences—which are all outlined and discussed here. (ii) Analysis of proper validation objectives implies that there is one valid paradigm only: test set validation. (iii) Contrary to much contemporary chemometric practices (and validation myths), cross-validation is shown to be unjustified in the form of monolithic application of a one-for-all procedure (segmented cross-validation) on all data sets. Within its own design and scope, cross-validation is in reality a sub-optimal simulation of test set validation, crippled by a critical sampling variance omission, as it manifestly is based on one data set only (training data set). Other re-sampling validation methods are shown to suffer from the same deficiencies. The PPV are universal and can be applied to all situations in which the assessment of performance is desired: prediction-, classification-, time series forecasting-, modeling validation. The key element of PPV is the Theory of Sampling (TOS), which allow insight into all variance generating factors, especially the so-called incorrect sampling errors, which, if not properly eliminated, are responsible for a fatal inconstant sampling bias, for which no statistical correction is possible. In the light of TOS it is shown how a second data set (test set, validation set) is critically necessary for the inclusion of the sampling errors incurred in all ‘future’ situations in which the validated model must perform. Logically, therefore, all one data set re-sampling approaches for validation, especially cross-validation and leverage-corrected validation, should be terminated, or at the very least used only with full scientific understanding and disclosure of their detrimental variance omissions and consequences. Regarding PLS-regression, an emphatic call is made for stringent commitment to test set validation based on graphical inspection of pertinent t–u plots for optimal understanding of the X–Y interrelationships and for val…","author":[{"dropping-particle":"","family":"Esbensen","given":"Kim H","non-dropping-particle":"","parse-names":false,"suffix":""},{"dropping-particle":"","family":"Geladi","given":"Paul","non-dropping-par</w:instrText>
      </w:r>
      <w:r w:rsidR="009F72FB">
        <w:rPr>
          <w:rFonts w:hint="eastAsia"/>
        </w:rPr>
        <w:instrText>ticle":"","parse-names":false,"suffix":""}],"container-title":"Journal of Chemometrics","id":"ITEM-1","issue":"3</w:instrText>
      </w:r>
      <w:r w:rsidR="009F72FB">
        <w:rPr>
          <w:rFonts w:hint="eastAsia"/>
        </w:rPr>
        <w:instrText>‐</w:instrText>
      </w:r>
      <w:r w:rsidR="009F72FB">
        <w:rPr>
          <w:rFonts w:hint="eastAsia"/>
        </w:rPr>
        <w:instrText>4","issued":{"date-parts":[["2010"]]},"page":"168-187","title":"Principles of Proper Validation: use and abuse of re-sampling for validation",</w:instrText>
      </w:r>
      <w:r w:rsidR="009F72FB">
        <w:instrText>"type":"article-journal","volume":"24"},"uris":["http://www.mendeley.com/documents/?uuid=743873db-cdb9-424b-bdae-90d60c80cc6e"]}],"mendeley":{"formattedCitation":"&lt;sup&gt;39&lt;/sup&gt;","plainTextFormattedCitation":"39","previouslyFormattedCitation":"&lt;sup&gt;39&lt;/sup&gt;"},"properties":{"noteIndex":0},"schema":"https://github.com/citation-style-language/schema/raw/master/csl-citation.json"}</w:instrText>
      </w:r>
      <w:r w:rsidR="001A0FBB">
        <w:fldChar w:fldCharType="separate"/>
      </w:r>
      <w:r w:rsidR="001D64C1" w:rsidRPr="001D64C1">
        <w:rPr>
          <w:noProof/>
          <w:vertAlign w:val="superscript"/>
        </w:rPr>
        <w:t>39</w:t>
      </w:r>
      <w:r w:rsidR="001A0FBB">
        <w:fldChar w:fldCharType="end"/>
      </w:r>
      <w:r w:rsidR="00266764">
        <w:t xml:space="preserve">. </w:t>
      </w:r>
      <w:r>
        <w:t>I</w:t>
      </w:r>
      <w:r w:rsidR="00CF4921">
        <w:t xml:space="preserve">ndependent validation was conducted </w:t>
      </w:r>
      <w:r>
        <w:t xml:space="preserve">in this study </w:t>
      </w:r>
      <w:r w:rsidR="00CF4921">
        <w:t xml:space="preserve">using the test set </w:t>
      </w:r>
      <w:r>
        <w:t>(Table 2)</w:t>
      </w:r>
      <w:r w:rsidR="001831A1">
        <w:t>.</w:t>
      </w:r>
      <w:r w:rsidR="001C5F13">
        <w:t xml:space="preserve"> </w:t>
      </w:r>
      <w:r w:rsidR="00F3530F">
        <w:t>B</w:t>
      </w:r>
      <w:r w:rsidR="000A1A80">
        <w:t>oth classifiers (</w:t>
      </w:r>
      <w:r w:rsidR="00F3530F">
        <w:t xml:space="preserve">RF and </w:t>
      </w:r>
      <w:r w:rsidR="000A1A80">
        <w:t xml:space="preserve">SVM) could </w:t>
      </w:r>
      <w:r w:rsidR="001F6892">
        <w:t>predict the</w:t>
      </w:r>
      <w:r w:rsidR="00453CD4">
        <w:t xml:space="preserve"> geographical origins </w:t>
      </w:r>
      <w:r w:rsidR="001F6892">
        <w:t xml:space="preserve">of all types of rice </w:t>
      </w:r>
      <w:r w:rsidR="00453CD4">
        <w:t>with 100% accuracy</w:t>
      </w:r>
      <w:r w:rsidR="000A1A80">
        <w:t xml:space="preserve">. </w:t>
      </w:r>
      <w:r w:rsidR="00F3530F">
        <w:t>The result</w:t>
      </w:r>
      <w:r>
        <w:t>s</w:t>
      </w:r>
      <w:r w:rsidR="00F3530F">
        <w:t xml:space="preserve"> demonstrated</w:t>
      </w:r>
      <w:r w:rsidR="000A1A80">
        <w:t xml:space="preserve"> the </w:t>
      </w:r>
      <w:r w:rsidR="00156957">
        <w:t xml:space="preserve">effectiveness </w:t>
      </w:r>
      <w:r w:rsidR="000A1A80">
        <w:t xml:space="preserve">of the </w:t>
      </w:r>
      <w:r w:rsidR="00D13C1E">
        <w:t xml:space="preserve">ML-based </w:t>
      </w:r>
      <w:r w:rsidR="0003416D">
        <w:t xml:space="preserve">workflow </w:t>
      </w:r>
      <w:r w:rsidR="000A1A80">
        <w:t>established</w:t>
      </w:r>
      <w:r w:rsidR="00E576D3">
        <w:t xml:space="preserve"> </w:t>
      </w:r>
      <w:r w:rsidR="00E576D3">
        <w:rPr>
          <w:rFonts w:hint="eastAsia"/>
        </w:rPr>
        <w:t>in</w:t>
      </w:r>
      <w:r w:rsidR="00E576D3">
        <w:t xml:space="preserve"> this study</w:t>
      </w:r>
      <w:r w:rsidR="000A1A80">
        <w:t>, especially in constructing reliable predicti</w:t>
      </w:r>
      <w:r>
        <w:t>ve</w:t>
      </w:r>
      <w:r w:rsidR="000A1A80">
        <w:t xml:space="preserve"> models</w:t>
      </w:r>
      <w:r>
        <w:t>,</w:t>
      </w:r>
      <w:r w:rsidR="000A1A80">
        <w:t xml:space="preserve"> while simultaneously </w:t>
      </w:r>
      <w:r w:rsidR="00156957">
        <w:t xml:space="preserve">identifying </w:t>
      </w:r>
      <w:r w:rsidR="000A1A80">
        <w:t xml:space="preserve">potential biomarkers </w:t>
      </w:r>
      <w:r w:rsidR="00D13C1E">
        <w:t>account</w:t>
      </w:r>
      <w:r>
        <w:t>ing</w:t>
      </w:r>
      <w:r w:rsidR="00D13C1E">
        <w:t xml:space="preserve"> </w:t>
      </w:r>
      <w:r w:rsidR="000A1A80">
        <w:t>for the differentiation.</w:t>
      </w:r>
    </w:p>
    <w:p w14:paraId="70A198C1" w14:textId="77777777" w:rsidR="001B5D9A" w:rsidRDefault="001B5D9A">
      <w:r>
        <w:br w:type="page"/>
      </w:r>
    </w:p>
    <w:p w14:paraId="6725C86A" w14:textId="03C0C2A1" w:rsidR="00790AC3" w:rsidRPr="00BF39B9" w:rsidRDefault="000A163A" w:rsidP="004E0E8B">
      <w:r>
        <w:lastRenderedPageBreak/>
        <w:t>Table 2.</w:t>
      </w:r>
      <w:r w:rsidR="004E0E8B">
        <w:t xml:space="preserve"> </w:t>
      </w:r>
      <w:r w:rsidR="00945232">
        <w:t xml:space="preserve">Confusion </w:t>
      </w:r>
      <w:r w:rsidR="004E0E8B">
        <w:t xml:space="preserve">matrix </w:t>
      </w:r>
      <w:r w:rsidR="00945232">
        <w:t>for</w:t>
      </w:r>
      <w:r>
        <w:t xml:space="preserve"> the</w:t>
      </w:r>
      <w:r w:rsidR="00945232">
        <w:t xml:space="preserve"> </w:t>
      </w:r>
      <w:r w:rsidR="004E0E8B">
        <w:t xml:space="preserve">independent validation </w:t>
      </w:r>
      <w:r w:rsidR="00945232">
        <w:t xml:space="preserve">using </w:t>
      </w:r>
      <w:r>
        <w:t>the</w:t>
      </w:r>
      <w:r w:rsidR="00A82420">
        <w:t xml:space="preserve"> </w:t>
      </w:r>
      <w:r w:rsidR="00945232">
        <w:t>test set</w:t>
      </w:r>
      <w:r w:rsidR="00BF39B9">
        <w:t>.</w:t>
      </w:r>
    </w:p>
    <w:tbl>
      <w:tblPr>
        <w:tblW w:w="8748" w:type="dxa"/>
        <w:tblLook w:val="04A0" w:firstRow="1" w:lastRow="0" w:firstColumn="1" w:lastColumn="0" w:noHBand="0" w:noVBand="1"/>
      </w:tblPr>
      <w:tblGrid>
        <w:gridCol w:w="1074"/>
        <w:gridCol w:w="995"/>
        <w:gridCol w:w="1017"/>
        <w:gridCol w:w="926"/>
        <w:gridCol w:w="1279"/>
        <w:gridCol w:w="1154"/>
        <w:gridCol w:w="1125"/>
        <w:gridCol w:w="1178"/>
      </w:tblGrid>
      <w:tr w:rsidR="000A163A" w:rsidRPr="00213E20" w14:paraId="01DCB656" w14:textId="77777777" w:rsidTr="001A112C">
        <w:trPr>
          <w:trHeight w:val="300"/>
        </w:trPr>
        <w:tc>
          <w:tcPr>
            <w:tcW w:w="1074" w:type="dxa"/>
            <w:vMerge w:val="restart"/>
            <w:tcBorders>
              <w:top w:val="single" w:sz="18" w:space="0" w:color="auto"/>
              <w:left w:val="nil"/>
              <w:right w:val="nil"/>
            </w:tcBorders>
            <w:shd w:val="clear" w:color="auto" w:fill="auto"/>
            <w:noWrap/>
            <w:vAlign w:val="center"/>
            <w:hideMark/>
          </w:tcPr>
          <w:p w14:paraId="75066F7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Classifier</w:t>
            </w:r>
          </w:p>
        </w:tc>
        <w:tc>
          <w:tcPr>
            <w:tcW w:w="995" w:type="dxa"/>
            <w:vMerge w:val="restart"/>
            <w:tcBorders>
              <w:top w:val="single" w:sz="18" w:space="0" w:color="auto"/>
              <w:left w:val="nil"/>
              <w:right w:val="nil"/>
            </w:tcBorders>
            <w:shd w:val="clear" w:color="auto" w:fill="auto"/>
            <w:noWrap/>
            <w:vAlign w:val="center"/>
            <w:hideMark/>
          </w:tcPr>
          <w:p w14:paraId="12EF45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Predicted</w:t>
            </w:r>
          </w:p>
        </w:tc>
        <w:tc>
          <w:tcPr>
            <w:tcW w:w="6679" w:type="dxa"/>
            <w:gridSpan w:val="6"/>
            <w:tcBorders>
              <w:top w:val="single" w:sz="18" w:space="0" w:color="auto"/>
              <w:left w:val="nil"/>
              <w:bottom w:val="single" w:sz="8" w:space="0" w:color="auto"/>
              <w:right w:val="nil"/>
            </w:tcBorders>
            <w:shd w:val="clear" w:color="auto" w:fill="auto"/>
            <w:noWrap/>
            <w:vAlign w:val="center"/>
            <w:hideMark/>
          </w:tcPr>
          <w:p w14:paraId="3D019C7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Reference</w:t>
            </w:r>
          </w:p>
        </w:tc>
      </w:tr>
      <w:tr w:rsidR="000A163A" w:rsidRPr="00213E20" w14:paraId="21BA4983" w14:textId="77777777" w:rsidTr="001A112C">
        <w:trPr>
          <w:trHeight w:val="287"/>
        </w:trPr>
        <w:tc>
          <w:tcPr>
            <w:tcW w:w="1074" w:type="dxa"/>
            <w:vMerge/>
            <w:tcBorders>
              <w:left w:val="nil"/>
              <w:bottom w:val="single" w:sz="8" w:space="0" w:color="auto"/>
              <w:right w:val="nil"/>
            </w:tcBorders>
            <w:vAlign w:val="center"/>
            <w:hideMark/>
          </w:tcPr>
          <w:p w14:paraId="0B4BC415" w14:textId="77777777" w:rsidR="000A163A" w:rsidRPr="00213E20" w:rsidRDefault="000A163A" w:rsidP="00213E20">
            <w:pPr>
              <w:spacing w:after="0" w:line="240" w:lineRule="auto"/>
              <w:rPr>
                <w:rFonts w:ascii="Calibri" w:eastAsia="Times New Roman" w:hAnsi="Calibri" w:cs="Calibri"/>
                <w:color w:val="000000"/>
              </w:rPr>
            </w:pPr>
          </w:p>
        </w:tc>
        <w:tc>
          <w:tcPr>
            <w:tcW w:w="995" w:type="dxa"/>
            <w:vMerge/>
            <w:tcBorders>
              <w:left w:val="nil"/>
              <w:bottom w:val="single" w:sz="8" w:space="0" w:color="auto"/>
              <w:right w:val="nil"/>
            </w:tcBorders>
            <w:vAlign w:val="center"/>
            <w:hideMark/>
          </w:tcPr>
          <w:p w14:paraId="74AE0E01" w14:textId="77777777" w:rsidR="000A163A" w:rsidRPr="00213E20" w:rsidRDefault="000A163A" w:rsidP="00213E20">
            <w:pPr>
              <w:spacing w:after="0" w:line="240" w:lineRule="auto"/>
              <w:rPr>
                <w:rFonts w:ascii="Calibri" w:eastAsia="Times New Roman" w:hAnsi="Calibri" w:cs="Calibri"/>
                <w:color w:val="000000"/>
              </w:rPr>
            </w:pPr>
          </w:p>
        </w:tc>
        <w:tc>
          <w:tcPr>
            <w:tcW w:w="1017" w:type="dxa"/>
            <w:tcBorders>
              <w:top w:val="single" w:sz="8" w:space="0" w:color="auto"/>
              <w:left w:val="nil"/>
              <w:bottom w:val="single" w:sz="8" w:space="0" w:color="auto"/>
              <w:right w:val="nil"/>
            </w:tcBorders>
            <w:shd w:val="clear" w:color="auto" w:fill="auto"/>
            <w:noWrap/>
            <w:vAlign w:val="center"/>
            <w:hideMark/>
          </w:tcPr>
          <w:p w14:paraId="6F0DD91E" w14:textId="543CA43B"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 (</w:t>
            </w:r>
            <w:r>
              <w:rPr>
                <w:rFonts w:ascii="Calibri" w:eastAsia="Times New Roman" w:hAnsi="Calibri" w:cs="Calibri"/>
                <w:color w:val="000000"/>
              </w:rPr>
              <w:t>n=</w:t>
            </w:r>
            <w:r w:rsidRPr="00213E20">
              <w:rPr>
                <w:rFonts w:ascii="Calibri" w:eastAsia="Times New Roman" w:hAnsi="Calibri" w:cs="Calibri"/>
                <w:color w:val="000000"/>
              </w:rPr>
              <w:t>3)</w:t>
            </w:r>
          </w:p>
        </w:tc>
        <w:tc>
          <w:tcPr>
            <w:tcW w:w="926" w:type="dxa"/>
            <w:tcBorders>
              <w:top w:val="single" w:sz="8" w:space="0" w:color="auto"/>
              <w:left w:val="nil"/>
              <w:bottom w:val="single" w:sz="8" w:space="0" w:color="auto"/>
              <w:right w:val="nil"/>
            </w:tcBorders>
            <w:shd w:val="clear" w:color="auto" w:fill="auto"/>
            <w:noWrap/>
            <w:vAlign w:val="center"/>
            <w:hideMark/>
          </w:tcPr>
          <w:p w14:paraId="014F52AE" w14:textId="582523D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 (</w:t>
            </w:r>
            <w:r>
              <w:rPr>
                <w:rFonts w:ascii="Calibri" w:eastAsia="Times New Roman" w:hAnsi="Calibri" w:cs="Calibri"/>
                <w:color w:val="000000"/>
              </w:rPr>
              <w:t>n=</w:t>
            </w:r>
            <w:r w:rsidRPr="00213E20">
              <w:rPr>
                <w:rFonts w:ascii="Calibri" w:eastAsia="Times New Roman" w:hAnsi="Calibri" w:cs="Calibri"/>
                <w:color w:val="000000"/>
              </w:rPr>
              <w:t>4)</w:t>
            </w:r>
          </w:p>
        </w:tc>
        <w:tc>
          <w:tcPr>
            <w:tcW w:w="1279" w:type="dxa"/>
            <w:tcBorders>
              <w:top w:val="single" w:sz="8" w:space="0" w:color="auto"/>
              <w:left w:val="nil"/>
              <w:bottom w:val="single" w:sz="8" w:space="0" w:color="auto"/>
              <w:right w:val="nil"/>
            </w:tcBorders>
            <w:shd w:val="clear" w:color="auto" w:fill="auto"/>
            <w:noWrap/>
            <w:vAlign w:val="center"/>
            <w:hideMark/>
          </w:tcPr>
          <w:p w14:paraId="5B239D93" w14:textId="72AABC45"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 (</w:t>
            </w:r>
            <w:r>
              <w:rPr>
                <w:rFonts w:ascii="Calibri" w:eastAsia="Times New Roman" w:hAnsi="Calibri" w:cs="Calibri"/>
                <w:color w:val="000000"/>
              </w:rPr>
              <w:t>n=</w:t>
            </w:r>
            <w:r w:rsidRPr="00213E20">
              <w:rPr>
                <w:rFonts w:ascii="Calibri" w:eastAsia="Times New Roman" w:hAnsi="Calibri" w:cs="Calibri"/>
                <w:color w:val="000000"/>
              </w:rPr>
              <w:t>7)</w:t>
            </w:r>
          </w:p>
        </w:tc>
        <w:tc>
          <w:tcPr>
            <w:tcW w:w="1154" w:type="dxa"/>
            <w:tcBorders>
              <w:top w:val="single" w:sz="8" w:space="0" w:color="auto"/>
              <w:left w:val="nil"/>
              <w:bottom w:val="single" w:sz="8" w:space="0" w:color="auto"/>
              <w:right w:val="nil"/>
            </w:tcBorders>
            <w:shd w:val="clear" w:color="auto" w:fill="auto"/>
            <w:noWrap/>
            <w:vAlign w:val="center"/>
            <w:hideMark/>
          </w:tcPr>
          <w:p w14:paraId="0060EB5F" w14:textId="29164A7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 (</w:t>
            </w:r>
            <w:r>
              <w:rPr>
                <w:rFonts w:ascii="Calibri" w:eastAsia="Times New Roman" w:hAnsi="Calibri" w:cs="Calibri"/>
                <w:color w:val="000000"/>
              </w:rPr>
              <w:t>n=</w:t>
            </w:r>
            <w:r w:rsidRPr="00213E20">
              <w:rPr>
                <w:rFonts w:ascii="Calibri" w:eastAsia="Times New Roman" w:hAnsi="Calibri" w:cs="Calibri"/>
                <w:color w:val="000000"/>
              </w:rPr>
              <w:t>4)</w:t>
            </w:r>
          </w:p>
        </w:tc>
        <w:tc>
          <w:tcPr>
            <w:tcW w:w="1125" w:type="dxa"/>
            <w:tcBorders>
              <w:top w:val="single" w:sz="8" w:space="0" w:color="auto"/>
              <w:left w:val="nil"/>
              <w:bottom w:val="single" w:sz="8" w:space="0" w:color="auto"/>
              <w:right w:val="nil"/>
            </w:tcBorders>
            <w:shd w:val="clear" w:color="auto" w:fill="auto"/>
            <w:noWrap/>
            <w:vAlign w:val="center"/>
            <w:hideMark/>
          </w:tcPr>
          <w:p w14:paraId="213247B9" w14:textId="58FDA4C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 (</w:t>
            </w:r>
            <w:r>
              <w:rPr>
                <w:rFonts w:ascii="Calibri" w:eastAsia="Times New Roman" w:hAnsi="Calibri" w:cs="Calibri"/>
                <w:color w:val="000000"/>
              </w:rPr>
              <w:t>n=</w:t>
            </w:r>
            <w:r w:rsidRPr="00213E20">
              <w:rPr>
                <w:rFonts w:ascii="Calibri" w:eastAsia="Times New Roman" w:hAnsi="Calibri" w:cs="Calibri"/>
                <w:color w:val="000000"/>
              </w:rPr>
              <w:t>4)</w:t>
            </w:r>
          </w:p>
        </w:tc>
        <w:tc>
          <w:tcPr>
            <w:tcW w:w="1178" w:type="dxa"/>
            <w:tcBorders>
              <w:top w:val="single" w:sz="8" w:space="0" w:color="auto"/>
              <w:left w:val="nil"/>
              <w:bottom w:val="single" w:sz="8" w:space="0" w:color="auto"/>
              <w:right w:val="nil"/>
            </w:tcBorders>
            <w:shd w:val="clear" w:color="auto" w:fill="auto"/>
            <w:noWrap/>
            <w:vAlign w:val="center"/>
            <w:hideMark/>
          </w:tcPr>
          <w:p w14:paraId="20F63E21" w14:textId="3B30D7B4"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 (</w:t>
            </w:r>
            <w:r>
              <w:rPr>
                <w:rFonts w:ascii="Calibri" w:eastAsia="Times New Roman" w:hAnsi="Calibri" w:cs="Calibri"/>
                <w:color w:val="000000"/>
              </w:rPr>
              <w:t>n=</w:t>
            </w:r>
            <w:r w:rsidRPr="00213E20">
              <w:rPr>
                <w:rFonts w:ascii="Calibri" w:eastAsia="Times New Roman" w:hAnsi="Calibri" w:cs="Calibri"/>
                <w:color w:val="000000"/>
              </w:rPr>
              <w:t>4)</w:t>
            </w:r>
          </w:p>
        </w:tc>
      </w:tr>
      <w:tr w:rsidR="001A112C" w:rsidRPr="00213E20" w14:paraId="3D1C34CF" w14:textId="77777777" w:rsidTr="001A112C">
        <w:trPr>
          <w:trHeight w:val="273"/>
        </w:trPr>
        <w:tc>
          <w:tcPr>
            <w:tcW w:w="1074" w:type="dxa"/>
            <w:vMerge w:val="restart"/>
            <w:tcBorders>
              <w:top w:val="single" w:sz="8" w:space="0" w:color="auto"/>
              <w:left w:val="nil"/>
              <w:right w:val="nil"/>
            </w:tcBorders>
            <w:shd w:val="clear" w:color="auto" w:fill="auto"/>
            <w:noWrap/>
            <w:vAlign w:val="center"/>
            <w:hideMark/>
          </w:tcPr>
          <w:p w14:paraId="5A3088F9" w14:textId="77777777" w:rsidR="00A67D55"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w:t>
            </w:r>
          </w:p>
          <w:p w14:paraId="7D8C006B" w14:textId="13024C29" w:rsidR="00A67D55"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 xml:space="preserve">+ </w:t>
            </w:r>
          </w:p>
          <w:p w14:paraId="02A2F20C" w14:textId="4AFA4092"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RF</w:t>
            </w:r>
          </w:p>
        </w:tc>
        <w:tc>
          <w:tcPr>
            <w:tcW w:w="995" w:type="dxa"/>
            <w:tcBorders>
              <w:top w:val="single" w:sz="8" w:space="0" w:color="auto"/>
              <w:left w:val="nil"/>
              <w:right w:val="nil"/>
            </w:tcBorders>
            <w:shd w:val="clear" w:color="auto" w:fill="auto"/>
            <w:noWrap/>
            <w:vAlign w:val="center"/>
            <w:hideMark/>
          </w:tcPr>
          <w:p w14:paraId="402C667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017" w:type="dxa"/>
            <w:tcBorders>
              <w:top w:val="single" w:sz="8" w:space="0" w:color="auto"/>
              <w:left w:val="nil"/>
              <w:right w:val="nil"/>
            </w:tcBorders>
            <w:shd w:val="clear" w:color="000000" w:fill="A9D08E"/>
            <w:noWrap/>
            <w:vAlign w:val="center"/>
            <w:hideMark/>
          </w:tcPr>
          <w:p w14:paraId="45201DD2" w14:textId="0429D5F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926" w:type="dxa"/>
            <w:tcBorders>
              <w:top w:val="single" w:sz="8" w:space="0" w:color="auto"/>
              <w:left w:val="nil"/>
              <w:right w:val="nil"/>
            </w:tcBorders>
            <w:shd w:val="clear" w:color="auto" w:fill="auto"/>
            <w:noWrap/>
            <w:vAlign w:val="center"/>
            <w:hideMark/>
          </w:tcPr>
          <w:p w14:paraId="7C24DBF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right w:val="nil"/>
            </w:tcBorders>
            <w:shd w:val="clear" w:color="auto" w:fill="auto"/>
            <w:noWrap/>
            <w:vAlign w:val="center"/>
            <w:hideMark/>
          </w:tcPr>
          <w:p w14:paraId="2D17083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single" w:sz="8" w:space="0" w:color="auto"/>
              <w:left w:val="nil"/>
              <w:right w:val="nil"/>
            </w:tcBorders>
            <w:shd w:val="clear" w:color="auto" w:fill="auto"/>
            <w:noWrap/>
            <w:vAlign w:val="center"/>
            <w:hideMark/>
          </w:tcPr>
          <w:p w14:paraId="67A3FBE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single" w:sz="8" w:space="0" w:color="auto"/>
              <w:left w:val="nil"/>
              <w:right w:val="nil"/>
            </w:tcBorders>
            <w:shd w:val="clear" w:color="auto" w:fill="auto"/>
            <w:noWrap/>
            <w:vAlign w:val="center"/>
            <w:hideMark/>
          </w:tcPr>
          <w:p w14:paraId="1902B9E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single" w:sz="8" w:space="0" w:color="auto"/>
              <w:left w:val="nil"/>
              <w:right w:val="nil"/>
            </w:tcBorders>
            <w:shd w:val="clear" w:color="auto" w:fill="auto"/>
            <w:noWrap/>
            <w:vAlign w:val="center"/>
            <w:hideMark/>
          </w:tcPr>
          <w:p w14:paraId="18A2EAF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4CD58D00" w14:textId="77777777" w:rsidTr="001A112C">
        <w:trPr>
          <w:trHeight w:val="273"/>
        </w:trPr>
        <w:tc>
          <w:tcPr>
            <w:tcW w:w="1074" w:type="dxa"/>
            <w:vMerge/>
            <w:tcBorders>
              <w:top w:val="nil"/>
              <w:left w:val="nil"/>
              <w:right w:val="nil"/>
            </w:tcBorders>
            <w:vAlign w:val="center"/>
            <w:hideMark/>
          </w:tcPr>
          <w:p w14:paraId="7E22BC71"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right w:val="nil"/>
            </w:tcBorders>
            <w:shd w:val="clear" w:color="auto" w:fill="auto"/>
            <w:noWrap/>
            <w:vAlign w:val="center"/>
            <w:hideMark/>
          </w:tcPr>
          <w:p w14:paraId="15A433B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017" w:type="dxa"/>
            <w:tcBorders>
              <w:top w:val="nil"/>
              <w:left w:val="nil"/>
              <w:right w:val="nil"/>
            </w:tcBorders>
            <w:shd w:val="clear" w:color="auto" w:fill="auto"/>
            <w:noWrap/>
            <w:vAlign w:val="center"/>
            <w:hideMark/>
          </w:tcPr>
          <w:p w14:paraId="0C4308B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right w:val="nil"/>
            </w:tcBorders>
            <w:shd w:val="clear" w:color="000000" w:fill="A9D08E"/>
            <w:noWrap/>
            <w:vAlign w:val="center"/>
            <w:hideMark/>
          </w:tcPr>
          <w:p w14:paraId="02B15B2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right w:val="nil"/>
            </w:tcBorders>
            <w:shd w:val="clear" w:color="auto" w:fill="auto"/>
            <w:noWrap/>
            <w:vAlign w:val="center"/>
            <w:hideMark/>
          </w:tcPr>
          <w:p w14:paraId="69037DE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right w:val="nil"/>
            </w:tcBorders>
            <w:shd w:val="clear" w:color="auto" w:fill="auto"/>
            <w:noWrap/>
            <w:vAlign w:val="center"/>
            <w:hideMark/>
          </w:tcPr>
          <w:p w14:paraId="4601D55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right w:val="nil"/>
            </w:tcBorders>
            <w:shd w:val="clear" w:color="auto" w:fill="auto"/>
            <w:noWrap/>
            <w:vAlign w:val="center"/>
            <w:hideMark/>
          </w:tcPr>
          <w:p w14:paraId="4F636E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right w:val="nil"/>
            </w:tcBorders>
            <w:shd w:val="clear" w:color="auto" w:fill="auto"/>
            <w:noWrap/>
            <w:vAlign w:val="center"/>
            <w:hideMark/>
          </w:tcPr>
          <w:p w14:paraId="349ED81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735F01CD" w14:textId="77777777" w:rsidTr="001A112C">
        <w:trPr>
          <w:trHeight w:val="273"/>
        </w:trPr>
        <w:tc>
          <w:tcPr>
            <w:tcW w:w="1074" w:type="dxa"/>
            <w:vMerge/>
            <w:tcBorders>
              <w:top w:val="nil"/>
              <w:left w:val="nil"/>
              <w:right w:val="nil"/>
            </w:tcBorders>
            <w:vAlign w:val="center"/>
            <w:hideMark/>
          </w:tcPr>
          <w:p w14:paraId="378F293E"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right w:val="nil"/>
            </w:tcBorders>
            <w:shd w:val="clear" w:color="auto" w:fill="auto"/>
            <w:noWrap/>
            <w:vAlign w:val="center"/>
            <w:hideMark/>
          </w:tcPr>
          <w:p w14:paraId="0A2E0D1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017" w:type="dxa"/>
            <w:tcBorders>
              <w:top w:val="nil"/>
              <w:left w:val="nil"/>
              <w:right w:val="nil"/>
            </w:tcBorders>
            <w:shd w:val="clear" w:color="auto" w:fill="auto"/>
            <w:noWrap/>
            <w:vAlign w:val="center"/>
            <w:hideMark/>
          </w:tcPr>
          <w:p w14:paraId="28073E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right w:val="nil"/>
            </w:tcBorders>
            <w:shd w:val="clear" w:color="auto" w:fill="auto"/>
            <w:noWrap/>
            <w:vAlign w:val="center"/>
            <w:hideMark/>
          </w:tcPr>
          <w:p w14:paraId="38F2BC8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000000" w:fill="A9D08E"/>
            <w:noWrap/>
            <w:vAlign w:val="center"/>
            <w:hideMark/>
          </w:tcPr>
          <w:p w14:paraId="53386F1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54" w:type="dxa"/>
            <w:tcBorders>
              <w:top w:val="nil"/>
              <w:left w:val="nil"/>
              <w:right w:val="nil"/>
            </w:tcBorders>
            <w:shd w:val="clear" w:color="auto" w:fill="auto"/>
            <w:noWrap/>
            <w:vAlign w:val="center"/>
            <w:hideMark/>
          </w:tcPr>
          <w:p w14:paraId="3709FD6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right w:val="nil"/>
            </w:tcBorders>
            <w:shd w:val="clear" w:color="auto" w:fill="auto"/>
            <w:noWrap/>
            <w:vAlign w:val="center"/>
            <w:hideMark/>
          </w:tcPr>
          <w:p w14:paraId="154C0A0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right w:val="nil"/>
            </w:tcBorders>
            <w:shd w:val="clear" w:color="auto" w:fill="auto"/>
            <w:noWrap/>
            <w:vAlign w:val="center"/>
            <w:hideMark/>
          </w:tcPr>
          <w:p w14:paraId="212A6B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308BC366" w14:textId="77777777" w:rsidTr="001A112C">
        <w:trPr>
          <w:trHeight w:val="273"/>
        </w:trPr>
        <w:tc>
          <w:tcPr>
            <w:tcW w:w="1074" w:type="dxa"/>
            <w:vMerge/>
            <w:tcBorders>
              <w:top w:val="nil"/>
              <w:left w:val="nil"/>
              <w:right w:val="nil"/>
            </w:tcBorders>
            <w:vAlign w:val="center"/>
            <w:hideMark/>
          </w:tcPr>
          <w:p w14:paraId="1ED50EDC"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right w:val="nil"/>
            </w:tcBorders>
            <w:shd w:val="clear" w:color="auto" w:fill="auto"/>
            <w:noWrap/>
            <w:vAlign w:val="center"/>
            <w:hideMark/>
          </w:tcPr>
          <w:p w14:paraId="6EA7CB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017" w:type="dxa"/>
            <w:tcBorders>
              <w:top w:val="nil"/>
              <w:left w:val="nil"/>
              <w:right w:val="nil"/>
            </w:tcBorders>
            <w:shd w:val="clear" w:color="auto" w:fill="auto"/>
            <w:noWrap/>
            <w:vAlign w:val="center"/>
            <w:hideMark/>
          </w:tcPr>
          <w:p w14:paraId="36BC4D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right w:val="nil"/>
            </w:tcBorders>
            <w:shd w:val="clear" w:color="auto" w:fill="auto"/>
            <w:noWrap/>
            <w:vAlign w:val="center"/>
            <w:hideMark/>
          </w:tcPr>
          <w:p w14:paraId="70FCCD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2D551D7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right w:val="nil"/>
            </w:tcBorders>
            <w:shd w:val="clear" w:color="000000" w:fill="A9D08E"/>
            <w:noWrap/>
            <w:vAlign w:val="center"/>
            <w:hideMark/>
          </w:tcPr>
          <w:p w14:paraId="355808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125" w:type="dxa"/>
            <w:tcBorders>
              <w:top w:val="nil"/>
              <w:left w:val="nil"/>
              <w:right w:val="nil"/>
            </w:tcBorders>
            <w:shd w:val="clear" w:color="auto" w:fill="auto"/>
            <w:noWrap/>
            <w:vAlign w:val="center"/>
            <w:hideMark/>
          </w:tcPr>
          <w:p w14:paraId="0D4D6E3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right w:val="nil"/>
            </w:tcBorders>
            <w:shd w:val="clear" w:color="auto" w:fill="auto"/>
            <w:noWrap/>
            <w:vAlign w:val="center"/>
            <w:hideMark/>
          </w:tcPr>
          <w:p w14:paraId="6E899E5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6ED2BA55" w14:textId="77777777" w:rsidTr="001A112C">
        <w:trPr>
          <w:trHeight w:val="273"/>
        </w:trPr>
        <w:tc>
          <w:tcPr>
            <w:tcW w:w="1074" w:type="dxa"/>
            <w:vMerge/>
            <w:tcBorders>
              <w:top w:val="nil"/>
              <w:left w:val="nil"/>
              <w:right w:val="nil"/>
            </w:tcBorders>
            <w:vAlign w:val="center"/>
            <w:hideMark/>
          </w:tcPr>
          <w:p w14:paraId="7CD3F399"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right w:val="nil"/>
            </w:tcBorders>
            <w:shd w:val="clear" w:color="auto" w:fill="auto"/>
            <w:noWrap/>
            <w:vAlign w:val="center"/>
            <w:hideMark/>
          </w:tcPr>
          <w:p w14:paraId="6A3522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017" w:type="dxa"/>
            <w:tcBorders>
              <w:top w:val="nil"/>
              <w:left w:val="nil"/>
              <w:right w:val="nil"/>
            </w:tcBorders>
            <w:shd w:val="clear" w:color="auto" w:fill="auto"/>
            <w:noWrap/>
            <w:vAlign w:val="center"/>
            <w:hideMark/>
          </w:tcPr>
          <w:p w14:paraId="004673C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right w:val="nil"/>
            </w:tcBorders>
            <w:shd w:val="clear" w:color="auto" w:fill="auto"/>
            <w:noWrap/>
            <w:vAlign w:val="center"/>
            <w:hideMark/>
          </w:tcPr>
          <w:p w14:paraId="29D49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5CCF264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right w:val="nil"/>
            </w:tcBorders>
            <w:shd w:val="clear" w:color="auto" w:fill="auto"/>
            <w:noWrap/>
            <w:vAlign w:val="center"/>
            <w:hideMark/>
          </w:tcPr>
          <w:p w14:paraId="11FC2FC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right w:val="nil"/>
            </w:tcBorders>
            <w:shd w:val="clear" w:color="000000" w:fill="A9D08E"/>
            <w:noWrap/>
            <w:vAlign w:val="center"/>
            <w:hideMark/>
          </w:tcPr>
          <w:p w14:paraId="12C107A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178" w:type="dxa"/>
            <w:tcBorders>
              <w:top w:val="nil"/>
              <w:left w:val="nil"/>
              <w:right w:val="nil"/>
            </w:tcBorders>
            <w:shd w:val="clear" w:color="auto" w:fill="auto"/>
            <w:noWrap/>
            <w:vAlign w:val="center"/>
            <w:hideMark/>
          </w:tcPr>
          <w:p w14:paraId="124EA9B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6A311D63" w14:textId="77777777" w:rsidTr="001A112C">
        <w:trPr>
          <w:trHeight w:val="287"/>
        </w:trPr>
        <w:tc>
          <w:tcPr>
            <w:tcW w:w="1074" w:type="dxa"/>
            <w:vMerge/>
            <w:tcBorders>
              <w:top w:val="nil"/>
              <w:left w:val="nil"/>
              <w:bottom w:val="single" w:sz="8" w:space="0" w:color="auto"/>
              <w:right w:val="nil"/>
            </w:tcBorders>
            <w:vAlign w:val="center"/>
            <w:hideMark/>
          </w:tcPr>
          <w:p w14:paraId="254346B1"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bottom w:val="single" w:sz="8" w:space="0" w:color="auto"/>
              <w:right w:val="nil"/>
            </w:tcBorders>
            <w:shd w:val="clear" w:color="auto" w:fill="auto"/>
            <w:noWrap/>
            <w:vAlign w:val="center"/>
            <w:hideMark/>
          </w:tcPr>
          <w:p w14:paraId="20FBB8D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017" w:type="dxa"/>
            <w:tcBorders>
              <w:top w:val="nil"/>
              <w:left w:val="nil"/>
              <w:bottom w:val="single" w:sz="8" w:space="0" w:color="auto"/>
              <w:right w:val="nil"/>
            </w:tcBorders>
            <w:shd w:val="clear" w:color="auto" w:fill="auto"/>
            <w:noWrap/>
            <w:vAlign w:val="center"/>
            <w:hideMark/>
          </w:tcPr>
          <w:p w14:paraId="4D7882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bottom w:val="single" w:sz="8" w:space="0" w:color="auto"/>
              <w:right w:val="nil"/>
            </w:tcBorders>
            <w:shd w:val="clear" w:color="auto" w:fill="auto"/>
            <w:noWrap/>
            <w:vAlign w:val="center"/>
            <w:hideMark/>
          </w:tcPr>
          <w:p w14:paraId="232768C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8" w:space="0" w:color="auto"/>
              <w:right w:val="nil"/>
            </w:tcBorders>
            <w:shd w:val="clear" w:color="auto" w:fill="auto"/>
            <w:noWrap/>
            <w:vAlign w:val="center"/>
            <w:hideMark/>
          </w:tcPr>
          <w:p w14:paraId="39EC092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bottom w:val="single" w:sz="8" w:space="0" w:color="auto"/>
              <w:right w:val="nil"/>
            </w:tcBorders>
            <w:shd w:val="clear" w:color="auto" w:fill="auto"/>
            <w:noWrap/>
            <w:vAlign w:val="center"/>
            <w:hideMark/>
          </w:tcPr>
          <w:p w14:paraId="2F286C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bottom w:val="single" w:sz="8" w:space="0" w:color="auto"/>
              <w:right w:val="nil"/>
            </w:tcBorders>
            <w:shd w:val="clear" w:color="auto" w:fill="auto"/>
            <w:noWrap/>
            <w:vAlign w:val="center"/>
            <w:hideMark/>
          </w:tcPr>
          <w:p w14:paraId="3CE28E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bottom w:val="single" w:sz="8" w:space="0" w:color="auto"/>
              <w:right w:val="nil"/>
            </w:tcBorders>
            <w:shd w:val="clear" w:color="000000" w:fill="A9D08E"/>
            <w:noWrap/>
            <w:vAlign w:val="center"/>
            <w:hideMark/>
          </w:tcPr>
          <w:p w14:paraId="5A7233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r w:rsidR="001A112C" w:rsidRPr="00213E20" w14:paraId="237BDAAF" w14:textId="77777777" w:rsidTr="001A112C">
        <w:trPr>
          <w:trHeight w:val="273"/>
        </w:trPr>
        <w:tc>
          <w:tcPr>
            <w:tcW w:w="1074" w:type="dxa"/>
            <w:vMerge w:val="restart"/>
            <w:tcBorders>
              <w:top w:val="single" w:sz="8" w:space="0" w:color="auto"/>
              <w:left w:val="nil"/>
              <w:bottom w:val="single" w:sz="12" w:space="0" w:color="000000"/>
              <w:right w:val="nil"/>
            </w:tcBorders>
            <w:shd w:val="clear" w:color="auto" w:fill="auto"/>
            <w:noWrap/>
            <w:vAlign w:val="center"/>
            <w:hideMark/>
          </w:tcPr>
          <w:p w14:paraId="39C10000" w14:textId="77777777" w:rsidR="00A67D55"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w:t>
            </w:r>
          </w:p>
          <w:p w14:paraId="04BEED86" w14:textId="77777777" w:rsidR="00A67D55"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t>
            </w:r>
          </w:p>
          <w:p w14:paraId="79414563" w14:textId="118218B1"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SVM</w:t>
            </w:r>
          </w:p>
        </w:tc>
        <w:tc>
          <w:tcPr>
            <w:tcW w:w="995" w:type="dxa"/>
            <w:tcBorders>
              <w:top w:val="single" w:sz="8" w:space="0" w:color="auto"/>
              <w:left w:val="nil"/>
              <w:bottom w:val="nil"/>
              <w:right w:val="nil"/>
            </w:tcBorders>
            <w:shd w:val="clear" w:color="auto" w:fill="auto"/>
            <w:noWrap/>
            <w:vAlign w:val="center"/>
            <w:hideMark/>
          </w:tcPr>
          <w:p w14:paraId="580FF2C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017" w:type="dxa"/>
            <w:tcBorders>
              <w:top w:val="single" w:sz="8" w:space="0" w:color="auto"/>
              <w:left w:val="nil"/>
              <w:bottom w:val="nil"/>
              <w:right w:val="nil"/>
            </w:tcBorders>
            <w:shd w:val="clear" w:color="000000" w:fill="A9D08E"/>
            <w:noWrap/>
            <w:vAlign w:val="center"/>
            <w:hideMark/>
          </w:tcPr>
          <w:p w14:paraId="4CB8A9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926" w:type="dxa"/>
            <w:tcBorders>
              <w:top w:val="single" w:sz="8" w:space="0" w:color="auto"/>
              <w:left w:val="nil"/>
              <w:bottom w:val="nil"/>
              <w:right w:val="nil"/>
            </w:tcBorders>
            <w:shd w:val="clear" w:color="auto" w:fill="auto"/>
            <w:noWrap/>
            <w:vAlign w:val="center"/>
            <w:hideMark/>
          </w:tcPr>
          <w:p w14:paraId="6348BA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bottom w:val="nil"/>
              <w:right w:val="nil"/>
            </w:tcBorders>
            <w:shd w:val="clear" w:color="auto" w:fill="auto"/>
            <w:noWrap/>
            <w:vAlign w:val="center"/>
            <w:hideMark/>
          </w:tcPr>
          <w:p w14:paraId="78331C2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single" w:sz="8" w:space="0" w:color="auto"/>
              <w:left w:val="nil"/>
              <w:bottom w:val="nil"/>
              <w:right w:val="nil"/>
            </w:tcBorders>
            <w:shd w:val="clear" w:color="auto" w:fill="auto"/>
            <w:noWrap/>
            <w:vAlign w:val="center"/>
            <w:hideMark/>
          </w:tcPr>
          <w:p w14:paraId="5BCB90D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single" w:sz="8" w:space="0" w:color="auto"/>
              <w:left w:val="nil"/>
              <w:bottom w:val="nil"/>
              <w:right w:val="nil"/>
            </w:tcBorders>
            <w:shd w:val="clear" w:color="auto" w:fill="auto"/>
            <w:noWrap/>
            <w:vAlign w:val="center"/>
            <w:hideMark/>
          </w:tcPr>
          <w:p w14:paraId="2B8009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single" w:sz="8" w:space="0" w:color="auto"/>
              <w:left w:val="nil"/>
              <w:bottom w:val="nil"/>
              <w:right w:val="nil"/>
            </w:tcBorders>
            <w:shd w:val="clear" w:color="auto" w:fill="auto"/>
            <w:noWrap/>
            <w:vAlign w:val="center"/>
            <w:hideMark/>
          </w:tcPr>
          <w:p w14:paraId="6A002A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56E94917" w14:textId="77777777" w:rsidTr="001A112C">
        <w:trPr>
          <w:trHeight w:val="273"/>
        </w:trPr>
        <w:tc>
          <w:tcPr>
            <w:tcW w:w="1074" w:type="dxa"/>
            <w:vMerge/>
            <w:tcBorders>
              <w:top w:val="nil"/>
              <w:left w:val="nil"/>
              <w:bottom w:val="single" w:sz="12" w:space="0" w:color="000000"/>
              <w:right w:val="nil"/>
            </w:tcBorders>
            <w:vAlign w:val="center"/>
            <w:hideMark/>
          </w:tcPr>
          <w:p w14:paraId="61812677"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bottom w:val="nil"/>
              <w:right w:val="nil"/>
            </w:tcBorders>
            <w:shd w:val="clear" w:color="auto" w:fill="auto"/>
            <w:noWrap/>
            <w:vAlign w:val="center"/>
            <w:hideMark/>
          </w:tcPr>
          <w:p w14:paraId="32AD9A9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017" w:type="dxa"/>
            <w:tcBorders>
              <w:top w:val="nil"/>
              <w:left w:val="nil"/>
              <w:bottom w:val="nil"/>
              <w:right w:val="nil"/>
            </w:tcBorders>
            <w:shd w:val="clear" w:color="auto" w:fill="auto"/>
            <w:noWrap/>
            <w:vAlign w:val="center"/>
            <w:hideMark/>
          </w:tcPr>
          <w:p w14:paraId="182F02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bottom w:val="nil"/>
              <w:right w:val="nil"/>
            </w:tcBorders>
            <w:shd w:val="clear" w:color="000000" w:fill="A9D08E"/>
            <w:noWrap/>
            <w:vAlign w:val="center"/>
            <w:hideMark/>
          </w:tcPr>
          <w:p w14:paraId="5E902CD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bottom w:val="nil"/>
              <w:right w:val="nil"/>
            </w:tcBorders>
            <w:shd w:val="clear" w:color="auto" w:fill="auto"/>
            <w:noWrap/>
            <w:vAlign w:val="center"/>
            <w:hideMark/>
          </w:tcPr>
          <w:p w14:paraId="5C151F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bottom w:val="nil"/>
              <w:right w:val="nil"/>
            </w:tcBorders>
            <w:shd w:val="clear" w:color="auto" w:fill="auto"/>
            <w:noWrap/>
            <w:vAlign w:val="center"/>
            <w:hideMark/>
          </w:tcPr>
          <w:p w14:paraId="3170EF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bottom w:val="nil"/>
              <w:right w:val="nil"/>
            </w:tcBorders>
            <w:shd w:val="clear" w:color="auto" w:fill="auto"/>
            <w:noWrap/>
            <w:vAlign w:val="center"/>
            <w:hideMark/>
          </w:tcPr>
          <w:p w14:paraId="54AC9BD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bottom w:val="nil"/>
              <w:right w:val="nil"/>
            </w:tcBorders>
            <w:shd w:val="clear" w:color="auto" w:fill="auto"/>
            <w:noWrap/>
            <w:vAlign w:val="center"/>
            <w:hideMark/>
          </w:tcPr>
          <w:p w14:paraId="7CE4219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5DBA0B12" w14:textId="77777777" w:rsidTr="001A112C">
        <w:trPr>
          <w:trHeight w:val="273"/>
        </w:trPr>
        <w:tc>
          <w:tcPr>
            <w:tcW w:w="1074" w:type="dxa"/>
            <w:vMerge/>
            <w:tcBorders>
              <w:top w:val="nil"/>
              <w:left w:val="nil"/>
              <w:bottom w:val="single" w:sz="12" w:space="0" w:color="000000"/>
              <w:right w:val="nil"/>
            </w:tcBorders>
            <w:vAlign w:val="center"/>
            <w:hideMark/>
          </w:tcPr>
          <w:p w14:paraId="4EA5C9DA"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bottom w:val="nil"/>
              <w:right w:val="nil"/>
            </w:tcBorders>
            <w:shd w:val="clear" w:color="auto" w:fill="auto"/>
            <w:noWrap/>
            <w:vAlign w:val="center"/>
            <w:hideMark/>
          </w:tcPr>
          <w:p w14:paraId="493D89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017" w:type="dxa"/>
            <w:tcBorders>
              <w:top w:val="nil"/>
              <w:left w:val="nil"/>
              <w:bottom w:val="nil"/>
              <w:right w:val="nil"/>
            </w:tcBorders>
            <w:shd w:val="clear" w:color="auto" w:fill="auto"/>
            <w:noWrap/>
            <w:vAlign w:val="center"/>
            <w:hideMark/>
          </w:tcPr>
          <w:p w14:paraId="6BD8ADB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bottom w:val="nil"/>
              <w:right w:val="nil"/>
            </w:tcBorders>
            <w:shd w:val="clear" w:color="auto" w:fill="auto"/>
            <w:noWrap/>
            <w:vAlign w:val="center"/>
            <w:hideMark/>
          </w:tcPr>
          <w:p w14:paraId="728CC45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000000" w:fill="A9D08E"/>
            <w:noWrap/>
            <w:vAlign w:val="center"/>
            <w:hideMark/>
          </w:tcPr>
          <w:p w14:paraId="1D55BB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54" w:type="dxa"/>
            <w:tcBorders>
              <w:top w:val="nil"/>
              <w:left w:val="nil"/>
              <w:bottom w:val="nil"/>
              <w:right w:val="nil"/>
            </w:tcBorders>
            <w:shd w:val="clear" w:color="auto" w:fill="auto"/>
            <w:noWrap/>
            <w:vAlign w:val="center"/>
            <w:hideMark/>
          </w:tcPr>
          <w:p w14:paraId="7D0866E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bottom w:val="nil"/>
              <w:right w:val="nil"/>
            </w:tcBorders>
            <w:shd w:val="clear" w:color="auto" w:fill="auto"/>
            <w:noWrap/>
            <w:vAlign w:val="center"/>
            <w:hideMark/>
          </w:tcPr>
          <w:p w14:paraId="4661DBC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bottom w:val="nil"/>
              <w:right w:val="nil"/>
            </w:tcBorders>
            <w:shd w:val="clear" w:color="auto" w:fill="auto"/>
            <w:noWrap/>
            <w:vAlign w:val="center"/>
            <w:hideMark/>
          </w:tcPr>
          <w:p w14:paraId="333A46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7FA5669E" w14:textId="77777777" w:rsidTr="001A112C">
        <w:trPr>
          <w:trHeight w:val="273"/>
        </w:trPr>
        <w:tc>
          <w:tcPr>
            <w:tcW w:w="1074" w:type="dxa"/>
            <w:vMerge/>
            <w:tcBorders>
              <w:top w:val="nil"/>
              <w:left w:val="nil"/>
              <w:bottom w:val="single" w:sz="12" w:space="0" w:color="000000"/>
              <w:right w:val="nil"/>
            </w:tcBorders>
            <w:vAlign w:val="center"/>
            <w:hideMark/>
          </w:tcPr>
          <w:p w14:paraId="45479605"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bottom w:val="nil"/>
              <w:right w:val="nil"/>
            </w:tcBorders>
            <w:shd w:val="clear" w:color="auto" w:fill="auto"/>
            <w:noWrap/>
            <w:vAlign w:val="center"/>
            <w:hideMark/>
          </w:tcPr>
          <w:p w14:paraId="6653078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017" w:type="dxa"/>
            <w:tcBorders>
              <w:top w:val="nil"/>
              <w:left w:val="nil"/>
              <w:bottom w:val="nil"/>
              <w:right w:val="nil"/>
            </w:tcBorders>
            <w:shd w:val="clear" w:color="auto" w:fill="auto"/>
            <w:noWrap/>
            <w:vAlign w:val="center"/>
            <w:hideMark/>
          </w:tcPr>
          <w:p w14:paraId="56BE39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bottom w:val="nil"/>
              <w:right w:val="nil"/>
            </w:tcBorders>
            <w:shd w:val="clear" w:color="auto" w:fill="auto"/>
            <w:noWrap/>
            <w:vAlign w:val="center"/>
            <w:hideMark/>
          </w:tcPr>
          <w:p w14:paraId="5AA896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109A568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bottom w:val="nil"/>
              <w:right w:val="nil"/>
            </w:tcBorders>
            <w:shd w:val="clear" w:color="000000" w:fill="A9D08E"/>
            <w:noWrap/>
            <w:vAlign w:val="center"/>
            <w:hideMark/>
          </w:tcPr>
          <w:p w14:paraId="0BF60AA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125" w:type="dxa"/>
            <w:tcBorders>
              <w:top w:val="nil"/>
              <w:left w:val="nil"/>
              <w:bottom w:val="nil"/>
              <w:right w:val="nil"/>
            </w:tcBorders>
            <w:shd w:val="clear" w:color="auto" w:fill="auto"/>
            <w:noWrap/>
            <w:vAlign w:val="center"/>
            <w:hideMark/>
          </w:tcPr>
          <w:p w14:paraId="790376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bottom w:val="nil"/>
              <w:right w:val="nil"/>
            </w:tcBorders>
            <w:shd w:val="clear" w:color="auto" w:fill="auto"/>
            <w:noWrap/>
            <w:vAlign w:val="center"/>
            <w:hideMark/>
          </w:tcPr>
          <w:p w14:paraId="14E3BB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501EC1F2" w14:textId="77777777" w:rsidTr="001A112C">
        <w:trPr>
          <w:trHeight w:val="273"/>
        </w:trPr>
        <w:tc>
          <w:tcPr>
            <w:tcW w:w="1074" w:type="dxa"/>
            <w:vMerge/>
            <w:tcBorders>
              <w:top w:val="nil"/>
              <w:left w:val="nil"/>
              <w:bottom w:val="single" w:sz="12" w:space="0" w:color="000000"/>
              <w:right w:val="nil"/>
            </w:tcBorders>
            <w:vAlign w:val="center"/>
            <w:hideMark/>
          </w:tcPr>
          <w:p w14:paraId="075EC75E"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bottom w:val="nil"/>
              <w:right w:val="nil"/>
            </w:tcBorders>
            <w:shd w:val="clear" w:color="auto" w:fill="auto"/>
            <w:noWrap/>
            <w:vAlign w:val="center"/>
            <w:hideMark/>
          </w:tcPr>
          <w:p w14:paraId="5A1320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017" w:type="dxa"/>
            <w:tcBorders>
              <w:top w:val="nil"/>
              <w:left w:val="nil"/>
              <w:bottom w:val="nil"/>
              <w:right w:val="nil"/>
            </w:tcBorders>
            <w:shd w:val="clear" w:color="auto" w:fill="auto"/>
            <w:noWrap/>
            <w:vAlign w:val="center"/>
            <w:hideMark/>
          </w:tcPr>
          <w:p w14:paraId="5B5265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bottom w:val="nil"/>
              <w:right w:val="nil"/>
            </w:tcBorders>
            <w:shd w:val="clear" w:color="auto" w:fill="auto"/>
            <w:noWrap/>
            <w:vAlign w:val="center"/>
            <w:hideMark/>
          </w:tcPr>
          <w:p w14:paraId="030A825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4537C2E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bottom w:val="nil"/>
              <w:right w:val="nil"/>
            </w:tcBorders>
            <w:shd w:val="clear" w:color="auto" w:fill="auto"/>
            <w:noWrap/>
            <w:vAlign w:val="center"/>
            <w:hideMark/>
          </w:tcPr>
          <w:p w14:paraId="073C52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bottom w:val="nil"/>
              <w:right w:val="nil"/>
            </w:tcBorders>
            <w:shd w:val="clear" w:color="000000" w:fill="A9D08E"/>
            <w:noWrap/>
            <w:vAlign w:val="center"/>
            <w:hideMark/>
          </w:tcPr>
          <w:p w14:paraId="30373AF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178" w:type="dxa"/>
            <w:tcBorders>
              <w:top w:val="nil"/>
              <w:left w:val="nil"/>
              <w:bottom w:val="nil"/>
              <w:right w:val="nil"/>
            </w:tcBorders>
            <w:shd w:val="clear" w:color="auto" w:fill="auto"/>
            <w:noWrap/>
            <w:vAlign w:val="center"/>
            <w:hideMark/>
          </w:tcPr>
          <w:p w14:paraId="51DE16D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4366B2B4" w14:textId="77777777" w:rsidTr="001A112C">
        <w:trPr>
          <w:trHeight w:val="287"/>
        </w:trPr>
        <w:tc>
          <w:tcPr>
            <w:tcW w:w="1074" w:type="dxa"/>
            <w:vMerge/>
            <w:tcBorders>
              <w:top w:val="nil"/>
              <w:left w:val="nil"/>
              <w:bottom w:val="single" w:sz="18" w:space="0" w:color="auto"/>
              <w:right w:val="nil"/>
            </w:tcBorders>
            <w:vAlign w:val="center"/>
            <w:hideMark/>
          </w:tcPr>
          <w:p w14:paraId="47032F37"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bottom w:val="single" w:sz="18" w:space="0" w:color="auto"/>
              <w:right w:val="nil"/>
            </w:tcBorders>
            <w:shd w:val="clear" w:color="auto" w:fill="auto"/>
            <w:noWrap/>
            <w:vAlign w:val="center"/>
            <w:hideMark/>
          </w:tcPr>
          <w:p w14:paraId="603723B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017" w:type="dxa"/>
            <w:tcBorders>
              <w:top w:val="nil"/>
              <w:left w:val="nil"/>
              <w:bottom w:val="single" w:sz="18" w:space="0" w:color="auto"/>
              <w:right w:val="nil"/>
            </w:tcBorders>
            <w:shd w:val="clear" w:color="auto" w:fill="auto"/>
            <w:noWrap/>
            <w:vAlign w:val="center"/>
            <w:hideMark/>
          </w:tcPr>
          <w:p w14:paraId="3C4EEA2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bottom w:val="single" w:sz="18" w:space="0" w:color="auto"/>
              <w:right w:val="nil"/>
            </w:tcBorders>
            <w:shd w:val="clear" w:color="auto" w:fill="auto"/>
            <w:noWrap/>
            <w:vAlign w:val="center"/>
            <w:hideMark/>
          </w:tcPr>
          <w:p w14:paraId="3A795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18" w:space="0" w:color="auto"/>
              <w:right w:val="nil"/>
            </w:tcBorders>
            <w:shd w:val="clear" w:color="auto" w:fill="auto"/>
            <w:noWrap/>
            <w:vAlign w:val="center"/>
            <w:hideMark/>
          </w:tcPr>
          <w:p w14:paraId="5D28D61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bottom w:val="single" w:sz="18" w:space="0" w:color="auto"/>
              <w:right w:val="nil"/>
            </w:tcBorders>
            <w:shd w:val="clear" w:color="auto" w:fill="auto"/>
            <w:noWrap/>
            <w:vAlign w:val="center"/>
            <w:hideMark/>
          </w:tcPr>
          <w:p w14:paraId="02A9FD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bottom w:val="single" w:sz="18" w:space="0" w:color="auto"/>
              <w:right w:val="nil"/>
            </w:tcBorders>
            <w:shd w:val="clear" w:color="auto" w:fill="auto"/>
            <w:noWrap/>
            <w:vAlign w:val="center"/>
            <w:hideMark/>
          </w:tcPr>
          <w:p w14:paraId="4E67881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bottom w:val="single" w:sz="18" w:space="0" w:color="auto"/>
              <w:right w:val="nil"/>
            </w:tcBorders>
            <w:shd w:val="clear" w:color="000000" w:fill="A9D08E"/>
            <w:noWrap/>
            <w:vAlign w:val="center"/>
            <w:hideMark/>
          </w:tcPr>
          <w:p w14:paraId="74DC52F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bl>
    <w:p w14:paraId="0104602B" w14:textId="77777777" w:rsidR="009B17FF" w:rsidRDefault="009B17FF" w:rsidP="002C6892">
      <w:pPr>
        <w:jc w:val="both"/>
      </w:pPr>
    </w:p>
    <w:p w14:paraId="39F5094F" w14:textId="276D526C" w:rsidR="00D272E6" w:rsidRDefault="00214259" w:rsidP="00693BA3">
      <w:pPr>
        <w:jc w:val="both"/>
      </w:pPr>
      <w:r>
        <w:t xml:space="preserve">The differentiation power of the four features is visualized </w:t>
      </w:r>
      <w:r w:rsidR="00B452B7">
        <w:t>in the plot of relative median concentrations (</w:t>
      </w:r>
      <w:r>
        <w:t>Fig. 5</w:t>
      </w:r>
      <w:r w:rsidR="00B452B7">
        <w:t>)</w:t>
      </w:r>
      <w:r>
        <w:t xml:space="preserve">. </w:t>
      </w:r>
      <w:r w:rsidR="00B452B7">
        <w:t>T</w:t>
      </w:r>
      <w:r w:rsidR="00E02217">
        <w:t xml:space="preserve">he </w:t>
      </w:r>
      <w:r w:rsidR="00044C0D">
        <w:t>element</w:t>
      </w:r>
      <w:r w:rsidR="00B452B7">
        <w:t>al</w:t>
      </w:r>
      <w:r w:rsidR="00E02217">
        <w:t xml:space="preserve"> profile </w:t>
      </w:r>
      <w:r w:rsidR="002310AE">
        <w:t>of</w:t>
      </w:r>
      <w:r w:rsidR="00E02217">
        <w:t xml:space="preserve"> each GI rice </w:t>
      </w:r>
      <w:r w:rsidR="004E1AD6">
        <w:t>was significantly different</w:t>
      </w:r>
      <w:r w:rsidR="00BE486F">
        <w:t>.</w:t>
      </w:r>
      <w:r w:rsidR="004E1AD6">
        <w:t xml:space="preserve"> </w:t>
      </w:r>
      <w:r w:rsidR="00B452B7">
        <w:t>It is noteworthy that</w:t>
      </w:r>
      <w:r w:rsidR="00DC116D">
        <w:t xml:space="preserve"> </w:t>
      </w:r>
      <w:r w:rsidR="00A6440E">
        <w:t xml:space="preserve">the </w:t>
      </w:r>
      <w:r w:rsidR="00A23080">
        <w:t xml:space="preserve">concentration </w:t>
      </w:r>
      <w:r w:rsidR="00A6440E">
        <w:t xml:space="preserve">of Al </w:t>
      </w:r>
      <w:r w:rsidR="00A23080">
        <w:t xml:space="preserve">was highest in PJ-1 </w:t>
      </w:r>
      <w:r w:rsidR="00B452B7">
        <w:t xml:space="preserve">and </w:t>
      </w:r>
      <w:r w:rsidR="00A23080">
        <w:t xml:space="preserve">lowest in PJ-2, </w:t>
      </w:r>
      <w:r w:rsidR="001A5120">
        <w:t xml:space="preserve">even though </w:t>
      </w:r>
      <w:r w:rsidR="00A23080">
        <w:t xml:space="preserve">PJ-1 and PJ-2 </w:t>
      </w:r>
      <w:r w:rsidR="00BE486F">
        <w:t>were sampled from the</w:t>
      </w:r>
      <w:r w:rsidR="001A5120">
        <w:t xml:space="preserve"> </w:t>
      </w:r>
      <w:r w:rsidR="00BE486F">
        <w:t xml:space="preserve">same </w:t>
      </w:r>
      <w:r w:rsidR="001A5120">
        <w:t xml:space="preserve">geographical </w:t>
      </w:r>
      <w:r w:rsidR="005701F6">
        <w:t>location</w:t>
      </w:r>
      <w:r w:rsidR="00A23080">
        <w:t>.</w:t>
      </w:r>
      <w:r w:rsidR="000D7CCE">
        <w:t xml:space="preserve"> </w:t>
      </w:r>
      <w:r w:rsidR="00B452B7">
        <w:t xml:space="preserve">In addition, </w:t>
      </w:r>
      <w:r w:rsidR="00A23080">
        <w:t xml:space="preserve">the other three elements </w:t>
      </w:r>
      <w:r w:rsidR="00B452B7">
        <w:t xml:space="preserve">were present in </w:t>
      </w:r>
      <w:r w:rsidR="00A6440E">
        <w:t xml:space="preserve">considerably different </w:t>
      </w:r>
      <w:r w:rsidR="000F21AD">
        <w:t xml:space="preserve">proportions </w:t>
      </w:r>
      <w:r w:rsidR="00A6440E">
        <w:t xml:space="preserve">in PJ-1 </w:t>
      </w:r>
      <w:r w:rsidR="00A74092">
        <w:t xml:space="preserve">and </w:t>
      </w:r>
      <w:r w:rsidR="008E7891">
        <w:t>PJ-</w:t>
      </w:r>
      <w:r w:rsidR="00A6440E">
        <w:t>2</w:t>
      </w:r>
      <w:r w:rsidR="000D7CCE">
        <w:t xml:space="preserve">. </w:t>
      </w:r>
      <w:r w:rsidR="00F85A48">
        <w:t>Th</w:t>
      </w:r>
      <w:r w:rsidR="00FB1E5D">
        <w:t>e</w:t>
      </w:r>
      <w:r w:rsidR="00F85A48">
        <w:t>se observations</w:t>
      </w:r>
      <w:r w:rsidR="00BF28D6">
        <w:t xml:space="preserve"> agree</w:t>
      </w:r>
      <w:r w:rsidR="00377F90">
        <w:t>d</w:t>
      </w:r>
      <w:r w:rsidR="00BF28D6">
        <w:t xml:space="preserve"> with</w:t>
      </w:r>
      <w:r w:rsidR="00377F90">
        <w:t xml:space="preserve"> previous findings that </w:t>
      </w:r>
      <w:r w:rsidR="00BE7D04">
        <w:t>cultivar type</w:t>
      </w:r>
      <w:r w:rsidR="003348A5">
        <w:t>s</w:t>
      </w:r>
      <w:r w:rsidR="00BE7D04">
        <w:t xml:space="preserve"> also</w:t>
      </w:r>
      <w:r w:rsidR="00D821D7">
        <w:t xml:space="preserve"> </w:t>
      </w:r>
      <w:r w:rsidR="00BD51F9">
        <w:t xml:space="preserve">play a significant role </w:t>
      </w:r>
      <w:r w:rsidR="0064148A">
        <w:t xml:space="preserve">in </w:t>
      </w:r>
      <w:r w:rsidR="007F714B">
        <w:t>the composition</w:t>
      </w:r>
      <w:r w:rsidR="00E120C6">
        <w:t xml:space="preserve"> of elements</w:t>
      </w:r>
      <w:r w:rsidR="00E90A78">
        <w:t xml:space="preserve"> in </w:t>
      </w:r>
      <w:r w:rsidR="003D724D">
        <w:t>rice</w:t>
      </w:r>
      <w:ins w:id="45" w:author="Xu, Jason" w:date="2020-04-10T11:28:00Z">
        <w:r w:rsidR="00E90A78">
          <w:t xml:space="preserve"> kernals</w:t>
        </w:r>
      </w:ins>
      <w:r w:rsidR="00900953">
        <w:fldChar w:fldCharType="begin" w:fldLock="1"/>
      </w:r>
      <w:r w:rsidR="006275DE">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U","non-dropping-particle":"","parse-names":false,"suffix":""}],"container-title":"Journal of Zhejiang University SCIENCE B","id":"ITEM-2","issue":"7","issued":{"date-parts":[["2006"]]},"page":"565-571","title":"Genotypic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40,41&lt;/sup&gt;","plainTextFormattedCitation":"40,41","previouslyFormattedCitation":"&lt;sup&gt;40,41&lt;/sup&gt;"},"properties":{"noteIndex":0},"schema":"https://github.com/citation-style-language/schema/raw/master/csl-citation.json"}</w:instrText>
      </w:r>
      <w:r w:rsidR="00900953">
        <w:fldChar w:fldCharType="separate"/>
      </w:r>
      <w:r w:rsidR="001D64C1" w:rsidRPr="001D64C1">
        <w:rPr>
          <w:noProof/>
          <w:vertAlign w:val="superscript"/>
        </w:rPr>
        <w:t>40,41</w:t>
      </w:r>
      <w:r w:rsidR="00900953">
        <w:fldChar w:fldCharType="end"/>
      </w:r>
      <w:r w:rsidR="00900953">
        <w:t>.</w:t>
      </w:r>
      <w:r w:rsidR="00963123">
        <w:t xml:space="preserve"> </w:t>
      </w:r>
      <w:r w:rsidR="00B452B7">
        <w:t xml:space="preserve">It remains a </w:t>
      </w:r>
      <w:r w:rsidR="00BD51F9">
        <w:t>challenge</w:t>
      </w:r>
      <w:r w:rsidR="00B71E6B">
        <w:t xml:space="preserve"> to elucidate </w:t>
      </w:r>
      <w:r w:rsidR="003F54F9">
        <w:t>why</w:t>
      </w:r>
      <w:r w:rsidR="00112075">
        <w:t xml:space="preserve"> </w:t>
      </w:r>
      <w:r w:rsidR="00075B74">
        <w:t>the four</w:t>
      </w:r>
      <w:r w:rsidR="00B71E6B">
        <w:t xml:space="preserve"> elements </w:t>
      </w:r>
      <w:r w:rsidR="00D51DAD">
        <w:t xml:space="preserve">showed </w:t>
      </w:r>
      <w:r w:rsidR="00BD51F9">
        <w:t xml:space="preserve">such </w:t>
      </w:r>
      <w:r w:rsidR="00B71E6B">
        <w:t>strong differentiation power</w:t>
      </w:r>
      <w:r w:rsidR="001554CB">
        <w:t>, as the sample set used in this study was diverse and complex</w:t>
      </w:r>
      <w:r w:rsidR="003F54F9">
        <w:t>.</w:t>
      </w:r>
      <w:r w:rsidR="00B71E6B">
        <w:t xml:space="preserve"> </w:t>
      </w:r>
      <w:r w:rsidR="00FA66C7">
        <w:t>The</w:t>
      </w:r>
      <w:r w:rsidR="00B71E6B">
        <w:t xml:space="preserve"> samples </w:t>
      </w:r>
      <w:r w:rsidR="00FA66C7">
        <w:t xml:space="preserve">were </w:t>
      </w:r>
      <w:r w:rsidR="00B71E6B">
        <w:t xml:space="preserve">from </w:t>
      </w:r>
      <w:r w:rsidR="00FA66C7">
        <w:t xml:space="preserve">the </w:t>
      </w:r>
      <w:proofErr w:type="gramStart"/>
      <w:r w:rsidR="00B71E6B">
        <w:t>three domina</w:t>
      </w:r>
      <w:r w:rsidR="0064148A">
        <w:t>nt</w:t>
      </w:r>
      <w:proofErr w:type="gramEnd"/>
      <w:r w:rsidR="00B71E6B">
        <w:t xml:space="preserve"> </w:t>
      </w:r>
      <w:r w:rsidR="00693BA3">
        <w:t>rice-</w:t>
      </w:r>
      <w:r w:rsidR="00B71E6B">
        <w:t xml:space="preserve">producing regions </w:t>
      </w:r>
      <w:r w:rsidR="00693BA3">
        <w:t xml:space="preserve">of </w:t>
      </w:r>
      <w:r w:rsidR="00B71E6B">
        <w:t xml:space="preserve">China, including the northeast China plain (WC, PJ-1, and PJ-2), Yangtze River Basin (SY, JS) and southeast coastal region (GG). Such </w:t>
      </w:r>
      <w:r w:rsidR="009173EA">
        <w:t xml:space="preserve">geographically </w:t>
      </w:r>
      <w:r w:rsidR="00B71E6B">
        <w:t>wide sampling introduced multi</w:t>
      </w:r>
      <w:r w:rsidR="004A7DD8">
        <w:t>ple variables</w:t>
      </w:r>
      <w:r w:rsidR="009173EA">
        <w:t>, including</w:t>
      </w:r>
      <w:r w:rsidR="00B71E6B">
        <w:t xml:space="preserve"> soil characteristics, agricultural practices and genotype variation</w:t>
      </w:r>
      <w:r w:rsidR="009173EA">
        <w:t>s</w:t>
      </w:r>
      <w:r w:rsidR="00B71E6B">
        <w:t xml:space="preserve">, </w:t>
      </w:r>
      <w:r w:rsidR="001554CB">
        <w:t xml:space="preserve">all of </w:t>
      </w:r>
      <w:r w:rsidR="00B71E6B">
        <w:t xml:space="preserve">which </w:t>
      </w:r>
      <w:r w:rsidR="005D56B8">
        <w:t>could</w:t>
      </w:r>
      <w:r w:rsidR="009173EA">
        <w:t xml:space="preserve"> contribute to </w:t>
      </w:r>
      <w:r w:rsidR="00B71E6B">
        <w:t xml:space="preserve">the </w:t>
      </w:r>
      <w:r w:rsidR="00044C0D">
        <w:t>element</w:t>
      </w:r>
      <w:r w:rsidR="001554CB">
        <w:t>al</w:t>
      </w:r>
      <w:r w:rsidR="00B71E6B">
        <w:t xml:space="preserve"> profile of crops</w:t>
      </w:r>
      <w:r w:rsidR="00B71E6B">
        <w:fldChar w:fldCharType="begin" w:fldLock="1"/>
      </w:r>
      <w:r w:rsidR="009F72FB">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42&lt;/sup&gt;","plainTextFormattedCitation":"42","previouslyFormattedCitation":"&lt;sup&gt;42&lt;/sup&gt;"},"properties":{"noteIndex":0},"schema":"https://github.com/citation-style-language/schema/raw/master/csl-citation.json"}</w:instrText>
      </w:r>
      <w:r w:rsidR="00B71E6B">
        <w:fldChar w:fldCharType="separate"/>
      </w:r>
      <w:r w:rsidR="001D64C1" w:rsidRPr="001D64C1">
        <w:rPr>
          <w:noProof/>
          <w:vertAlign w:val="superscript"/>
        </w:rPr>
        <w:t>42</w:t>
      </w:r>
      <w:r w:rsidR="00B71E6B">
        <w:fldChar w:fldCharType="end"/>
      </w:r>
      <w:r w:rsidR="00B71E6B" w:rsidRPr="00DA3487">
        <w:rPr>
          <w:vertAlign w:val="superscript"/>
        </w:rPr>
        <w:t>,</w:t>
      </w:r>
      <w:r w:rsidR="00B71E6B">
        <w:fldChar w:fldCharType="begin" w:fldLock="1"/>
      </w:r>
      <w:r w:rsidR="009F72FB">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43&lt;/sup&gt;","plainTextFormattedCitation":"43","previouslyFormattedCitation":"&lt;sup&gt;43&lt;/sup&gt;"},"properties":{"noteIndex":0},"schema":"https://github.com/citation-style-language/schema/raw/master/csl-citation.json"}</w:instrText>
      </w:r>
      <w:r w:rsidR="00B71E6B">
        <w:fldChar w:fldCharType="separate"/>
      </w:r>
      <w:r w:rsidR="001D64C1" w:rsidRPr="001D64C1">
        <w:rPr>
          <w:noProof/>
          <w:vertAlign w:val="superscript"/>
        </w:rPr>
        <w:t>43</w:t>
      </w:r>
      <w:r w:rsidR="00B71E6B">
        <w:fldChar w:fldCharType="end"/>
      </w:r>
      <w:r w:rsidR="00B71E6B">
        <w:t>.</w:t>
      </w:r>
      <w:r w:rsidR="00BD1FB3">
        <w:t xml:space="preserve"> </w:t>
      </w:r>
    </w:p>
    <w:p w14:paraId="0E7AEFEF" w14:textId="2A99E7A0" w:rsidR="00085F0C" w:rsidRDefault="00085F0C" w:rsidP="00085F0C">
      <w:pPr>
        <w:spacing w:after="0" w:line="240" w:lineRule="auto"/>
      </w:pPr>
    </w:p>
    <w:p w14:paraId="5097760C" w14:textId="3E2B3BBF" w:rsidR="0078742A" w:rsidRDefault="0078742A" w:rsidP="00085F0C">
      <w:pPr>
        <w:spacing w:after="0" w:line="240" w:lineRule="auto"/>
      </w:pPr>
    </w:p>
    <w:p w14:paraId="55287BE2" w14:textId="00E8DA33" w:rsidR="00584262" w:rsidRDefault="00584262" w:rsidP="00085F0C">
      <w:pPr>
        <w:spacing w:after="0" w:line="240" w:lineRule="auto"/>
      </w:pPr>
      <w:r>
        <w:rPr>
          <w:noProof/>
        </w:rPr>
        <w:lastRenderedPageBreak/>
        <w:drawing>
          <wp:inline distT="0" distB="0" distL="0" distR="0" wp14:anchorId="2CF65F40" wp14:editId="36EDBB55">
            <wp:extent cx="5533970" cy="36636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025" cy="3688871"/>
                    </a:xfrm>
                    <a:prstGeom prst="rect">
                      <a:avLst/>
                    </a:prstGeom>
                    <a:noFill/>
                  </pic:spPr>
                </pic:pic>
              </a:graphicData>
            </a:graphic>
          </wp:inline>
        </w:drawing>
      </w:r>
    </w:p>
    <w:p w14:paraId="29CDE4D5" w14:textId="006ED136" w:rsidR="00085F0C" w:rsidRDefault="00085F0C" w:rsidP="0094731B">
      <w:pPr>
        <w:spacing w:after="0" w:line="240" w:lineRule="auto"/>
        <w:jc w:val="both"/>
      </w:pPr>
      <w:r>
        <w:t>Fig. 5. Radar plot of</w:t>
      </w:r>
      <w:r w:rsidRPr="00FC7477">
        <w:t xml:space="preserve"> </w:t>
      </w:r>
      <w:r w:rsidR="00294018">
        <w:t xml:space="preserve">the </w:t>
      </w:r>
      <w:r w:rsidRPr="00FC7477">
        <w:t xml:space="preserve">relative median concentrations of </w:t>
      </w:r>
      <w:r w:rsidR="00294018">
        <w:t xml:space="preserve">the </w:t>
      </w:r>
      <w:r>
        <w:t>four</w:t>
      </w:r>
      <w:r w:rsidRPr="00FC7477">
        <w:t xml:space="preserve"> </w:t>
      </w:r>
      <w:r w:rsidR="00294018">
        <w:t xml:space="preserve">features </w:t>
      </w:r>
      <w:r>
        <w:t>(</w:t>
      </w:r>
      <w:r w:rsidR="00FB5831">
        <w:t xml:space="preserve">Al, </w:t>
      </w:r>
      <w:proofErr w:type="spellStart"/>
      <w:r w:rsidR="00FB5831">
        <w:t>Rb</w:t>
      </w:r>
      <w:proofErr w:type="spellEnd"/>
      <w:r w:rsidR="00FB5831">
        <w:t>, B</w:t>
      </w:r>
      <w:r w:rsidR="00657184">
        <w:t xml:space="preserve"> </w:t>
      </w:r>
      <w:r w:rsidR="00FB5831">
        <w:t>and Na</w:t>
      </w:r>
      <w:r>
        <w:t>)</w:t>
      </w:r>
      <w:r w:rsidRPr="00FC7477">
        <w:t xml:space="preserve"> in </w:t>
      </w:r>
      <w:r w:rsidR="00E35266">
        <w:t xml:space="preserve">the </w:t>
      </w:r>
      <w:r w:rsidRPr="00FC7477">
        <w:t>six types of Chinese GI rice.</w:t>
      </w:r>
    </w:p>
    <w:p w14:paraId="36D08A8C" w14:textId="77777777" w:rsidR="0094731B" w:rsidRDefault="0094731B" w:rsidP="0094731B">
      <w:pPr>
        <w:spacing w:after="0" w:line="240" w:lineRule="auto"/>
        <w:jc w:val="both"/>
        <w:rPr>
          <w:rFonts w:ascii="Calibri" w:eastAsia="SimSun" w:hAnsi="Calibri" w:cs="Calibri"/>
        </w:rPr>
      </w:pPr>
    </w:p>
    <w:p w14:paraId="6269296A" w14:textId="3D410A50" w:rsidR="00803AB3" w:rsidRPr="00BE3295" w:rsidRDefault="005F1062" w:rsidP="00803AB3">
      <w:pPr>
        <w:jc w:val="both"/>
        <w:rPr>
          <w:iCs/>
        </w:rPr>
      </w:pPr>
      <w:r>
        <w:t>A</w:t>
      </w:r>
      <w:r w:rsidR="00803AB3">
        <w:t xml:space="preserve"> study on Brazilian rice</w:t>
      </w:r>
      <w:r w:rsidR="00803AB3">
        <w:fldChar w:fldCharType="begin" w:fldLock="1"/>
      </w:r>
      <w:r w:rsidR="00191B5B">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20&lt;/sup&gt;","plainTextFormattedCitation":"20","previouslyFormattedCitation":"&lt;sup&gt;20&lt;/sup&gt;"},"properties":{"noteIndex":0},"schema":"https://github.com/citation-style-language/schema/raw/master/csl-citation.json"}</w:instrText>
      </w:r>
      <w:r w:rsidR="00803AB3">
        <w:fldChar w:fldCharType="separate"/>
      </w:r>
      <w:r w:rsidR="00BF3CC6" w:rsidRPr="00BF3CC6">
        <w:rPr>
          <w:noProof/>
          <w:vertAlign w:val="superscript"/>
        </w:rPr>
        <w:t>20</w:t>
      </w:r>
      <w:r w:rsidR="00803AB3">
        <w:fldChar w:fldCharType="end"/>
      </w:r>
      <w:r w:rsidR="00803AB3">
        <w:t xml:space="preserve"> reported that Cd only could differentiate rice samples from two geographical origins, and it was the difference in irrigation methods that resulted in the variance of Cd content. C</w:t>
      </w:r>
      <w:r w:rsidR="002D7B9A">
        <w:t xml:space="preserve">admium </w:t>
      </w:r>
      <w:r w:rsidR="00803AB3">
        <w:t xml:space="preserve">was detected in all six types of Chinese GI rice, with the highest concentration in GG which was sampled from Guangxi province (Table </w:t>
      </w:r>
      <w:r w:rsidR="00374736">
        <w:t>S2</w:t>
      </w:r>
      <w:r w:rsidR="00803AB3">
        <w:t>).</w:t>
      </w:r>
      <w:r w:rsidR="008B5856">
        <w:t xml:space="preserve"> </w:t>
      </w:r>
      <w:r>
        <w:t>A</w:t>
      </w:r>
      <w:r w:rsidR="00803AB3">
        <w:t xml:space="preserve"> previous national-scale study</w:t>
      </w:r>
      <w:r>
        <w:t xml:space="preserve"> reported that</w:t>
      </w:r>
      <w:r w:rsidR="00803AB3">
        <w:t xml:space="preserve"> the concentrations of </w:t>
      </w:r>
      <w:r w:rsidR="00803AB3" w:rsidRPr="002E420C">
        <w:rPr>
          <w:iCs/>
        </w:rPr>
        <w:t>Cd in p</w:t>
      </w:r>
      <w:r w:rsidR="00803AB3">
        <w:rPr>
          <w:iCs/>
        </w:rPr>
        <w:t xml:space="preserve">addy soils varied significantly in different regions of </w:t>
      </w:r>
      <w:proofErr w:type="gramStart"/>
      <w:r w:rsidR="00803AB3">
        <w:rPr>
          <w:iCs/>
        </w:rPr>
        <w:t xml:space="preserve">China, </w:t>
      </w:r>
      <w:r>
        <w:rPr>
          <w:iCs/>
        </w:rPr>
        <w:t>and</w:t>
      </w:r>
      <w:proofErr w:type="gramEnd"/>
      <w:r>
        <w:rPr>
          <w:iCs/>
        </w:rPr>
        <w:t xml:space="preserve"> were </w:t>
      </w:r>
      <w:r w:rsidR="00803AB3">
        <w:rPr>
          <w:iCs/>
        </w:rPr>
        <w:t xml:space="preserve">higher in southeast coastal regions such as Guangxi province. </w:t>
      </w:r>
      <w:r>
        <w:rPr>
          <w:iCs/>
        </w:rPr>
        <w:t>T</w:t>
      </w:r>
      <w:r w:rsidR="00803AB3">
        <w:rPr>
          <w:iCs/>
        </w:rPr>
        <w:t xml:space="preserve">he feasibility of using only </w:t>
      </w:r>
      <w:r w:rsidR="00803AB3" w:rsidRPr="002E420C">
        <w:rPr>
          <w:iCs/>
        </w:rPr>
        <w:t>Cd</w:t>
      </w:r>
      <w:r w:rsidR="00803AB3">
        <w:rPr>
          <w:iCs/>
        </w:rPr>
        <w:t xml:space="preserve"> to differentiate between GG and non-GG rice samples </w:t>
      </w:r>
      <w:r w:rsidR="00803AB3">
        <w:rPr>
          <w:rFonts w:hint="eastAsia"/>
          <w:iCs/>
        </w:rPr>
        <w:t>was</w:t>
      </w:r>
      <w:r w:rsidR="00803AB3">
        <w:rPr>
          <w:iCs/>
        </w:rPr>
        <w:t xml:space="preserve"> also evaluated</w:t>
      </w:r>
      <w:r>
        <w:rPr>
          <w:iCs/>
        </w:rPr>
        <w:t xml:space="preserve"> in this study</w:t>
      </w:r>
      <w:r w:rsidR="00803AB3">
        <w:rPr>
          <w:iCs/>
        </w:rPr>
        <w:t xml:space="preserve">. The original dataset was </w:t>
      </w:r>
      <w:r w:rsidR="008D2399" w:rsidRPr="000A163A">
        <w:rPr>
          <w:iCs/>
        </w:rPr>
        <w:t>regrouped</w:t>
      </w:r>
      <w:r w:rsidR="008D2399">
        <w:rPr>
          <w:iCs/>
        </w:rPr>
        <w:t xml:space="preserve"> </w:t>
      </w:r>
      <w:r w:rsidR="00803AB3">
        <w:rPr>
          <w:iCs/>
        </w:rPr>
        <w:t xml:space="preserve">as GG and non-GG, and the developed ML-based workflow applied. The result of feature selection indicated that </w:t>
      </w:r>
      <w:r w:rsidR="00803AB3" w:rsidRPr="002E420C">
        <w:rPr>
          <w:iCs/>
        </w:rPr>
        <w:t>Cd</w:t>
      </w:r>
      <w:r w:rsidR="00803AB3">
        <w:rPr>
          <w:iCs/>
        </w:rPr>
        <w:t xml:space="preserve"> was the element with the highest relative importance, </w:t>
      </w:r>
      <w:r w:rsidR="000A163A">
        <w:rPr>
          <w:iCs/>
        </w:rPr>
        <w:t xml:space="preserve">and </w:t>
      </w:r>
      <w:r w:rsidR="00803AB3">
        <w:rPr>
          <w:iCs/>
        </w:rPr>
        <w:t xml:space="preserve">the </w:t>
      </w:r>
      <w:r w:rsidR="0064148A">
        <w:rPr>
          <w:iCs/>
        </w:rPr>
        <w:t xml:space="preserve">prediction </w:t>
      </w:r>
      <w:r w:rsidR="00803AB3">
        <w:rPr>
          <w:iCs/>
        </w:rPr>
        <w:t>accuracy of 100% was achieved</w:t>
      </w:r>
      <w:r w:rsidR="000A163A">
        <w:rPr>
          <w:iCs/>
        </w:rPr>
        <w:t xml:space="preserve"> with</w:t>
      </w:r>
      <w:r w:rsidR="00BF7622">
        <w:rPr>
          <w:iCs/>
        </w:rPr>
        <w:t xml:space="preserve"> </w:t>
      </w:r>
      <w:r w:rsidR="000A163A" w:rsidRPr="002E420C">
        <w:rPr>
          <w:iCs/>
        </w:rPr>
        <w:t>Cd</w:t>
      </w:r>
      <w:r>
        <w:rPr>
          <w:iCs/>
        </w:rPr>
        <w:t xml:space="preserve"> alone</w:t>
      </w:r>
      <w:r w:rsidR="00803AB3">
        <w:rPr>
          <w:iCs/>
        </w:rPr>
        <w:t>. These results again demonstrated the effectiveness of the ML-based workflow in building reliable predicti</w:t>
      </w:r>
      <w:r>
        <w:rPr>
          <w:iCs/>
        </w:rPr>
        <w:t>ve</w:t>
      </w:r>
      <w:r w:rsidR="00803AB3">
        <w:rPr>
          <w:iCs/>
        </w:rPr>
        <w:t xml:space="preserve"> models</w:t>
      </w:r>
      <w:r w:rsidR="00EE3C40">
        <w:rPr>
          <w:iCs/>
        </w:rPr>
        <w:t xml:space="preserve">. The workflow is effective in </w:t>
      </w:r>
      <w:r w:rsidR="00803AB3">
        <w:rPr>
          <w:iCs/>
        </w:rPr>
        <w:t xml:space="preserve">using the least number of features in relatively simple cases, </w:t>
      </w:r>
      <w:r w:rsidR="00EE3C40">
        <w:rPr>
          <w:iCs/>
        </w:rPr>
        <w:t xml:space="preserve">potentially </w:t>
      </w:r>
      <w:r w:rsidR="00803AB3">
        <w:rPr>
          <w:iCs/>
        </w:rPr>
        <w:t>greatly improv</w:t>
      </w:r>
      <w:r w:rsidR="00EE3C40">
        <w:rPr>
          <w:iCs/>
        </w:rPr>
        <w:t>ing</w:t>
      </w:r>
      <w:r w:rsidR="00803AB3">
        <w:rPr>
          <w:iCs/>
        </w:rPr>
        <w:t xml:space="preserve"> working efficiency and productivity. </w:t>
      </w:r>
    </w:p>
    <w:p w14:paraId="7766A47E" w14:textId="3A32D9B6" w:rsidR="00803AB3" w:rsidRPr="0001123F" w:rsidRDefault="00803AB3" w:rsidP="00803AB3">
      <w:pPr>
        <w:jc w:val="both"/>
        <w:rPr>
          <w:iCs/>
        </w:rPr>
      </w:pPr>
      <w:r>
        <w:rPr>
          <w:iCs/>
        </w:rPr>
        <w:t xml:space="preserve">In summary, this study successfully developed a ML-based workflow which could differentiate six types of Chinese GI </w:t>
      </w:r>
      <w:r>
        <w:rPr>
          <w:rFonts w:hint="eastAsia"/>
          <w:iCs/>
        </w:rPr>
        <w:t>rice</w:t>
      </w:r>
      <w:r>
        <w:rPr>
          <w:iCs/>
        </w:rPr>
        <w:t xml:space="preserve"> with extremely </w:t>
      </w:r>
      <w:r w:rsidRPr="0064148A">
        <w:rPr>
          <w:iCs/>
        </w:rPr>
        <w:t>high accuracy</w:t>
      </w:r>
      <w:r w:rsidR="00D34596">
        <w:rPr>
          <w:iCs/>
        </w:rPr>
        <w:t xml:space="preserve"> when combined </w:t>
      </w:r>
      <w:r w:rsidR="00D34596" w:rsidRPr="0064148A">
        <w:rPr>
          <w:iCs/>
        </w:rPr>
        <w:t>with multi-element profiling using ICP-MS</w:t>
      </w:r>
      <w:r w:rsidRPr="0064148A">
        <w:rPr>
          <w:iCs/>
        </w:rPr>
        <w:t>.</w:t>
      </w:r>
      <w:r w:rsidR="009F4CD0" w:rsidRPr="0064148A">
        <w:rPr>
          <w:iCs/>
        </w:rPr>
        <w:t xml:space="preserve"> </w:t>
      </w:r>
      <w:r w:rsidR="00D34596">
        <w:rPr>
          <w:iCs/>
        </w:rPr>
        <w:t xml:space="preserve">The study showed that </w:t>
      </w:r>
      <w:r w:rsidR="00C4586B">
        <w:rPr>
          <w:iCs/>
        </w:rPr>
        <w:t xml:space="preserve">a feature set of </w:t>
      </w:r>
      <w:r w:rsidRPr="0064148A">
        <w:rPr>
          <w:iCs/>
        </w:rPr>
        <w:t xml:space="preserve">four elements </w:t>
      </w:r>
      <w:r w:rsidR="00C4586B">
        <w:rPr>
          <w:iCs/>
        </w:rPr>
        <w:t xml:space="preserve">was </w:t>
      </w:r>
      <w:proofErr w:type="gramStart"/>
      <w:r w:rsidRPr="0064148A">
        <w:rPr>
          <w:iCs/>
        </w:rPr>
        <w:t>sufficient</w:t>
      </w:r>
      <w:proofErr w:type="gramEnd"/>
      <w:r w:rsidRPr="0064148A">
        <w:rPr>
          <w:iCs/>
        </w:rPr>
        <w:t xml:space="preserve"> for differentiation</w:t>
      </w:r>
      <w:r w:rsidR="009F4CD0" w:rsidRPr="0064148A">
        <w:rPr>
          <w:iCs/>
        </w:rPr>
        <w:t>.</w:t>
      </w:r>
      <w:r w:rsidR="00DA095C" w:rsidRPr="0064148A">
        <w:rPr>
          <w:iCs/>
        </w:rPr>
        <w:t xml:space="preserve"> </w:t>
      </w:r>
      <w:r w:rsidR="00D34596">
        <w:rPr>
          <w:iCs/>
        </w:rPr>
        <w:t xml:space="preserve">The workflow developed in this study could potentially be applied to </w:t>
      </w:r>
      <w:r w:rsidR="002B6435">
        <w:rPr>
          <w:iCs/>
        </w:rPr>
        <w:t xml:space="preserve">other </w:t>
      </w:r>
      <w:r w:rsidR="00D34596">
        <w:rPr>
          <w:iCs/>
        </w:rPr>
        <w:t xml:space="preserve">methods of </w:t>
      </w:r>
      <w:r w:rsidR="00681AF2">
        <w:rPr>
          <w:iCs/>
        </w:rPr>
        <w:t xml:space="preserve">elemental analysis </w:t>
      </w:r>
      <w:r w:rsidR="001A28E9">
        <w:rPr>
          <w:iCs/>
        </w:rPr>
        <w:t>to authenticate geographical origins of rice</w:t>
      </w:r>
      <w:r w:rsidR="002B6435">
        <w:rPr>
          <w:iCs/>
        </w:rPr>
        <w:t>.</w:t>
      </w:r>
      <w:r w:rsidR="002B6435">
        <w:rPr>
          <w:rFonts w:hint="eastAsia"/>
          <w:iCs/>
        </w:rPr>
        <w:t xml:space="preserve"> </w:t>
      </w:r>
    </w:p>
    <w:p w14:paraId="34537BC7" w14:textId="77777777" w:rsidR="00C73F5D" w:rsidRPr="00294018" w:rsidRDefault="00C73F5D" w:rsidP="002C6892">
      <w:pPr>
        <w:jc w:val="both"/>
        <w:rPr>
          <w:rFonts w:ascii="Calibri" w:eastAsia="SimSun" w:hAnsi="Calibri" w:cs="Calibri"/>
        </w:rPr>
      </w:pPr>
    </w:p>
    <w:p w14:paraId="471385FB" w14:textId="34A8F57F" w:rsidR="00663863" w:rsidRDefault="00663863" w:rsidP="00663863">
      <w:pPr>
        <w:jc w:val="both"/>
        <w:rPr>
          <w:b/>
        </w:rPr>
      </w:pPr>
      <w:r w:rsidRPr="00663863">
        <w:rPr>
          <w:b/>
        </w:rPr>
        <w:t>ABBREVIATIONS USED</w:t>
      </w:r>
    </w:p>
    <w:p w14:paraId="7EA02119" w14:textId="5D40695C" w:rsidR="00015CBB" w:rsidRPr="00FD2032" w:rsidRDefault="004930F8" w:rsidP="00663863">
      <w:pPr>
        <w:jc w:val="both"/>
        <w:rPr>
          <w:bCs/>
        </w:rPr>
      </w:pPr>
      <w:r w:rsidRPr="00FD2032">
        <w:rPr>
          <w:bCs/>
        </w:rPr>
        <w:lastRenderedPageBreak/>
        <w:t xml:space="preserve">ANOVA, one-way analysis of variance; GI, geographical indication; ICP-MS, inductively coupled plasma mass spectrometry; ML, machine learning; PC, principal component; PCA, principal component analysis; SVM, support vector </w:t>
      </w:r>
      <w:proofErr w:type="gramStart"/>
      <w:r w:rsidRPr="00FD2032">
        <w:rPr>
          <w:bCs/>
        </w:rPr>
        <w:t>machines;</w:t>
      </w:r>
      <w:r w:rsidR="004C1675">
        <w:rPr>
          <w:bCs/>
        </w:rPr>
        <w:t>.</w:t>
      </w:r>
      <w:proofErr w:type="gramEnd"/>
    </w:p>
    <w:p w14:paraId="3A7E7DC5" w14:textId="1EB5FF65" w:rsidR="008641A0" w:rsidRDefault="008641A0" w:rsidP="008641A0">
      <w:pPr>
        <w:jc w:val="both"/>
        <w:rPr>
          <w:b/>
        </w:rPr>
      </w:pPr>
      <w:r>
        <w:rPr>
          <w:b/>
        </w:rPr>
        <w:t xml:space="preserve">ACKNOWLEDGMENT </w:t>
      </w:r>
    </w:p>
    <w:p w14:paraId="254E4086" w14:textId="38E36B91" w:rsidR="008641A0" w:rsidRDefault="008641A0" w:rsidP="003805CC">
      <w:pPr>
        <w:jc w:val="both"/>
      </w:pPr>
      <w:r>
        <w:t xml:space="preserve">We want to thank Dr. </w:t>
      </w:r>
      <w:proofErr w:type="gramStart"/>
      <w:r>
        <w:t>Di</w:t>
      </w:r>
      <w:proofErr w:type="gramEnd"/>
      <w:r>
        <w:t xml:space="preserve"> Wu from Yangtze Delta Region Institute of Tsinghua University for his tremendous support on sampling. We thank Ms. Si Lin</w:t>
      </w:r>
      <w:r w:rsidR="00786966">
        <w:t xml:space="preserve"> and </w:t>
      </w:r>
      <w:ins w:id="46" w:author="Xu, Jason" w:date="2020-04-09T21:54:00Z">
        <w:r w:rsidR="00C4243F">
          <w:t xml:space="preserve">Ms. </w:t>
        </w:r>
      </w:ins>
      <w:r w:rsidR="00786966">
        <w:t xml:space="preserve">Hongwei </w:t>
      </w:r>
      <w:proofErr w:type="spellStart"/>
      <w:r w:rsidR="00786966">
        <w:t>Qiao</w:t>
      </w:r>
      <w:proofErr w:type="spellEnd"/>
      <w:r w:rsidR="00EF56DE">
        <w:t xml:space="preserve"> </w:t>
      </w:r>
      <w:r>
        <w:t xml:space="preserve">for </w:t>
      </w:r>
      <w:r w:rsidR="00786966">
        <w:t xml:space="preserve">their </w:t>
      </w:r>
      <w:r w:rsidR="00405BD8" w:rsidRPr="00405BD8">
        <w:t>industrious</w:t>
      </w:r>
      <w:r w:rsidR="00405BD8">
        <w:t xml:space="preserve"> </w:t>
      </w:r>
      <w:r>
        <w:t>work on</w:t>
      </w:r>
      <w:r w:rsidR="00454E4F">
        <w:t xml:space="preserve"> </w:t>
      </w:r>
      <w:r w:rsidR="00A72D5B">
        <w:t xml:space="preserve">experimentation </w:t>
      </w:r>
      <w:r w:rsidR="00454E4F">
        <w:t>and documentation</w:t>
      </w:r>
      <w:r>
        <w:t xml:space="preserve">. </w:t>
      </w:r>
    </w:p>
    <w:p w14:paraId="517B5348" w14:textId="4558C411" w:rsidR="00DC236D" w:rsidRDefault="00DC236D" w:rsidP="003805CC">
      <w:pPr>
        <w:jc w:val="both"/>
        <w:rPr>
          <w:b/>
          <w:bCs/>
        </w:rPr>
      </w:pPr>
      <w:r w:rsidRPr="007C0490">
        <w:rPr>
          <w:rFonts w:hint="eastAsia"/>
          <w:b/>
          <w:bCs/>
        </w:rPr>
        <w:t>F</w:t>
      </w:r>
      <w:r w:rsidRPr="007C0490">
        <w:rPr>
          <w:b/>
          <w:bCs/>
        </w:rPr>
        <w:t xml:space="preserve">UNDING </w:t>
      </w:r>
      <w:r w:rsidR="00204AEF" w:rsidRPr="007C0490">
        <w:rPr>
          <w:b/>
          <w:bCs/>
        </w:rPr>
        <w:t xml:space="preserve">SOURCES </w:t>
      </w:r>
    </w:p>
    <w:p w14:paraId="796695E4" w14:textId="137239B2" w:rsidR="00173CD8" w:rsidRPr="00393246" w:rsidRDefault="00EA6BD4" w:rsidP="003805CC">
      <w:pPr>
        <w:jc w:val="both"/>
      </w:pPr>
      <w:r w:rsidRPr="00393246">
        <w:t>This project was fully funded by Mars, Inco</w:t>
      </w:r>
      <w:r w:rsidR="00681AF2">
        <w:t>r</w:t>
      </w:r>
      <w:r w:rsidRPr="00393246">
        <w:t>p</w:t>
      </w:r>
      <w:r w:rsidR="00681AF2">
        <w:t>o</w:t>
      </w:r>
      <w:r w:rsidRPr="00393246">
        <w:t>rated</w:t>
      </w:r>
      <w:r w:rsidR="00393246">
        <w:t xml:space="preserve"> and Agilent Fou</w:t>
      </w:r>
      <w:r w:rsidR="00681AF2">
        <w:t>n</w:t>
      </w:r>
      <w:r w:rsidR="00393246">
        <w:t>dation</w:t>
      </w:r>
      <w:r w:rsidRPr="00393246">
        <w:t xml:space="preserve">. </w:t>
      </w:r>
    </w:p>
    <w:p w14:paraId="2B139C19" w14:textId="5248C0AA" w:rsidR="004B7135" w:rsidRPr="007B681A" w:rsidRDefault="00204AEF" w:rsidP="007B681A">
      <w:pPr>
        <w:rPr>
          <w:b/>
        </w:rPr>
      </w:pPr>
      <w:commentRangeStart w:id="47"/>
      <w:r>
        <w:rPr>
          <w:b/>
        </w:rPr>
        <w:t xml:space="preserve">REFERENCE  </w:t>
      </w:r>
      <w:commentRangeEnd w:id="47"/>
      <w:r w:rsidR="00403AFE">
        <w:rPr>
          <w:rStyle w:val="CommentReference"/>
        </w:rPr>
        <w:commentReference w:id="47"/>
      </w:r>
    </w:p>
    <w:p w14:paraId="14D68B9E" w14:textId="709C58D1" w:rsidR="00252283" w:rsidRPr="00252283" w:rsidRDefault="00FE7C78" w:rsidP="00252283">
      <w:pPr>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252283" w:rsidRPr="00252283">
        <w:rPr>
          <w:rFonts w:ascii="Calibri" w:hAnsi="Calibri" w:cs="Calibri"/>
          <w:noProof/>
          <w:szCs w:val="24"/>
        </w:rPr>
        <w:t xml:space="preserve">(1) </w:t>
      </w:r>
      <w:r w:rsidR="00252283" w:rsidRPr="00252283">
        <w:rPr>
          <w:rFonts w:ascii="Calibri" w:hAnsi="Calibri" w:cs="Calibri"/>
          <w:noProof/>
          <w:szCs w:val="24"/>
        </w:rPr>
        <w:tab/>
        <w:t xml:space="preserve">Drivelos, S. A.; Georgiou, C. A. Multi-Element and Multi-Isotope-Ratio Analysis to Determine the Geographical Origin of Foods in the European Union. </w:t>
      </w:r>
      <w:r w:rsidR="00252283" w:rsidRPr="00252283">
        <w:rPr>
          <w:rFonts w:ascii="Calibri" w:hAnsi="Calibri" w:cs="Calibri"/>
          <w:i/>
          <w:iCs/>
          <w:noProof/>
          <w:szCs w:val="24"/>
        </w:rPr>
        <w:t>TrAC - Trends Anal. Chem.</w:t>
      </w:r>
      <w:r w:rsidR="00252283" w:rsidRPr="00252283">
        <w:rPr>
          <w:rFonts w:ascii="Calibri" w:hAnsi="Calibri" w:cs="Calibri"/>
          <w:noProof/>
          <w:szCs w:val="24"/>
        </w:rPr>
        <w:t xml:space="preserve"> </w:t>
      </w:r>
      <w:r w:rsidR="00252283" w:rsidRPr="00252283">
        <w:rPr>
          <w:rFonts w:ascii="Calibri" w:hAnsi="Calibri" w:cs="Calibri"/>
          <w:b/>
          <w:bCs/>
          <w:noProof/>
          <w:szCs w:val="24"/>
        </w:rPr>
        <w:t>2012</w:t>
      </w:r>
      <w:r w:rsidR="00252283" w:rsidRPr="00252283">
        <w:rPr>
          <w:rFonts w:ascii="Calibri" w:hAnsi="Calibri" w:cs="Calibri"/>
          <w:noProof/>
          <w:szCs w:val="24"/>
        </w:rPr>
        <w:t xml:space="preserve">, </w:t>
      </w:r>
      <w:r w:rsidR="00252283" w:rsidRPr="00252283">
        <w:rPr>
          <w:rFonts w:ascii="Calibri" w:hAnsi="Calibri" w:cs="Calibri"/>
          <w:i/>
          <w:iCs/>
          <w:noProof/>
          <w:szCs w:val="24"/>
        </w:rPr>
        <w:t>40</w:t>
      </w:r>
      <w:r w:rsidR="00252283" w:rsidRPr="00252283">
        <w:rPr>
          <w:rFonts w:ascii="Calibri" w:hAnsi="Calibri" w:cs="Calibri"/>
          <w:noProof/>
          <w:szCs w:val="24"/>
        </w:rPr>
        <w:t>, 38–51. https://doi.org/10.1016/j.trac.2012.08.003.</w:t>
      </w:r>
    </w:p>
    <w:p w14:paraId="05B6FA67"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 </w:t>
      </w:r>
      <w:r w:rsidRPr="00252283">
        <w:rPr>
          <w:rFonts w:ascii="Calibri" w:hAnsi="Calibri" w:cs="Calibri"/>
          <w:noProof/>
          <w:szCs w:val="24"/>
        </w:rPr>
        <w:tab/>
        <w:t>Summary of the Paris Convention for the Protection of Industrial Property (1883) https://www.wipo.int/treaties/en/ip/paris/summary_paris.html.</w:t>
      </w:r>
    </w:p>
    <w:p w14:paraId="57B0F844"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 </w:t>
      </w:r>
      <w:r w:rsidRPr="00252283">
        <w:rPr>
          <w:rFonts w:ascii="Calibri" w:hAnsi="Calibri" w:cs="Calibri"/>
          <w:noProof/>
          <w:szCs w:val="24"/>
        </w:rPr>
        <w:tab/>
        <w:t xml:space="preserve">Luykx, D. M. A. M.; Ruth, S. M. Van. Food Chemistry An Overview of Analytical Methods for Determining the Geographical Origin of Food Products. </w:t>
      </w:r>
      <w:r w:rsidRPr="00252283">
        <w:rPr>
          <w:rFonts w:ascii="Calibri" w:hAnsi="Calibri" w:cs="Calibri"/>
          <w:b/>
          <w:bCs/>
          <w:noProof/>
          <w:szCs w:val="24"/>
        </w:rPr>
        <w:t>2008</w:t>
      </w:r>
      <w:r w:rsidRPr="00252283">
        <w:rPr>
          <w:rFonts w:ascii="Calibri" w:hAnsi="Calibri" w:cs="Calibri"/>
          <w:noProof/>
          <w:szCs w:val="24"/>
        </w:rPr>
        <w:t xml:space="preserve">, </w:t>
      </w:r>
      <w:r w:rsidRPr="00252283">
        <w:rPr>
          <w:rFonts w:ascii="Calibri" w:hAnsi="Calibri" w:cs="Calibri"/>
          <w:i/>
          <w:iCs/>
          <w:noProof/>
          <w:szCs w:val="24"/>
        </w:rPr>
        <w:t>107</w:t>
      </w:r>
      <w:r w:rsidRPr="00252283">
        <w:rPr>
          <w:rFonts w:ascii="Calibri" w:hAnsi="Calibri" w:cs="Calibri"/>
          <w:noProof/>
          <w:szCs w:val="24"/>
        </w:rPr>
        <w:t>, 897–911. https://doi.org/10.1016/j.foodchem.2007.09.038.</w:t>
      </w:r>
    </w:p>
    <w:p w14:paraId="3B31210B"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(4) </w:t>
      </w:r>
      <w:r w:rsidRPr="00252283">
        <w:rPr>
          <w:rFonts w:ascii="Calibri" w:hAnsi="Calibri" w:cs="Calibri"/>
          <w:noProof/>
          <w:szCs w:val="24"/>
        </w:rPr>
        <w:tab/>
        <w:t>PDO and PGI Agricultral products:a 14.2 billion euro turnover for over 800 products https://ec.europa.eu/agriculture/quality/schemes/newsletter-2010_en.pdf.</w:t>
      </w:r>
    </w:p>
    <w:p w14:paraId="66CD82C1"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(5) </w:t>
      </w:r>
      <w:r w:rsidRPr="00252283">
        <w:rPr>
          <w:rFonts w:ascii="Calibri" w:hAnsi="Calibri" w:cs="Calibri"/>
          <w:noProof/>
          <w:szCs w:val="24"/>
        </w:rPr>
        <w:tab/>
        <w:t>Li, Y. Protection of Geographical Indications in China https://www.niuyie.com/protection-of-geographical-indications-in-china/.</w:t>
      </w:r>
    </w:p>
    <w:p w14:paraId="751E0532"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(6) </w:t>
      </w:r>
      <w:r w:rsidRPr="00252283">
        <w:rPr>
          <w:rFonts w:ascii="Calibri" w:hAnsi="Calibri" w:cs="Calibri"/>
          <w:noProof/>
          <w:szCs w:val="24"/>
        </w:rPr>
        <w:tab/>
        <w:t xml:space="preserve">Chauhan, B.; Jabran, K.; Mahajan, G. </w:t>
      </w:r>
      <w:r w:rsidRPr="00252283">
        <w:rPr>
          <w:rFonts w:ascii="Calibri" w:hAnsi="Calibri" w:cs="Calibri"/>
          <w:i/>
          <w:iCs/>
          <w:noProof/>
          <w:szCs w:val="24"/>
        </w:rPr>
        <w:t>Rice Production Worldwide</w:t>
      </w:r>
      <w:r w:rsidRPr="00252283">
        <w:rPr>
          <w:rFonts w:ascii="Calibri" w:hAnsi="Calibri" w:cs="Calibri"/>
          <w:noProof/>
          <w:szCs w:val="24"/>
        </w:rPr>
        <w:t>; 2017. https://doi.org/10.1007/978-3-319-47516-5.</w:t>
      </w:r>
    </w:p>
    <w:p w14:paraId="1BBA3C43"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(7) </w:t>
      </w:r>
      <w:r w:rsidRPr="00252283">
        <w:rPr>
          <w:rFonts w:ascii="Calibri" w:hAnsi="Calibri" w:cs="Calibri"/>
          <w:noProof/>
          <w:szCs w:val="24"/>
        </w:rPr>
        <w:tab/>
        <w:t>Paddy rice production worldwide 2017-2018, by country, https://www.statista.com/statistics/255937/leading-rice-producers-worldwide/.</w:t>
      </w:r>
    </w:p>
    <w:p w14:paraId="52A69BCC"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(8) </w:t>
      </w:r>
      <w:r w:rsidRPr="00252283">
        <w:rPr>
          <w:rFonts w:ascii="Calibri" w:hAnsi="Calibri" w:cs="Calibri"/>
          <w:noProof/>
          <w:szCs w:val="24"/>
        </w:rPr>
        <w:tab/>
        <w:t xml:space="preserve">Jin, S.; Zhang, Y.; Xu, Y. Amount of Information and the Willingness of Consumers to Pay for Food Traceability in China. </w:t>
      </w:r>
      <w:r w:rsidRPr="00252283">
        <w:rPr>
          <w:rFonts w:ascii="Calibri" w:hAnsi="Calibri" w:cs="Calibri"/>
          <w:i/>
          <w:iCs/>
          <w:noProof/>
          <w:szCs w:val="24"/>
        </w:rPr>
        <w:t>Food Control</w:t>
      </w:r>
      <w:r w:rsidRPr="00252283">
        <w:rPr>
          <w:rFonts w:ascii="Calibri" w:hAnsi="Calibri" w:cs="Calibri"/>
          <w:noProof/>
          <w:szCs w:val="24"/>
        </w:rPr>
        <w:t xml:space="preserve"> </w:t>
      </w:r>
      <w:r w:rsidRPr="00252283">
        <w:rPr>
          <w:rFonts w:ascii="Calibri" w:hAnsi="Calibri" w:cs="Calibri"/>
          <w:b/>
          <w:bCs/>
          <w:noProof/>
          <w:szCs w:val="24"/>
        </w:rPr>
        <w:t>2017</w:t>
      </w:r>
      <w:r w:rsidRPr="00252283">
        <w:rPr>
          <w:rFonts w:ascii="Calibri" w:hAnsi="Calibri" w:cs="Calibri"/>
          <w:noProof/>
          <w:szCs w:val="24"/>
        </w:rPr>
        <w:t>. https://doi.org/10.1016/j.foodcont.2017.02.012.</w:t>
      </w:r>
    </w:p>
    <w:p w14:paraId="5CB3C98F"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(9) </w:t>
      </w:r>
      <w:r w:rsidRPr="00252283">
        <w:rPr>
          <w:rFonts w:ascii="Calibri" w:hAnsi="Calibri" w:cs="Calibri"/>
          <w:noProof/>
          <w:szCs w:val="24"/>
        </w:rPr>
        <w:tab/>
        <w:t xml:space="preserve">Rodriguez, L.; Hall, B.; Avenue, S. G.; Hall, G.; Street, S. W. Social Trust and Risk Knowledge , Perception and Behaviours Resulting from a Rice Tampering Scandal Sela Sar. </w:t>
      </w:r>
      <w:r w:rsidRPr="00252283">
        <w:rPr>
          <w:rFonts w:ascii="Calibri" w:hAnsi="Calibri" w:cs="Calibri"/>
          <w:b/>
          <w:bCs/>
          <w:noProof/>
          <w:szCs w:val="24"/>
        </w:rPr>
        <w:t>2014</w:t>
      </w:r>
      <w:r w:rsidRPr="00252283">
        <w:rPr>
          <w:rFonts w:ascii="Calibri" w:hAnsi="Calibri" w:cs="Calibri"/>
          <w:noProof/>
          <w:szCs w:val="24"/>
        </w:rPr>
        <w:t xml:space="preserve">, </w:t>
      </w:r>
      <w:r w:rsidRPr="00252283">
        <w:rPr>
          <w:rFonts w:ascii="Calibri" w:hAnsi="Calibri" w:cs="Calibri"/>
          <w:i/>
          <w:iCs/>
          <w:noProof/>
          <w:szCs w:val="24"/>
        </w:rPr>
        <w:t>5</w:t>
      </w:r>
      <w:r w:rsidRPr="00252283">
        <w:rPr>
          <w:rFonts w:ascii="Calibri" w:hAnsi="Calibri" w:cs="Calibri"/>
          <w:noProof/>
          <w:szCs w:val="24"/>
        </w:rPr>
        <w:t xml:space="preserve"> (1), 80–96.</w:t>
      </w:r>
    </w:p>
    <w:p w14:paraId="784854BA"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(10) </w:t>
      </w:r>
      <w:r w:rsidRPr="00252283">
        <w:rPr>
          <w:rFonts w:ascii="Calibri" w:hAnsi="Calibri" w:cs="Calibri"/>
          <w:noProof/>
          <w:szCs w:val="24"/>
        </w:rPr>
        <w:tab/>
        <w:t xml:space="preserve">Veeck, G. Food Safety Concerns and Rice Imports in China : 1998 - 2016. </w:t>
      </w:r>
      <w:r w:rsidRPr="00252283">
        <w:rPr>
          <w:rFonts w:ascii="Calibri" w:hAnsi="Calibri" w:cs="Calibri"/>
          <w:b/>
          <w:bCs/>
          <w:noProof/>
          <w:szCs w:val="24"/>
        </w:rPr>
        <w:t>2017</w:t>
      </w:r>
      <w:r w:rsidRPr="00252283">
        <w:rPr>
          <w:rFonts w:ascii="Calibri" w:hAnsi="Calibri" w:cs="Calibri"/>
          <w:noProof/>
          <w:szCs w:val="24"/>
        </w:rPr>
        <w:t>, No. June.</w:t>
      </w:r>
    </w:p>
    <w:p w14:paraId="09E7655A"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(11) </w:t>
      </w:r>
      <w:r w:rsidRPr="00252283">
        <w:rPr>
          <w:rFonts w:ascii="Calibri" w:hAnsi="Calibri" w:cs="Calibri"/>
          <w:noProof/>
          <w:szCs w:val="24"/>
        </w:rPr>
        <w:tab/>
        <w:t xml:space="preserve">Cheajesadagul, P.; Arnaudguilhem, C.; Shiowatana, J.; Siripinyanond, A.; Szpunar, J. Discrimination of Geographical Origin of Rice Based on Multi-Element Fingerprinting by High Resolution Inductively Coupled Plasma Mass Spectrometry. </w:t>
      </w:r>
      <w:r w:rsidRPr="00252283">
        <w:rPr>
          <w:rFonts w:ascii="Calibri" w:hAnsi="Calibri" w:cs="Calibri"/>
          <w:i/>
          <w:iCs/>
          <w:noProof/>
          <w:szCs w:val="24"/>
        </w:rPr>
        <w:t>Food Chem.</w:t>
      </w:r>
      <w:r w:rsidRPr="00252283">
        <w:rPr>
          <w:rFonts w:ascii="Calibri" w:hAnsi="Calibri" w:cs="Calibri"/>
          <w:noProof/>
          <w:szCs w:val="24"/>
        </w:rPr>
        <w:t xml:space="preserve"> </w:t>
      </w:r>
      <w:r w:rsidRPr="00252283">
        <w:rPr>
          <w:rFonts w:ascii="Calibri" w:hAnsi="Calibri" w:cs="Calibri"/>
          <w:b/>
          <w:bCs/>
          <w:noProof/>
          <w:szCs w:val="24"/>
        </w:rPr>
        <w:t>2013</w:t>
      </w:r>
      <w:r w:rsidRPr="00252283">
        <w:rPr>
          <w:rFonts w:ascii="Calibri" w:hAnsi="Calibri" w:cs="Calibri"/>
          <w:noProof/>
          <w:szCs w:val="24"/>
        </w:rPr>
        <w:t xml:space="preserve">, </w:t>
      </w:r>
      <w:r w:rsidRPr="00252283">
        <w:rPr>
          <w:rFonts w:ascii="Calibri" w:hAnsi="Calibri" w:cs="Calibri"/>
          <w:i/>
          <w:iCs/>
          <w:noProof/>
          <w:szCs w:val="24"/>
        </w:rPr>
        <w:t>141</w:t>
      </w:r>
      <w:r w:rsidRPr="00252283">
        <w:rPr>
          <w:rFonts w:ascii="Calibri" w:hAnsi="Calibri" w:cs="Calibri"/>
          <w:noProof/>
          <w:szCs w:val="24"/>
        </w:rPr>
        <w:t xml:space="preserve"> (4), 3504–3509. https://doi.org/10.1016/j.foodchem.2013.06.060.</w:t>
      </w:r>
    </w:p>
    <w:p w14:paraId="0D27D1E4"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lastRenderedPageBreak/>
        <w:t xml:space="preserve">(12) </w:t>
      </w:r>
      <w:r w:rsidRPr="00252283">
        <w:rPr>
          <w:rFonts w:ascii="Calibri" w:hAnsi="Calibri" w:cs="Calibri"/>
          <w:noProof/>
          <w:szCs w:val="24"/>
        </w:rPr>
        <w:tab/>
        <w:t xml:space="preserve">Wadood, S. A.; Boli, G.; Xiaowen, Z.; Hussain, I.; Yimin, W. Recent Development in the Application of Analytical Techniques for the Traceability and Authenticity of Food of Plant Origin. </w:t>
      </w:r>
      <w:r w:rsidRPr="00252283">
        <w:rPr>
          <w:rFonts w:ascii="Calibri" w:hAnsi="Calibri" w:cs="Calibri"/>
          <w:i/>
          <w:iCs/>
          <w:noProof/>
          <w:szCs w:val="24"/>
        </w:rPr>
        <w:t>Microchem. J.</w:t>
      </w:r>
      <w:r w:rsidRPr="00252283">
        <w:rPr>
          <w:rFonts w:ascii="Calibri" w:hAnsi="Calibri" w:cs="Calibri"/>
          <w:noProof/>
          <w:szCs w:val="24"/>
        </w:rPr>
        <w:t xml:space="preserve"> </w:t>
      </w:r>
      <w:r w:rsidRPr="00252283">
        <w:rPr>
          <w:rFonts w:ascii="Calibri" w:hAnsi="Calibri" w:cs="Calibri"/>
          <w:b/>
          <w:bCs/>
          <w:noProof/>
          <w:szCs w:val="24"/>
        </w:rPr>
        <w:t>2020</w:t>
      </w:r>
      <w:r w:rsidRPr="00252283">
        <w:rPr>
          <w:rFonts w:ascii="Calibri" w:hAnsi="Calibri" w:cs="Calibri"/>
          <w:noProof/>
          <w:szCs w:val="24"/>
        </w:rPr>
        <w:t xml:space="preserve">, </w:t>
      </w:r>
      <w:r w:rsidRPr="00252283">
        <w:rPr>
          <w:rFonts w:ascii="Calibri" w:hAnsi="Calibri" w:cs="Calibri"/>
          <w:i/>
          <w:iCs/>
          <w:noProof/>
          <w:szCs w:val="24"/>
        </w:rPr>
        <w:t>152</w:t>
      </w:r>
      <w:r w:rsidRPr="00252283">
        <w:rPr>
          <w:rFonts w:ascii="Calibri" w:hAnsi="Calibri" w:cs="Calibri"/>
          <w:noProof/>
          <w:szCs w:val="24"/>
        </w:rPr>
        <w:t>, 104295. https://doi.org/10.1016/j.microc.2019.104295.</w:t>
      </w:r>
    </w:p>
    <w:p w14:paraId="4BABC10A"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(13) </w:t>
      </w:r>
      <w:r w:rsidRPr="00252283">
        <w:rPr>
          <w:rFonts w:ascii="Calibri" w:hAnsi="Calibri" w:cs="Calibri"/>
          <w:noProof/>
          <w:szCs w:val="24"/>
        </w:rPr>
        <w:tab/>
        <w:t xml:space="preserve">Maione, C.; Barbosa, R. M. Recent Applications of Multivariate Data Analysis Methods in the Authentication of Rice and the Most Analyzed Parameters: A Review. </w:t>
      </w:r>
      <w:r w:rsidRPr="00252283">
        <w:rPr>
          <w:rFonts w:ascii="Calibri" w:hAnsi="Calibri" w:cs="Calibri"/>
          <w:i/>
          <w:iCs/>
          <w:noProof/>
          <w:szCs w:val="24"/>
        </w:rPr>
        <w:t>Crit. Rev. Food Sci. Nutr.</w:t>
      </w:r>
      <w:r w:rsidRPr="00252283">
        <w:rPr>
          <w:rFonts w:ascii="Calibri" w:hAnsi="Calibri" w:cs="Calibri"/>
          <w:noProof/>
          <w:szCs w:val="24"/>
        </w:rPr>
        <w:t xml:space="preserve"> </w:t>
      </w:r>
      <w:r w:rsidRPr="00252283">
        <w:rPr>
          <w:rFonts w:ascii="Calibri" w:hAnsi="Calibri" w:cs="Calibri"/>
          <w:b/>
          <w:bCs/>
          <w:noProof/>
          <w:szCs w:val="24"/>
        </w:rPr>
        <w:t>2018</w:t>
      </w:r>
      <w:r w:rsidRPr="00252283">
        <w:rPr>
          <w:rFonts w:ascii="Calibri" w:hAnsi="Calibri" w:cs="Calibri"/>
          <w:noProof/>
          <w:szCs w:val="24"/>
        </w:rPr>
        <w:t xml:space="preserve">, </w:t>
      </w:r>
      <w:r w:rsidRPr="00252283">
        <w:rPr>
          <w:rFonts w:ascii="Calibri" w:hAnsi="Calibri" w:cs="Calibri"/>
          <w:i/>
          <w:iCs/>
          <w:noProof/>
          <w:szCs w:val="24"/>
        </w:rPr>
        <w:t>8398</w:t>
      </w:r>
      <w:r w:rsidRPr="00252283">
        <w:rPr>
          <w:rFonts w:ascii="Calibri" w:hAnsi="Calibri" w:cs="Calibri"/>
          <w:noProof/>
          <w:szCs w:val="24"/>
        </w:rPr>
        <w:t>, 1–12. https://doi.org/10.1080/10408398.2018.1431763.</w:t>
      </w:r>
    </w:p>
    <w:p w14:paraId="171972BA"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(14) </w:t>
      </w:r>
      <w:r w:rsidRPr="00252283">
        <w:rPr>
          <w:rFonts w:ascii="Calibri" w:hAnsi="Calibri" w:cs="Calibri"/>
          <w:noProof/>
          <w:szCs w:val="24"/>
        </w:rPr>
        <w:tab/>
        <w:t xml:space="preserve">Jiménez-Carvelo, A. M.; González-Casado, A.; Bagur-González, M. G.; Cuadros-Rodríguez, L. Alternative Data Mining/Machine Learning Methods for the Analytical Evaluation of Food Quality and Authenticity – A Review. </w:t>
      </w:r>
      <w:r w:rsidRPr="00252283">
        <w:rPr>
          <w:rFonts w:ascii="Calibri" w:hAnsi="Calibri" w:cs="Calibri"/>
          <w:i/>
          <w:iCs/>
          <w:noProof/>
          <w:szCs w:val="24"/>
        </w:rPr>
        <w:t>Food Res. Int.</w:t>
      </w:r>
      <w:r w:rsidRPr="00252283">
        <w:rPr>
          <w:rFonts w:ascii="Calibri" w:hAnsi="Calibri" w:cs="Calibri"/>
          <w:noProof/>
          <w:szCs w:val="24"/>
        </w:rPr>
        <w:t xml:space="preserve"> </w:t>
      </w:r>
      <w:r w:rsidRPr="00252283">
        <w:rPr>
          <w:rFonts w:ascii="Calibri" w:hAnsi="Calibri" w:cs="Calibri"/>
          <w:b/>
          <w:bCs/>
          <w:noProof/>
          <w:szCs w:val="24"/>
        </w:rPr>
        <w:t>2019</w:t>
      </w:r>
      <w:r w:rsidRPr="00252283">
        <w:rPr>
          <w:rFonts w:ascii="Calibri" w:hAnsi="Calibri" w:cs="Calibri"/>
          <w:noProof/>
          <w:szCs w:val="24"/>
        </w:rPr>
        <w:t xml:space="preserve">, </w:t>
      </w:r>
      <w:r w:rsidRPr="00252283">
        <w:rPr>
          <w:rFonts w:ascii="Calibri" w:hAnsi="Calibri" w:cs="Calibri"/>
          <w:i/>
          <w:iCs/>
          <w:noProof/>
          <w:szCs w:val="24"/>
        </w:rPr>
        <w:t>122</w:t>
      </w:r>
      <w:r w:rsidRPr="00252283">
        <w:rPr>
          <w:rFonts w:ascii="Calibri" w:hAnsi="Calibri" w:cs="Calibri"/>
          <w:noProof/>
          <w:szCs w:val="24"/>
        </w:rPr>
        <w:t>, 25–39. https://doi.org/https://doi.org/10.1016/j.foodres.2019.03.063.</w:t>
      </w:r>
    </w:p>
    <w:p w14:paraId="46531818"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(15) </w:t>
      </w:r>
      <w:r w:rsidRPr="00252283">
        <w:rPr>
          <w:rFonts w:ascii="Calibri" w:hAnsi="Calibri" w:cs="Calibri"/>
          <w:noProof/>
          <w:szCs w:val="24"/>
        </w:rPr>
        <w:tab/>
        <w:t xml:space="preserve">Cutler, D. R.; Edwards Jr., T. C.; Beard, K. H.; Cutler, A.; Hess, K. T.; Gibson, J.; Lawler, J. J. RANDOM FORESTS FOR CLASSIFICATION IN ECOLOGY. </w:t>
      </w:r>
      <w:r w:rsidRPr="00252283">
        <w:rPr>
          <w:rFonts w:ascii="Calibri" w:hAnsi="Calibri" w:cs="Calibri"/>
          <w:i/>
          <w:iCs/>
          <w:noProof/>
          <w:szCs w:val="24"/>
        </w:rPr>
        <w:t>Ecology</w:t>
      </w:r>
      <w:r w:rsidRPr="00252283">
        <w:rPr>
          <w:rFonts w:ascii="Calibri" w:hAnsi="Calibri" w:cs="Calibri"/>
          <w:noProof/>
          <w:szCs w:val="24"/>
        </w:rPr>
        <w:t xml:space="preserve"> </w:t>
      </w:r>
      <w:r w:rsidRPr="00252283">
        <w:rPr>
          <w:rFonts w:ascii="Calibri" w:hAnsi="Calibri" w:cs="Calibri"/>
          <w:b/>
          <w:bCs/>
          <w:noProof/>
          <w:szCs w:val="24"/>
        </w:rPr>
        <w:t>2007</w:t>
      </w:r>
      <w:r w:rsidRPr="00252283">
        <w:rPr>
          <w:rFonts w:ascii="Calibri" w:hAnsi="Calibri" w:cs="Calibri"/>
          <w:noProof/>
          <w:szCs w:val="24"/>
        </w:rPr>
        <w:t xml:space="preserve">, </w:t>
      </w:r>
      <w:r w:rsidRPr="00252283">
        <w:rPr>
          <w:rFonts w:ascii="Calibri" w:hAnsi="Calibri" w:cs="Calibri"/>
          <w:i/>
          <w:iCs/>
          <w:noProof/>
          <w:szCs w:val="24"/>
        </w:rPr>
        <w:t>88</w:t>
      </w:r>
      <w:r w:rsidRPr="00252283">
        <w:rPr>
          <w:rFonts w:ascii="Calibri" w:hAnsi="Calibri" w:cs="Calibri"/>
          <w:noProof/>
          <w:szCs w:val="24"/>
        </w:rPr>
        <w:t xml:space="preserve"> (11), 2783–2792. https://doi.org/10.1890/07-0539.1.</w:t>
      </w:r>
    </w:p>
    <w:p w14:paraId="7CD03857"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(16) </w:t>
      </w:r>
      <w:r w:rsidRPr="00252283">
        <w:rPr>
          <w:rFonts w:ascii="Calibri" w:hAnsi="Calibri" w:cs="Calibri"/>
          <w:noProof/>
          <w:szCs w:val="24"/>
        </w:rPr>
        <w:tab/>
        <w:t xml:space="preserve">Hu, W. Identifying Predictive Markers of Chemosensitivity of Breast Cancer with Random Forests. </w:t>
      </w:r>
      <w:r w:rsidRPr="00252283">
        <w:rPr>
          <w:rFonts w:ascii="Calibri" w:hAnsi="Calibri" w:cs="Calibri"/>
          <w:i/>
          <w:iCs/>
          <w:noProof/>
          <w:szCs w:val="24"/>
        </w:rPr>
        <w:t>J. Biomed. Sci. Eng.</w:t>
      </w:r>
      <w:r w:rsidRPr="00252283">
        <w:rPr>
          <w:rFonts w:ascii="Calibri" w:hAnsi="Calibri" w:cs="Calibri"/>
          <w:noProof/>
          <w:szCs w:val="24"/>
        </w:rPr>
        <w:t xml:space="preserve"> </w:t>
      </w:r>
      <w:r w:rsidRPr="00252283">
        <w:rPr>
          <w:rFonts w:ascii="Calibri" w:hAnsi="Calibri" w:cs="Calibri"/>
          <w:b/>
          <w:bCs/>
          <w:noProof/>
          <w:szCs w:val="24"/>
        </w:rPr>
        <w:t>2010</w:t>
      </w:r>
      <w:r w:rsidRPr="00252283">
        <w:rPr>
          <w:rFonts w:ascii="Calibri" w:hAnsi="Calibri" w:cs="Calibri"/>
          <w:noProof/>
          <w:szCs w:val="24"/>
        </w:rPr>
        <w:t xml:space="preserve">, </w:t>
      </w:r>
      <w:r w:rsidRPr="00252283">
        <w:rPr>
          <w:rFonts w:ascii="Calibri" w:hAnsi="Calibri" w:cs="Calibri"/>
          <w:i/>
          <w:iCs/>
          <w:noProof/>
          <w:szCs w:val="24"/>
        </w:rPr>
        <w:t>3</w:t>
      </w:r>
      <w:r w:rsidRPr="00252283">
        <w:rPr>
          <w:rFonts w:ascii="Calibri" w:hAnsi="Calibri" w:cs="Calibri"/>
          <w:noProof/>
          <w:szCs w:val="24"/>
        </w:rPr>
        <w:t>. https://doi.org/10.4236/jbise.2010.31009.</w:t>
      </w:r>
    </w:p>
    <w:p w14:paraId="5B0E69D3"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(17) </w:t>
      </w:r>
      <w:r w:rsidRPr="00252283">
        <w:rPr>
          <w:rFonts w:ascii="Calibri" w:hAnsi="Calibri" w:cs="Calibri"/>
          <w:noProof/>
          <w:szCs w:val="24"/>
        </w:rPr>
        <w:tab/>
        <w:t xml:space="preserve">Ram, M.; Najafi, A.; Shakeri, M. T. Classification and Biomarker Genes Selection for Cancer Gene Expression Data Using  Random Forest. </w:t>
      </w:r>
      <w:r w:rsidRPr="00252283">
        <w:rPr>
          <w:rFonts w:ascii="Calibri" w:hAnsi="Calibri" w:cs="Calibri"/>
          <w:i/>
          <w:iCs/>
          <w:noProof/>
          <w:szCs w:val="24"/>
        </w:rPr>
        <w:t>Iran. J. Pathol.</w:t>
      </w:r>
      <w:r w:rsidRPr="00252283">
        <w:rPr>
          <w:rFonts w:ascii="Calibri" w:hAnsi="Calibri" w:cs="Calibri"/>
          <w:noProof/>
          <w:szCs w:val="24"/>
        </w:rPr>
        <w:t xml:space="preserve"> </w:t>
      </w:r>
      <w:r w:rsidRPr="00252283">
        <w:rPr>
          <w:rFonts w:ascii="Calibri" w:hAnsi="Calibri" w:cs="Calibri"/>
          <w:b/>
          <w:bCs/>
          <w:noProof/>
          <w:szCs w:val="24"/>
        </w:rPr>
        <w:t>2017</w:t>
      </w:r>
      <w:r w:rsidRPr="00252283">
        <w:rPr>
          <w:rFonts w:ascii="Calibri" w:hAnsi="Calibri" w:cs="Calibri"/>
          <w:noProof/>
          <w:szCs w:val="24"/>
        </w:rPr>
        <w:t xml:space="preserve">, </w:t>
      </w:r>
      <w:r w:rsidRPr="00252283">
        <w:rPr>
          <w:rFonts w:ascii="Calibri" w:hAnsi="Calibri" w:cs="Calibri"/>
          <w:i/>
          <w:iCs/>
          <w:noProof/>
          <w:szCs w:val="24"/>
        </w:rPr>
        <w:t>12</w:t>
      </w:r>
      <w:r w:rsidRPr="00252283">
        <w:rPr>
          <w:rFonts w:ascii="Calibri" w:hAnsi="Calibri" w:cs="Calibri"/>
          <w:noProof/>
          <w:szCs w:val="24"/>
        </w:rPr>
        <w:t xml:space="preserve"> (4), 339–347.</w:t>
      </w:r>
    </w:p>
    <w:p w14:paraId="52FEA62F"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(18) </w:t>
      </w:r>
      <w:r w:rsidRPr="00252283">
        <w:rPr>
          <w:rFonts w:ascii="Calibri" w:hAnsi="Calibri" w:cs="Calibri"/>
          <w:noProof/>
          <w:szCs w:val="24"/>
        </w:rPr>
        <w:tab/>
        <w:t xml:space="preserve">Gao, D.; Zhang, Y.; Zhao, Y. Random Forest Algorithm for Classification of Multiwavelength Data. </w:t>
      </w:r>
      <w:r w:rsidRPr="00252283">
        <w:rPr>
          <w:rFonts w:ascii="Calibri" w:hAnsi="Calibri" w:cs="Calibri"/>
          <w:i/>
          <w:iCs/>
          <w:noProof/>
          <w:szCs w:val="24"/>
        </w:rPr>
        <w:t>Res. Astron. Astrophys.</w:t>
      </w:r>
      <w:r w:rsidRPr="00252283">
        <w:rPr>
          <w:rFonts w:ascii="Calibri" w:hAnsi="Calibri" w:cs="Calibri"/>
          <w:noProof/>
          <w:szCs w:val="24"/>
        </w:rPr>
        <w:t xml:space="preserve"> </w:t>
      </w:r>
      <w:r w:rsidRPr="00252283">
        <w:rPr>
          <w:rFonts w:ascii="Calibri" w:hAnsi="Calibri" w:cs="Calibri"/>
          <w:b/>
          <w:bCs/>
          <w:noProof/>
          <w:szCs w:val="24"/>
        </w:rPr>
        <w:t>2009</w:t>
      </w:r>
      <w:r w:rsidRPr="00252283">
        <w:rPr>
          <w:rFonts w:ascii="Calibri" w:hAnsi="Calibri" w:cs="Calibri"/>
          <w:noProof/>
          <w:szCs w:val="24"/>
        </w:rPr>
        <w:t xml:space="preserve">, </w:t>
      </w:r>
      <w:r w:rsidRPr="00252283">
        <w:rPr>
          <w:rFonts w:ascii="Calibri" w:hAnsi="Calibri" w:cs="Calibri"/>
          <w:i/>
          <w:iCs/>
          <w:noProof/>
          <w:szCs w:val="24"/>
        </w:rPr>
        <w:t>9</w:t>
      </w:r>
      <w:r w:rsidRPr="00252283">
        <w:rPr>
          <w:rFonts w:ascii="Calibri" w:hAnsi="Calibri" w:cs="Calibri"/>
          <w:noProof/>
          <w:szCs w:val="24"/>
        </w:rPr>
        <w:t>, 220. https://doi.org/10.1088/1674-4527/9/2/011.</w:t>
      </w:r>
    </w:p>
    <w:p w14:paraId="0E3A2D72"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(19) </w:t>
      </w:r>
      <w:r w:rsidRPr="00252283">
        <w:rPr>
          <w:rFonts w:ascii="Calibri" w:hAnsi="Calibri" w:cs="Calibri"/>
          <w:noProof/>
          <w:szCs w:val="24"/>
        </w:rPr>
        <w:tab/>
        <w:t xml:space="preserve">Boulesteix, A.-L.; Janitza, S.; Kruppa, J.; König, I. R. Overview of Random Forest Methodology and Practical Guidance with Emphasis on Computational Biology and Bioinformatics. </w:t>
      </w:r>
      <w:r w:rsidRPr="00252283">
        <w:rPr>
          <w:rFonts w:ascii="Calibri" w:hAnsi="Calibri" w:cs="Calibri"/>
          <w:i/>
          <w:iCs/>
          <w:noProof/>
          <w:szCs w:val="24"/>
        </w:rPr>
        <w:t>WIREs Data Min. Knowl. Discov.</w:t>
      </w:r>
      <w:r w:rsidRPr="00252283">
        <w:rPr>
          <w:rFonts w:ascii="Calibri" w:hAnsi="Calibri" w:cs="Calibri"/>
          <w:noProof/>
          <w:szCs w:val="24"/>
        </w:rPr>
        <w:t xml:space="preserve"> </w:t>
      </w:r>
      <w:r w:rsidRPr="00252283">
        <w:rPr>
          <w:rFonts w:ascii="Calibri" w:hAnsi="Calibri" w:cs="Calibri"/>
          <w:b/>
          <w:bCs/>
          <w:noProof/>
          <w:szCs w:val="24"/>
        </w:rPr>
        <w:t>2012</w:t>
      </w:r>
      <w:r w:rsidRPr="00252283">
        <w:rPr>
          <w:rFonts w:ascii="Calibri" w:hAnsi="Calibri" w:cs="Calibri"/>
          <w:noProof/>
          <w:szCs w:val="24"/>
        </w:rPr>
        <w:t xml:space="preserve">, </w:t>
      </w:r>
      <w:r w:rsidRPr="00252283">
        <w:rPr>
          <w:rFonts w:ascii="Calibri" w:hAnsi="Calibri" w:cs="Calibri"/>
          <w:i/>
          <w:iCs/>
          <w:noProof/>
          <w:szCs w:val="24"/>
        </w:rPr>
        <w:t>2</w:t>
      </w:r>
      <w:r w:rsidRPr="00252283">
        <w:rPr>
          <w:rFonts w:ascii="Calibri" w:hAnsi="Calibri" w:cs="Calibri"/>
          <w:noProof/>
          <w:szCs w:val="24"/>
        </w:rPr>
        <w:t xml:space="preserve"> (6), 493–507. https://doi.org/10.1002/widm.1072.</w:t>
      </w:r>
    </w:p>
    <w:p w14:paraId="68EE361E"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(20) </w:t>
      </w:r>
      <w:r w:rsidRPr="00252283">
        <w:rPr>
          <w:rFonts w:ascii="Calibri" w:hAnsi="Calibri" w:cs="Calibri"/>
          <w:noProof/>
          <w:szCs w:val="24"/>
        </w:rPr>
        <w:tab/>
        <w:t xml:space="preserve">Maione, C.; Batista, B. L.; Campiglia, A. D.; Barbosa, F.; Barbosa, R. M. Classification of Geographic Origin of Rice by Data Mining and Inductively Coupled Plasma Mass Spectrometry. </w:t>
      </w:r>
      <w:r w:rsidRPr="00252283">
        <w:rPr>
          <w:rFonts w:ascii="Calibri" w:hAnsi="Calibri" w:cs="Calibri"/>
          <w:i/>
          <w:iCs/>
          <w:noProof/>
          <w:szCs w:val="24"/>
        </w:rPr>
        <w:t>Comput. Electron. Agric.</w:t>
      </w:r>
      <w:r w:rsidRPr="00252283">
        <w:rPr>
          <w:rFonts w:ascii="Calibri" w:hAnsi="Calibri" w:cs="Calibri"/>
          <w:noProof/>
          <w:szCs w:val="24"/>
        </w:rPr>
        <w:t xml:space="preserve"> </w:t>
      </w:r>
      <w:r w:rsidRPr="00252283">
        <w:rPr>
          <w:rFonts w:ascii="Calibri" w:hAnsi="Calibri" w:cs="Calibri"/>
          <w:b/>
          <w:bCs/>
          <w:noProof/>
          <w:szCs w:val="24"/>
        </w:rPr>
        <w:t>2016</w:t>
      </w:r>
      <w:r w:rsidRPr="00252283">
        <w:rPr>
          <w:rFonts w:ascii="Calibri" w:hAnsi="Calibri" w:cs="Calibri"/>
          <w:noProof/>
          <w:szCs w:val="24"/>
        </w:rPr>
        <w:t xml:space="preserve">, </w:t>
      </w:r>
      <w:r w:rsidRPr="00252283">
        <w:rPr>
          <w:rFonts w:ascii="Calibri" w:hAnsi="Calibri" w:cs="Calibri"/>
          <w:i/>
          <w:iCs/>
          <w:noProof/>
          <w:szCs w:val="24"/>
        </w:rPr>
        <w:t>121</w:t>
      </w:r>
      <w:r w:rsidRPr="00252283">
        <w:rPr>
          <w:rFonts w:ascii="Calibri" w:hAnsi="Calibri" w:cs="Calibri"/>
          <w:noProof/>
          <w:szCs w:val="24"/>
        </w:rPr>
        <w:t>, 101–107. https://doi.org/10.1016/j.compag.2015.11.009.</w:t>
      </w:r>
    </w:p>
    <w:p w14:paraId="159F1696"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(21) </w:t>
      </w:r>
      <w:r w:rsidRPr="00252283">
        <w:rPr>
          <w:rFonts w:ascii="Calibri" w:hAnsi="Calibri" w:cs="Calibri"/>
          <w:noProof/>
          <w:szCs w:val="24"/>
        </w:rPr>
        <w:tab/>
        <w:t xml:space="preserve">Hopfer, H.; Nelson, J.; Collins, T. S.; Heymann, H.; Ebeler, S. E. The Combined Impact of Vineyard Origin and Processing Winery on the Elemental Profile of Red Wines. </w:t>
      </w:r>
      <w:r w:rsidRPr="00252283">
        <w:rPr>
          <w:rFonts w:ascii="Calibri" w:hAnsi="Calibri" w:cs="Calibri"/>
          <w:i/>
          <w:iCs/>
          <w:noProof/>
          <w:szCs w:val="24"/>
        </w:rPr>
        <w:t>Food Chem.</w:t>
      </w:r>
      <w:r w:rsidRPr="00252283">
        <w:rPr>
          <w:rFonts w:ascii="Calibri" w:hAnsi="Calibri" w:cs="Calibri"/>
          <w:noProof/>
          <w:szCs w:val="24"/>
        </w:rPr>
        <w:t xml:space="preserve"> </w:t>
      </w:r>
      <w:r w:rsidRPr="00252283">
        <w:rPr>
          <w:rFonts w:ascii="Calibri" w:hAnsi="Calibri" w:cs="Calibri"/>
          <w:b/>
          <w:bCs/>
          <w:noProof/>
          <w:szCs w:val="24"/>
        </w:rPr>
        <w:t>2015</w:t>
      </w:r>
      <w:r w:rsidRPr="00252283">
        <w:rPr>
          <w:rFonts w:ascii="Calibri" w:hAnsi="Calibri" w:cs="Calibri"/>
          <w:noProof/>
          <w:szCs w:val="24"/>
        </w:rPr>
        <w:t xml:space="preserve">, </w:t>
      </w:r>
      <w:r w:rsidRPr="00252283">
        <w:rPr>
          <w:rFonts w:ascii="Calibri" w:hAnsi="Calibri" w:cs="Calibri"/>
          <w:i/>
          <w:iCs/>
          <w:noProof/>
          <w:szCs w:val="24"/>
        </w:rPr>
        <w:t>172</w:t>
      </w:r>
      <w:r w:rsidRPr="00252283">
        <w:rPr>
          <w:rFonts w:ascii="Calibri" w:hAnsi="Calibri" w:cs="Calibri"/>
          <w:noProof/>
          <w:szCs w:val="24"/>
        </w:rPr>
        <w:t>, 486–496. https://doi.org/10.1016/j.foodchem.2014.09.113.</w:t>
      </w:r>
    </w:p>
    <w:p w14:paraId="13322B5F"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(22) </w:t>
      </w:r>
      <w:r w:rsidRPr="00252283">
        <w:rPr>
          <w:rFonts w:ascii="Calibri" w:hAnsi="Calibri" w:cs="Calibri"/>
          <w:noProof/>
          <w:szCs w:val="24"/>
        </w:rPr>
        <w:tab/>
        <w:t xml:space="preserve">Breiman, L. Random Forests. </w:t>
      </w:r>
      <w:r w:rsidRPr="00252283">
        <w:rPr>
          <w:rFonts w:ascii="Calibri" w:hAnsi="Calibri" w:cs="Calibri"/>
          <w:i/>
          <w:iCs/>
          <w:noProof/>
          <w:szCs w:val="24"/>
        </w:rPr>
        <w:t>Mach. Learn.</w:t>
      </w:r>
      <w:r w:rsidRPr="00252283">
        <w:rPr>
          <w:rFonts w:ascii="Calibri" w:hAnsi="Calibri" w:cs="Calibri"/>
          <w:noProof/>
          <w:szCs w:val="24"/>
        </w:rPr>
        <w:t xml:space="preserve"> </w:t>
      </w:r>
      <w:r w:rsidRPr="00252283">
        <w:rPr>
          <w:rFonts w:ascii="Calibri" w:hAnsi="Calibri" w:cs="Calibri"/>
          <w:b/>
          <w:bCs/>
          <w:noProof/>
          <w:szCs w:val="24"/>
        </w:rPr>
        <w:t>2001</w:t>
      </w:r>
      <w:r w:rsidRPr="00252283">
        <w:rPr>
          <w:rFonts w:ascii="Calibri" w:hAnsi="Calibri" w:cs="Calibri"/>
          <w:noProof/>
          <w:szCs w:val="24"/>
        </w:rPr>
        <w:t xml:space="preserve">, </w:t>
      </w:r>
      <w:r w:rsidRPr="00252283">
        <w:rPr>
          <w:rFonts w:ascii="Calibri" w:hAnsi="Calibri" w:cs="Calibri"/>
          <w:i/>
          <w:iCs/>
          <w:noProof/>
          <w:szCs w:val="24"/>
        </w:rPr>
        <w:t>45</w:t>
      </w:r>
      <w:r w:rsidRPr="00252283">
        <w:rPr>
          <w:rFonts w:ascii="Calibri" w:hAnsi="Calibri" w:cs="Calibri"/>
          <w:noProof/>
          <w:szCs w:val="24"/>
        </w:rPr>
        <w:t xml:space="preserve"> (1), 5–32. https://doi.org/10.1023/a:1010933404324.</w:t>
      </w:r>
    </w:p>
    <w:p w14:paraId="06B69BCE"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(23) </w:t>
      </w:r>
      <w:r w:rsidRPr="00252283">
        <w:rPr>
          <w:rFonts w:ascii="Calibri" w:hAnsi="Calibri" w:cs="Calibri"/>
          <w:noProof/>
          <w:szCs w:val="24"/>
        </w:rPr>
        <w:tab/>
        <w:t xml:space="preserve">Cortes, C.; Vapnik, V. Support-Vector Networks. </w:t>
      </w:r>
      <w:r w:rsidRPr="00252283">
        <w:rPr>
          <w:rFonts w:ascii="Calibri" w:hAnsi="Calibri" w:cs="Calibri"/>
          <w:i/>
          <w:iCs/>
          <w:noProof/>
          <w:szCs w:val="24"/>
        </w:rPr>
        <w:t>Mach. Learn.</w:t>
      </w:r>
      <w:r w:rsidRPr="00252283">
        <w:rPr>
          <w:rFonts w:ascii="Calibri" w:hAnsi="Calibri" w:cs="Calibri"/>
          <w:noProof/>
          <w:szCs w:val="24"/>
        </w:rPr>
        <w:t xml:space="preserve"> </w:t>
      </w:r>
      <w:r w:rsidRPr="00252283">
        <w:rPr>
          <w:rFonts w:ascii="Calibri" w:hAnsi="Calibri" w:cs="Calibri"/>
          <w:b/>
          <w:bCs/>
          <w:noProof/>
          <w:szCs w:val="24"/>
        </w:rPr>
        <w:t>1995</w:t>
      </w:r>
      <w:r w:rsidRPr="00252283">
        <w:rPr>
          <w:rFonts w:ascii="Calibri" w:hAnsi="Calibri" w:cs="Calibri"/>
          <w:noProof/>
          <w:szCs w:val="24"/>
        </w:rPr>
        <w:t xml:space="preserve">, </w:t>
      </w:r>
      <w:r w:rsidRPr="00252283">
        <w:rPr>
          <w:rFonts w:ascii="Calibri" w:hAnsi="Calibri" w:cs="Calibri"/>
          <w:i/>
          <w:iCs/>
          <w:noProof/>
          <w:szCs w:val="24"/>
        </w:rPr>
        <w:t>20</w:t>
      </w:r>
      <w:r w:rsidRPr="00252283">
        <w:rPr>
          <w:rFonts w:ascii="Calibri" w:hAnsi="Calibri" w:cs="Calibri"/>
          <w:noProof/>
          <w:szCs w:val="24"/>
        </w:rPr>
        <w:t xml:space="preserve"> (3), 273–297. https://doi.org/10.1023/A:1022627411411.</w:t>
      </w:r>
    </w:p>
    <w:p w14:paraId="2683DB78"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(24) </w:t>
      </w:r>
      <w:r w:rsidRPr="00252283">
        <w:rPr>
          <w:rFonts w:ascii="Calibri" w:hAnsi="Calibri" w:cs="Calibri"/>
          <w:noProof/>
          <w:szCs w:val="24"/>
        </w:rPr>
        <w:tab/>
        <w:t xml:space="preserve">Urbanowicz, R.; Meeker, M.; LaCava, W.; Olson, R.; Moore, J. Relief-Based Feature Selection: Introduction and Review. </w:t>
      </w:r>
      <w:r w:rsidRPr="00252283">
        <w:rPr>
          <w:rFonts w:ascii="Calibri" w:hAnsi="Calibri" w:cs="Calibri"/>
          <w:i/>
          <w:iCs/>
          <w:noProof/>
          <w:szCs w:val="24"/>
        </w:rPr>
        <w:t>J. Biomed. Inform.</w:t>
      </w:r>
      <w:r w:rsidRPr="00252283">
        <w:rPr>
          <w:rFonts w:ascii="Calibri" w:hAnsi="Calibri" w:cs="Calibri"/>
          <w:noProof/>
          <w:szCs w:val="24"/>
        </w:rPr>
        <w:t xml:space="preserve"> </w:t>
      </w:r>
      <w:r w:rsidRPr="00252283">
        <w:rPr>
          <w:rFonts w:ascii="Calibri" w:hAnsi="Calibri" w:cs="Calibri"/>
          <w:b/>
          <w:bCs/>
          <w:noProof/>
          <w:szCs w:val="24"/>
        </w:rPr>
        <w:t>2017</w:t>
      </w:r>
      <w:r w:rsidRPr="00252283">
        <w:rPr>
          <w:rFonts w:ascii="Calibri" w:hAnsi="Calibri" w:cs="Calibri"/>
          <w:noProof/>
          <w:szCs w:val="24"/>
        </w:rPr>
        <w:t xml:space="preserve">, </w:t>
      </w:r>
      <w:r w:rsidRPr="00252283">
        <w:rPr>
          <w:rFonts w:ascii="Calibri" w:hAnsi="Calibri" w:cs="Calibri"/>
          <w:i/>
          <w:iCs/>
          <w:noProof/>
          <w:szCs w:val="24"/>
        </w:rPr>
        <w:t>85</w:t>
      </w:r>
      <w:r w:rsidRPr="00252283">
        <w:rPr>
          <w:rFonts w:ascii="Calibri" w:hAnsi="Calibri" w:cs="Calibri"/>
          <w:noProof/>
          <w:szCs w:val="24"/>
        </w:rPr>
        <w:t>. https://doi.org/10.1016/j.jbi.2018.07.014.</w:t>
      </w:r>
    </w:p>
    <w:p w14:paraId="2B8755D3"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(25) </w:t>
      </w:r>
      <w:r w:rsidRPr="00252283">
        <w:rPr>
          <w:rFonts w:ascii="Calibri" w:hAnsi="Calibri" w:cs="Calibri"/>
          <w:noProof/>
          <w:szCs w:val="24"/>
        </w:rPr>
        <w:tab/>
        <w:t xml:space="preserve">Dietterich, T. Machine Learning Research: Four Current Directions. </w:t>
      </w:r>
      <w:r w:rsidRPr="00252283">
        <w:rPr>
          <w:rFonts w:ascii="Calibri" w:hAnsi="Calibri" w:cs="Calibri"/>
          <w:i/>
          <w:iCs/>
          <w:noProof/>
          <w:szCs w:val="24"/>
        </w:rPr>
        <w:t>AI Mag.</w:t>
      </w:r>
      <w:r w:rsidRPr="00252283">
        <w:rPr>
          <w:rFonts w:ascii="Calibri" w:hAnsi="Calibri" w:cs="Calibri"/>
          <w:noProof/>
          <w:szCs w:val="24"/>
        </w:rPr>
        <w:t xml:space="preserve"> </w:t>
      </w:r>
      <w:r w:rsidRPr="00252283">
        <w:rPr>
          <w:rFonts w:ascii="Calibri" w:hAnsi="Calibri" w:cs="Calibri"/>
          <w:b/>
          <w:bCs/>
          <w:noProof/>
          <w:szCs w:val="24"/>
        </w:rPr>
        <w:t>2000</w:t>
      </w:r>
      <w:r w:rsidRPr="00252283">
        <w:rPr>
          <w:rFonts w:ascii="Calibri" w:hAnsi="Calibri" w:cs="Calibri"/>
          <w:noProof/>
          <w:szCs w:val="24"/>
        </w:rPr>
        <w:t xml:space="preserve">, </w:t>
      </w:r>
      <w:r w:rsidRPr="00252283">
        <w:rPr>
          <w:rFonts w:ascii="Calibri" w:hAnsi="Calibri" w:cs="Calibri"/>
          <w:i/>
          <w:iCs/>
          <w:noProof/>
          <w:szCs w:val="24"/>
        </w:rPr>
        <w:t>18</w:t>
      </w:r>
      <w:r w:rsidRPr="00252283">
        <w:rPr>
          <w:rFonts w:ascii="Calibri" w:hAnsi="Calibri" w:cs="Calibri"/>
          <w:noProof/>
          <w:szCs w:val="24"/>
        </w:rPr>
        <w:t>.</w:t>
      </w:r>
    </w:p>
    <w:p w14:paraId="01F44138"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lastRenderedPageBreak/>
        <w:t xml:space="preserve">(26) </w:t>
      </w:r>
      <w:r w:rsidRPr="00252283">
        <w:rPr>
          <w:rFonts w:ascii="Calibri" w:hAnsi="Calibri" w:cs="Calibri"/>
          <w:noProof/>
          <w:szCs w:val="24"/>
        </w:rPr>
        <w:tab/>
        <w:t xml:space="preserve">Data Handling in Science and Technology. In </w:t>
      </w:r>
      <w:r w:rsidRPr="00252283">
        <w:rPr>
          <w:rFonts w:ascii="Calibri" w:hAnsi="Calibri" w:cs="Calibri"/>
          <w:i/>
          <w:iCs/>
          <w:noProof/>
          <w:szCs w:val="24"/>
        </w:rPr>
        <w:t>Wavelets in Chemistry</w:t>
      </w:r>
      <w:r w:rsidRPr="00252283">
        <w:rPr>
          <w:rFonts w:ascii="Calibri" w:hAnsi="Calibri" w:cs="Calibri"/>
          <w:noProof/>
          <w:szCs w:val="24"/>
        </w:rPr>
        <w:t>; Walczak, B., Ed.; Data Handling in Science and Technology; Elsevier, 2000; Vol. 22, p ii. https://doi.org/https://doi.org/10.1016/S0922-3487(13)70536-7.</w:t>
      </w:r>
    </w:p>
    <w:p w14:paraId="1276B25A"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(27) </w:t>
      </w:r>
      <w:r w:rsidRPr="00252283">
        <w:rPr>
          <w:rFonts w:ascii="Calibri" w:hAnsi="Calibri" w:cs="Calibri"/>
          <w:noProof/>
          <w:szCs w:val="24"/>
        </w:rPr>
        <w:tab/>
        <w:t>Wickham, H.; François, R.; Henry, L.; Müller, K. Dplyr: A Grammar of Data Manipulation. 2019.</w:t>
      </w:r>
    </w:p>
    <w:p w14:paraId="6EA4D23A"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(28) </w:t>
      </w:r>
      <w:r w:rsidRPr="00252283">
        <w:rPr>
          <w:rFonts w:ascii="Calibri" w:hAnsi="Calibri" w:cs="Calibri"/>
          <w:noProof/>
          <w:szCs w:val="24"/>
        </w:rPr>
        <w:tab/>
        <w:t xml:space="preserve">Mundt, A. K. and F. Factoextra: Extract and Visualize the Results of Multivariate Data Analyses. </w:t>
      </w:r>
      <w:r w:rsidRPr="00252283">
        <w:rPr>
          <w:rFonts w:ascii="Calibri" w:hAnsi="Calibri" w:cs="Calibri"/>
          <w:b/>
          <w:bCs/>
          <w:noProof/>
          <w:szCs w:val="24"/>
        </w:rPr>
        <w:t>2017</w:t>
      </w:r>
      <w:r w:rsidRPr="00252283">
        <w:rPr>
          <w:rFonts w:ascii="Calibri" w:hAnsi="Calibri" w:cs="Calibri"/>
          <w:noProof/>
          <w:szCs w:val="24"/>
        </w:rPr>
        <w:t>.</w:t>
      </w:r>
    </w:p>
    <w:p w14:paraId="4422005E"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(29) </w:t>
      </w:r>
      <w:r w:rsidRPr="00252283">
        <w:rPr>
          <w:rFonts w:ascii="Calibri" w:hAnsi="Calibri" w:cs="Calibri"/>
          <w:noProof/>
          <w:szCs w:val="24"/>
        </w:rPr>
        <w:tab/>
        <w:t xml:space="preserve">Pedregosa, F.; Varoquaux, G.; Gramfort, A.; Michel, V.; Thirion, B.; Grisel, O.; Blondel, M.; Prettenhofer, P.; Weiss, R.; Dubourg, V.; Vanderplas, J.; Passos, A.; Cournapeau, D.; Brucher, M.; Perrot, M.; Duchesnay, E. Scikit-Learn: Machine Learning in {P}ython. </w:t>
      </w:r>
      <w:r w:rsidRPr="00252283">
        <w:rPr>
          <w:rFonts w:ascii="Calibri" w:hAnsi="Calibri" w:cs="Calibri"/>
          <w:i/>
          <w:iCs/>
          <w:noProof/>
          <w:szCs w:val="24"/>
        </w:rPr>
        <w:t>J. Mach. Learn. Res.</w:t>
      </w:r>
      <w:r w:rsidRPr="00252283">
        <w:rPr>
          <w:rFonts w:ascii="Calibri" w:hAnsi="Calibri" w:cs="Calibri"/>
          <w:noProof/>
          <w:szCs w:val="24"/>
        </w:rPr>
        <w:t xml:space="preserve"> </w:t>
      </w:r>
      <w:r w:rsidRPr="00252283">
        <w:rPr>
          <w:rFonts w:ascii="Calibri" w:hAnsi="Calibri" w:cs="Calibri"/>
          <w:b/>
          <w:bCs/>
          <w:noProof/>
          <w:szCs w:val="24"/>
        </w:rPr>
        <w:t>2011</w:t>
      </w:r>
      <w:r w:rsidRPr="00252283">
        <w:rPr>
          <w:rFonts w:ascii="Calibri" w:hAnsi="Calibri" w:cs="Calibri"/>
          <w:noProof/>
          <w:szCs w:val="24"/>
        </w:rPr>
        <w:t xml:space="preserve">, </w:t>
      </w:r>
      <w:r w:rsidRPr="00252283">
        <w:rPr>
          <w:rFonts w:ascii="Calibri" w:hAnsi="Calibri" w:cs="Calibri"/>
          <w:i/>
          <w:iCs/>
          <w:noProof/>
          <w:szCs w:val="24"/>
        </w:rPr>
        <w:t>12</w:t>
      </w:r>
      <w:r w:rsidRPr="00252283">
        <w:rPr>
          <w:rFonts w:ascii="Calibri" w:hAnsi="Calibri" w:cs="Calibri"/>
          <w:noProof/>
          <w:szCs w:val="24"/>
        </w:rPr>
        <w:t>, 2825–2830.</w:t>
      </w:r>
    </w:p>
    <w:p w14:paraId="6774F561"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(30) </w:t>
      </w:r>
      <w:r w:rsidRPr="00252283">
        <w:rPr>
          <w:rFonts w:ascii="Calibri" w:hAnsi="Calibri" w:cs="Calibri"/>
          <w:noProof/>
          <w:szCs w:val="24"/>
        </w:rPr>
        <w:tab/>
        <w:t xml:space="preserve">Urbanowicz, R. J.; Olson, R. S.; Schmitt, P.; Meeker, M.; Moore, J. H. Benchmarking Relief-Based Feature Selection Methods for Bioinformatics Data Mining. </w:t>
      </w:r>
      <w:r w:rsidRPr="00252283">
        <w:rPr>
          <w:rFonts w:ascii="Calibri" w:hAnsi="Calibri" w:cs="Calibri"/>
          <w:i/>
          <w:iCs/>
          <w:noProof/>
          <w:szCs w:val="24"/>
        </w:rPr>
        <w:t>J. Biomed. Inform.</w:t>
      </w:r>
      <w:r w:rsidRPr="00252283">
        <w:rPr>
          <w:rFonts w:ascii="Calibri" w:hAnsi="Calibri" w:cs="Calibri"/>
          <w:noProof/>
          <w:szCs w:val="24"/>
        </w:rPr>
        <w:t xml:space="preserve"> </w:t>
      </w:r>
      <w:r w:rsidRPr="00252283">
        <w:rPr>
          <w:rFonts w:ascii="Calibri" w:hAnsi="Calibri" w:cs="Calibri"/>
          <w:b/>
          <w:bCs/>
          <w:noProof/>
          <w:szCs w:val="24"/>
        </w:rPr>
        <w:t>2018</w:t>
      </w:r>
      <w:r w:rsidRPr="00252283">
        <w:rPr>
          <w:rFonts w:ascii="Calibri" w:hAnsi="Calibri" w:cs="Calibri"/>
          <w:noProof/>
          <w:szCs w:val="24"/>
        </w:rPr>
        <w:t xml:space="preserve">, </w:t>
      </w:r>
      <w:r w:rsidRPr="00252283">
        <w:rPr>
          <w:rFonts w:ascii="Calibri" w:hAnsi="Calibri" w:cs="Calibri"/>
          <w:i/>
          <w:iCs/>
          <w:noProof/>
          <w:szCs w:val="24"/>
        </w:rPr>
        <w:t>85</w:t>
      </w:r>
      <w:r w:rsidRPr="00252283">
        <w:rPr>
          <w:rFonts w:ascii="Calibri" w:hAnsi="Calibri" w:cs="Calibri"/>
          <w:noProof/>
          <w:szCs w:val="24"/>
        </w:rPr>
        <w:t>, 168–188. https://doi.org/https://doi.org/10.1016/j.jbi.2018.07.015.</w:t>
      </w:r>
    </w:p>
    <w:p w14:paraId="0CF68546"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(31) </w:t>
      </w:r>
      <w:r w:rsidRPr="00252283">
        <w:rPr>
          <w:rFonts w:ascii="Calibri" w:hAnsi="Calibri" w:cs="Calibri"/>
          <w:noProof/>
          <w:szCs w:val="24"/>
        </w:rPr>
        <w:tab/>
        <w:t xml:space="preserve">Walt, S. van der; Colbert, S. C.; Varoquaux, G. The NumPy Array: A Structure for Efficient Numerical Computation. </w:t>
      </w:r>
      <w:r w:rsidRPr="00252283">
        <w:rPr>
          <w:rFonts w:ascii="Calibri" w:hAnsi="Calibri" w:cs="Calibri"/>
          <w:i/>
          <w:iCs/>
          <w:noProof/>
          <w:szCs w:val="24"/>
        </w:rPr>
        <w:t>Comput. Sci. Eng.</w:t>
      </w:r>
      <w:r w:rsidRPr="00252283">
        <w:rPr>
          <w:rFonts w:ascii="Calibri" w:hAnsi="Calibri" w:cs="Calibri"/>
          <w:noProof/>
          <w:szCs w:val="24"/>
        </w:rPr>
        <w:t xml:space="preserve"> </w:t>
      </w:r>
      <w:r w:rsidRPr="00252283">
        <w:rPr>
          <w:rFonts w:ascii="Calibri" w:hAnsi="Calibri" w:cs="Calibri"/>
          <w:b/>
          <w:bCs/>
          <w:noProof/>
          <w:szCs w:val="24"/>
        </w:rPr>
        <w:t>2011</w:t>
      </w:r>
      <w:r w:rsidRPr="00252283">
        <w:rPr>
          <w:rFonts w:ascii="Calibri" w:hAnsi="Calibri" w:cs="Calibri"/>
          <w:noProof/>
          <w:szCs w:val="24"/>
        </w:rPr>
        <w:t xml:space="preserve">, </w:t>
      </w:r>
      <w:r w:rsidRPr="00252283">
        <w:rPr>
          <w:rFonts w:ascii="Calibri" w:hAnsi="Calibri" w:cs="Calibri"/>
          <w:i/>
          <w:iCs/>
          <w:noProof/>
          <w:szCs w:val="24"/>
        </w:rPr>
        <w:t>13</w:t>
      </w:r>
      <w:r w:rsidRPr="00252283">
        <w:rPr>
          <w:rFonts w:ascii="Calibri" w:hAnsi="Calibri" w:cs="Calibri"/>
          <w:noProof/>
          <w:szCs w:val="24"/>
        </w:rPr>
        <w:t xml:space="preserve"> (2), 22–30. https://doi.org/10.1109/MCSE.2011.37.</w:t>
      </w:r>
    </w:p>
    <w:p w14:paraId="68638BA5"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(32) </w:t>
      </w:r>
      <w:r w:rsidRPr="00252283">
        <w:rPr>
          <w:rFonts w:ascii="Calibri" w:hAnsi="Calibri" w:cs="Calibri"/>
          <w:noProof/>
          <w:szCs w:val="24"/>
        </w:rPr>
        <w:tab/>
        <w:t xml:space="preserve">McKinney, W. Data Structures for Statistical Computing in Python. In </w:t>
      </w:r>
      <w:r w:rsidRPr="00252283">
        <w:rPr>
          <w:rFonts w:ascii="Calibri" w:hAnsi="Calibri" w:cs="Calibri"/>
          <w:i/>
          <w:iCs/>
          <w:noProof/>
          <w:szCs w:val="24"/>
        </w:rPr>
        <w:t>Proceedings of the 9th Python in Science Conference</w:t>
      </w:r>
      <w:r w:rsidRPr="00252283">
        <w:rPr>
          <w:rFonts w:ascii="Calibri" w:hAnsi="Calibri" w:cs="Calibri"/>
          <w:noProof/>
          <w:szCs w:val="24"/>
        </w:rPr>
        <w:t>; van der Walt, S., Millman, J., Eds.; 2010; pp 51–56.</w:t>
      </w:r>
    </w:p>
    <w:p w14:paraId="4DF12224"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(33) </w:t>
      </w:r>
      <w:r w:rsidRPr="00252283">
        <w:rPr>
          <w:rFonts w:ascii="Calibri" w:hAnsi="Calibri" w:cs="Calibri"/>
          <w:noProof/>
          <w:szCs w:val="24"/>
        </w:rPr>
        <w:tab/>
        <w:t xml:space="preserve">Brereton, R. G.; Jansen, J.; Lopes, J.; Marini, F.; Pomerantsev, A.; Rodionova, O.; Roger, J. M.; Walczak, B.; Tauler, R. Chemometrics in Analytical Chemistry—Part I: History, Experimental Design and Data Analysis Tools. </w:t>
      </w:r>
      <w:r w:rsidRPr="00252283">
        <w:rPr>
          <w:rFonts w:ascii="Calibri" w:hAnsi="Calibri" w:cs="Calibri"/>
          <w:i/>
          <w:iCs/>
          <w:noProof/>
          <w:szCs w:val="24"/>
        </w:rPr>
        <w:t>Anal. Bioanal. Chem.</w:t>
      </w:r>
      <w:r w:rsidRPr="00252283">
        <w:rPr>
          <w:rFonts w:ascii="Calibri" w:hAnsi="Calibri" w:cs="Calibri"/>
          <w:noProof/>
          <w:szCs w:val="24"/>
        </w:rPr>
        <w:t xml:space="preserve"> </w:t>
      </w:r>
      <w:r w:rsidRPr="00252283">
        <w:rPr>
          <w:rFonts w:ascii="Calibri" w:hAnsi="Calibri" w:cs="Calibri"/>
          <w:b/>
          <w:bCs/>
          <w:noProof/>
          <w:szCs w:val="24"/>
        </w:rPr>
        <w:t>2017</w:t>
      </w:r>
      <w:r w:rsidRPr="00252283">
        <w:rPr>
          <w:rFonts w:ascii="Calibri" w:hAnsi="Calibri" w:cs="Calibri"/>
          <w:noProof/>
          <w:szCs w:val="24"/>
        </w:rPr>
        <w:t xml:space="preserve">, </w:t>
      </w:r>
      <w:r w:rsidRPr="00252283">
        <w:rPr>
          <w:rFonts w:ascii="Calibri" w:hAnsi="Calibri" w:cs="Calibri"/>
          <w:i/>
          <w:iCs/>
          <w:noProof/>
          <w:szCs w:val="24"/>
        </w:rPr>
        <w:t>409</w:t>
      </w:r>
      <w:r w:rsidRPr="00252283">
        <w:rPr>
          <w:rFonts w:ascii="Calibri" w:hAnsi="Calibri" w:cs="Calibri"/>
          <w:noProof/>
          <w:szCs w:val="24"/>
        </w:rPr>
        <w:t xml:space="preserve"> (25), 5891–5899. https://doi.org/10.1007/s00216-017-0517-1.</w:t>
      </w:r>
    </w:p>
    <w:p w14:paraId="36B799D1"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(34) </w:t>
      </w:r>
      <w:r w:rsidRPr="00252283">
        <w:rPr>
          <w:rFonts w:ascii="Calibri" w:hAnsi="Calibri" w:cs="Calibri"/>
          <w:noProof/>
          <w:szCs w:val="24"/>
        </w:rPr>
        <w:tab/>
        <w:t xml:space="preserve">Wei, Q.; Dunbrack Jr, R. L. The Role of Balanced Training and Testing Data Sets for Binary Classifiers in Bioinformatics. </w:t>
      </w:r>
      <w:r w:rsidRPr="00252283">
        <w:rPr>
          <w:rFonts w:ascii="Calibri" w:hAnsi="Calibri" w:cs="Calibri"/>
          <w:i/>
          <w:iCs/>
          <w:noProof/>
          <w:szCs w:val="24"/>
        </w:rPr>
        <w:t>PLoS One</w:t>
      </w:r>
      <w:r w:rsidRPr="00252283">
        <w:rPr>
          <w:rFonts w:ascii="Calibri" w:hAnsi="Calibri" w:cs="Calibri"/>
          <w:noProof/>
          <w:szCs w:val="24"/>
        </w:rPr>
        <w:t xml:space="preserve"> </w:t>
      </w:r>
      <w:r w:rsidRPr="00252283">
        <w:rPr>
          <w:rFonts w:ascii="Calibri" w:hAnsi="Calibri" w:cs="Calibri"/>
          <w:b/>
          <w:bCs/>
          <w:noProof/>
          <w:szCs w:val="24"/>
        </w:rPr>
        <w:t>2013</w:t>
      </w:r>
      <w:r w:rsidRPr="00252283">
        <w:rPr>
          <w:rFonts w:ascii="Calibri" w:hAnsi="Calibri" w:cs="Calibri"/>
          <w:noProof/>
          <w:szCs w:val="24"/>
        </w:rPr>
        <w:t xml:space="preserve">, </w:t>
      </w:r>
      <w:r w:rsidRPr="00252283">
        <w:rPr>
          <w:rFonts w:ascii="Calibri" w:hAnsi="Calibri" w:cs="Calibri"/>
          <w:i/>
          <w:iCs/>
          <w:noProof/>
          <w:szCs w:val="24"/>
        </w:rPr>
        <w:t>8</w:t>
      </w:r>
      <w:r w:rsidRPr="00252283">
        <w:rPr>
          <w:rFonts w:ascii="Calibri" w:hAnsi="Calibri" w:cs="Calibri"/>
          <w:noProof/>
          <w:szCs w:val="24"/>
        </w:rPr>
        <w:t xml:space="preserve"> (7), 1–12. https://doi.org/10.1371/journal.pone.0067863.</w:t>
      </w:r>
    </w:p>
    <w:p w14:paraId="3C94BF7E"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(35) </w:t>
      </w:r>
      <w:r w:rsidRPr="00252283">
        <w:rPr>
          <w:rFonts w:ascii="Calibri" w:hAnsi="Calibri" w:cs="Calibri"/>
          <w:noProof/>
          <w:szCs w:val="24"/>
        </w:rPr>
        <w:tab/>
        <w:t xml:space="preserve">Gromski, P. S.; Muhamadali, H.; Ellis, D. I.; Xu, Y.; Correa, E.; Turner, M. L.; Goodacre, R. A Tutorial Review: Metabolomics and Partial Least Squares-Discriminant Analysis - a Marriage of Convenience or a Shotgun Wedding. </w:t>
      </w:r>
      <w:r w:rsidRPr="00252283">
        <w:rPr>
          <w:rFonts w:ascii="Calibri" w:hAnsi="Calibri" w:cs="Calibri"/>
          <w:i/>
          <w:iCs/>
          <w:noProof/>
          <w:szCs w:val="24"/>
        </w:rPr>
        <w:t>Anal. Chim. Acta</w:t>
      </w:r>
      <w:r w:rsidRPr="00252283">
        <w:rPr>
          <w:rFonts w:ascii="Calibri" w:hAnsi="Calibri" w:cs="Calibri"/>
          <w:noProof/>
          <w:szCs w:val="24"/>
        </w:rPr>
        <w:t xml:space="preserve"> </w:t>
      </w:r>
      <w:r w:rsidRPr="00252283">
        <w:rPr>
          <w:rFonts w:ascii="Calibri" w:hAnsi="Calibri" w:cs="Calibri"/>
          <w:b/>
          <w:bCs/>
          <w:noProof/>
          <w:szCs w:val="24"/>
        </w:rPr>
        <w:t>2015</w:t>
      </w:r>
      <w:r w:rsidRPr="00252283">
        <w:rPr>
          <w:rFonts w:ascii="Calibri" w:hAnsi="Calibri" w:cs="Calibri"/>
          <w:noProof/>
          <w:szCs w:val="24"/>
        </w:rPr>
        <w:t xml:space="preserve">, </w:t>
      </w:r>
      <w:r w:rsidRPr="00252283">
        <w:rPr>
          <w:rFonts w:ascii="Calibri" w:hAnsi="Calibri" w:cs="Calibri"/>
          <w:i/>
          <w:iCs/>
          <w:noProof/>
          <w:szCs w:val="24"/>
        </w:rPr>
        <w:t>879</w:t>
      </w:r>
      <w:r w:rsidRPr="00252283">
        <w:rPr>
          <w:rFonts w:ascii="Calibri" w:hAnsi="Calibri" w:cs="Calibri"/>
          <w:noProof/>
          <w:szCs w:val="24"/>
        </w:rPr>
        <w:t>, 10–23. https://doi.org/10.1016/j.aca.2015.02.012.</w:t>
      </w:r>
    </w:p>
    <w:p w14:paraId="31831313"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(36) </w:t>
      </w:r>
      <w:r w:rsidRPr="00252283">
        <w:rPr>
          <w:rFonts w:ascii="Calibri" w:hAnsi="Calibri" w:cs="Calibri"/>
          <w:noProof/>
          <w:szCs w:val="24"/>
        </w:rPr>
        <w:tab/>
        <w:t xml:space="preserve">Devos, O.; Ruckebusch, C.; Durand, A.; Duponchel, L.; Huvenne, J. Chemometrics and Intelligent Laboratory Systems Support Vector Machines ( SVM ) in near Infrared ( NIR ) Spectroscopy : Focus on Parameters Optimization and Model Interpretation </w:t>
      </w:r>
      <w:r w:rsidRPr="00252283">
        <w:rPr>
          <w:rFonts w:ascii="Segoe UI Symbol" w:hAnsi="Segoe UI Symbol" w:cs="Segoe UI Symbol"/>
          <w:noProof/>
          <w:szCs w:val="24"/>
        </w:rPr>
        <w:t>☆</w:t>
      </w:r>
      <w:r w:rsidRPr="00252283">
        <w:rPr>
          <w:rFonts w:ascii="Calibri" w:hAnsi="Calibri" w:cs="Calibri"/>
          <w:noProof/>
          <w:szCs w:val="24"/>
        </w:rPr>
        <w:t xml:space="preserve">. </w:t>
      </w:r>
      <w:r w:rsidRPr="00252283">
        <w:rPr>
          <w:rFonts w:ascii="Calibri" w:hAnsi="Calibri" w:cs="Calibri"/>
          <w:i/>
          <w:iCs/>
          <w:noProof/>
          <w:szCs w:val="24"/>
        </w:rPr>
        <w:t>Chemom. Intell. Lab. Syst.</w:t>
      </w:r>
      <w:r w:rsidRPr="00252283">
        <w:rPr>
          <w:rFonts w:ascii="Calibri" w:hAnsi="Calibri" w:cs="Calibri"/>
          <w:noProof/>
          <w:szCs w:val="24"/>
        </w:rPr>
        <w:t xml:space="preserve"> </w:t>
      </w:r>
      <w:r w:rsidRPr="00252283">
        <w:rPr>
          <w:rFonts w:ascii="Calibri" w:hAnsi="Calibri" w:cs="Calibri"/>
          <w:b/>
          <w:bCs/>
          <w:noProof/>
          <w:szCs w:val="24"/>
        </w:rPr>
        <w:t>2009</w:t>
      </w:r>
      <w:r w:rsidRPr="00252283">
        <w:rPr>
          <w:rFonts w:ascii="Calibri" w:hAnsi="Calibri" w:cs="Calibri"/>
          <w:noProof/>
          <w:szCs w:val="24"/>
        </w:rPr>
        <w:t xml:space="preserve">, </w:t>
      </w:r>
      <w:r w:rsidRPr="00252283">
        <w:rPr>
          <w:rFonts w:ascii="Calibri" w:hAnsi="Calibri" w:cs="Calibri"/>
          <w:i/>
          <w:iCs/>
          <w:noProof/>
          <w:szCs w:val="24"/>
        </w:rPr>
        <w:t>96</w:t>
      </w:r>
      <w:r w:rsidRPr="00252283">
        <w:rPr>
          <w:rFonts w:ascii="Calibri" w:hAnsi="Calibri" w:cs="Calibri"/>
          <w:noProof/>
          <w:szCs w:val="24"/>
        </w:rPr>
        <w:t xml:space="preserve"> (1), 27–33. https://doi.org/10.1016/j.chemolab.2008.11.005.</w:t>
      </w:r>
    </w:p>
    <w:p w14:paraId="0C7F92A0"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(37) </w:t>
      </w:r>
      <w:r w:rsidRPr="00252283">
        <w:rPr>
          <w:rFonts w:ascii="Calibri" w:hAnsi="Calibri" w:cs="Calibri"/>
          <w:noProof/>
          <w:szCs w:val="24"/>
        </w:rPr>
        <w:tab/>
        <w:t xml:space="preserve">Grissa, D.; Pétéra, M.; Brandolini, M.; Napoli, A.; Comte, B.; Pujos-Guillot, E. Feature Selection Methods for Early Predictive Biomarker Discovery Using Untargeted  Metabolomic Data. </w:t>
      </w:r>
      <w:r w:rsidRPr="00252283">
        <w:rPr>
          <w:rFonts w:ascii="Calibri" w:hAnsi="Calibri" w:cs="Calibri"/>
          <w:i/>
          <w:iCs/>
          <w:noProof/>
          <w:szCs w:val="24"/>
        </w:rPr>
        <w:t>Front. Mol. Biosci.</w:t>
      </w:r>
      <w:r w:rsidRPr="00252283">
        <w:rPr>
          <w:rFonts w:ascii="Calibri" w:hAnsi="Calibri" w:cs="Calibri"/>
          <w:noProof/>
          <w:szCs w:val="24"/>
        </w:rPr>
        <w:t xml:space="preserve"> </w:t>
      </w:r>
      <w:r w:rsidRPr="00252283">
        <w:rPr>
          <w:rFonts w:ascii="Calibri" w:hAnsi="Calibri" w:cs="Calibri"/>
          <w:b/>
          <w:bCs/>
          <w:noProof/>
          <w:szCs w:val="24"/>
        </w:rPr>
        <w:t>2016</w:t>
      </w:r>
      <w:r w:rsidRPr="00252283">
        <w:rPr>
          <w:rFonts w:ascii="Calibri" w:hAnsi="Calibri" w:cs="Calibri"/>
          <w:noProof/>
          <w:szCs w:val="24"/>
        </w:rPr>
        <w:t xml:space="preserve">, </w:t>
      </w:r>
      <w:r w:rsidRPr="00252283">
        <w:rPr>
          <w:rFonts w:ascii="Calibri" w:hAnsi="Calibri" w:cs="Calibri"/>
          <w:i/>
          <w:iCs/>
          <w:noProof/>
          <w:szCs w:val="24"/>
        </w:rPr>
        <w:t>3</w:t>
      </w:r>
      <w:r w:rsidRPr="00252283">
        <w:rPr>
          <w:rFonts w:ascii="Calibri" w:hAnsi="Calibri" w:cs="Calibri"/>
          <w:noProof/>
          <w:szCs w:val="24"/>
        </w:rPr>
        <w:t>, 30. https://doi.org/10.3389/fmolb.2016.00030.</w:t>
      </w:r>
    </w:p>
    <w:p w14:paraId="1528CBFC"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(38) </w:t>
      </w:r>
      <w:r w:rsidRPr="00252283">
        <w:rPr>
          <w:rFonts w:ascii="Calibri" w:hAnsi="Calibri" w:cs="Calibri"/>
          <w:noProof/>
          <w:szCs w:val="24"/>
        </w:rPr>
        <w:tab/>
        <w:t xml:space="preserve">Krawczuk, J.; Łukaszuk, T. The Feature Selection Bias Problem in Relation to High-Dimensional Gene Data. </w:t>
      </w:r>
      <w:r w:rsidRPr="00252283">
        <w:rPr>
          <w:rFonts w:ascii="Calibri" w:hAnsi="Calibri" w:cs="Calibri"/>
          <w:i/>
          <w:iCs/>
          <w:noProof/>
          <w:szCs w:val="24"/>
        </w:rPr>
        <w:t>Artif. Intell. Med.</w:t>
      </w:r>
      <w:r w:rsidRPr="00252283">
        <w:rPr>
          <w:rFonts w:ascii="Calibri" w:hAnsi="Calibri" w:cs="Calibri"/>
          <w:noProof/>
          <w:szCs w:val="24"/>
        </w:rPr>
        <w:t xml:space="preserve"> </w:t>
      </w:r>
      <w:r w:rsidRPr="00252283">
        <w:rPr>
          <w:rFonts w:ascii="Calibri" w:hAnsi="Calibri" w:cs="Calibri"/>
          <w:b/>
          <w:bCs/>
          <w:noProof/>
          <w:szCs w:val="24"/>
        </w:rPr>
        <w:t>2016</w:t>
      </w:r>
      <w:r w:rsidRPr="00252283">
        <w:rPr>
          <w:rFonts w:ascii="Calibri" w:hAnsi="Calibri" w:cs="Calibri"/>
          <w:noProof/>
          <w:szCs w:val="24"/>
        </w:rPr>
        <w:t xml:space="preserve">, </w:t>
      </w:r>
      <w:r w:rsidRPr="00252283">
        <w:rPr>
          <w:rFonts w:ascii="Calibri" w:hAnsi="Calibri" w:cs="Calibri"/>
          <w:i/>
          <w:iCs/>
          <w:noProof/>
          <w:szCs w:val="24"/>
        </w:rPr>
        <w:t>66</w:t>
      </w:r>
      <w:r w:rsidRPr="00252283">
        <w:rPr>
          <w:rFonts w:ascii="Calibri" w:hAnsi="Calibri" w:cs="Calibri"/>
          <w:noProof/>
          <w:szCs w:val="24"/>
        </w:rPr>
        <w:t>, 63–71. https://doi.org/10.1016/j.artmed.2015.11.001.</w:t>
      </w:r>
    </w:p>
    <w:p w14:paraId="59263D70"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lastRenderedPageBreak/>
        <w:t xml:space="preserve">(39) </w:t>
      </w:r>
      <w:r w:rsidRPr="00252283">
        <w:rPr>
          <w:rFonts w:ascii="Calibri" w:hAnsi="Calibri" w:cs="Calibri"/>
          <w:noProof/>
          <w:szCs w:val="24"/>
        </w:rPr>
        <w:tab/>
        <w:t xml:space="preserve">Esbensen, K. H.; Geladi, P. Principles of Proper Validation: Use and Abuse of Re-Sampling for Validation. </w:t>
      </w:r>
      <w:r w:rsidRPr="00252283">
        <w:rPr>
          <w:rFonts w:ascii="Calibri" w:hAnsi="Calibri" w:cs="Calibri"/>
          <w:i/>
          <w:iCs/>
          <w:noProof/>
          <w:szCs w:val="24"/>
        </w:rPr>
        <w:t>J. Chemom.</w:t>
      </w:r>
      <w:r w:rsidRPr="00252283">
        <w:rPr>
          <w:rFonts w:ascii="Calibri" w:hAnsi="Calibri" w:cs="Calibri"/>
          <w:noProof/>
          <w:szCs w:val="24"/>
        </w:rPr>
        <w:t xml:space="preserve"> </w:t>
      </w:r>
      <w:r w:rsidRPr="00252283">
        <w:rPr>
          <w:rFonts w:ascii="Calibri" w:hAnsi="Calibri" w:cs="Calibri"/>
          <w:b/>
          <w:bCs/>
          <w:noProof/>
          <w:szCs w:val="24"/>
        </w:rPr>
        <w:t>2010</w:t>
      </w:r>
      <w:r w:rsidRPr="00252283">
        <w:rPr>
          <w:rFonts w:ascii="Calibri" w:hAnsi="Calibri" w:cs="Calibri"/>
          <w:noProof/>
          <w:szCs w:val="24"/>
        </w:rPr>
        <w:t xml:space="preserve">, </w:t>
      </w:r>
      <w:r w:rsidRPr="00252283">
        <w:rPr>
          <w:rFonts w:ascii="Calibri" w:hAnsi="Calibri" w:cs="Calibri"/>
          <w:i/>
          <w:iCs/>
          <w:noProof/>
          <w:szCs w:val="24"/>
        </w:rPr>
        <w:t>24</w:t>
      </w:r>
      <w:r w:rsidRPr="00252283">
        <w:rPr>
          <w:rFonts w:ascii="Calibri" w:hAnsi="Calibri" w:cs="Calibri"/>
          <w:noProof/>
          <w:szCs w:val="24"/>
        </w:rPr>
        <w:t xml:space="preserve"> (3‐4), 168–187. https://doi.org/10.1002/cem.1310.</w:t>
      </w:r>
    </w:p>
    <w:p w14:paraId="2B0FE90D"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(40) </w:t>
      </w:r>
      <w:r w:rsidRPr="00252283">
        <w:rPr>
          <w:rFonts w:ascii="Calibri" w:hAnsi="Calibri" w:cs="Calibri"/>
          <w:noProof/>
          <w:szCs w:val="24"/>
        </w:rPr>
        <w:tab/>
        <w:t xml:space="preserve">Li, Z.; Li, L.; Pan, G.; Chen, J. Bioavailability of Cd in a Soil-Rice System in China: Soil Type versus Genotype Effects. </w:t>
      </w:r>
      <w:r w:rsidRPr="00252283">
        <w:rPr>
          <w:rFonts w:ascii="Calibri" w:hAnsi="Calibri" w:cs="Calibri"/>
          <w:i/>
          <w:iCs/>
          <w:noProof/>
          <w:szCs w:val="24"/>
        </w:rPr>
        <w:t>Plant Soil</w:t>
      </w:r>
      <w:r w:rsidRPr="00252283">
        <w:rPr>
          <w:rFonts w:ascii="Calibri" w:hAnsi="Calibri" w:cs="Calibri"/>
          <w:noProof/>
          <w:szCs w:val="24"/>
        </w:rPr>
        <w:t xml:space="preserve"> </w:t>
      </w:r>
      <w:r w:rsidRPr="00252283">
        <w:rPr>
          <w:rFonts w:ascii="Calibri" w:hAnsi="Calibri" w:cs="Calibri"/>
          <w:b/>
          <w:bCs/>
          <w:noProof/>
          <w:szCs w:val="24"/>
        </w:rPr>
        <w:t>2005</w:t>
      </w:r>
      <w:r w:rsidRPr="00252283">
        <w:rPr>
          <w:rFonts w:ascii="Calibri" w:hAnsi="Calibri" w:cs="Calibri"/>
          <w:noProof/>
          <w:szCs w:val="24"/>
        </w:rPr>
        <w:t xml:space="preserve">, </w:t>
      </w:r>
      <w:r w:rsidRPr="00252283">
        <w:rPr>
          <w:rFonts w:ascii="Calibri" w:hAnsi="Calibri" w:cs="Calibri"/>
          <w:i/>
          <w:iCs/>
          <w:noProof/>
          <w:szCs w:val="24"/>
        </w:rPr>
        <w:t>271</w:t>
      </w:r>
      <w:r w:rsidRPr="00252283">
        <w:rPr>
          <w:rFonts w:ascii="Calibri" w:hAnsi="Calibri" w:cs="Calibri"/>
          <w:noProof/>
          <w:szCs w:val="24"/>
        </w:rPr>
        <w:t xml:space="preserve"> (1–2), 165–173. https://doi.org/10.1007/s11104-004-2296-7.</w:t>
      </w:r>
    </w:p>
    <w:p w14:paraId="1C6C58C3"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(41) </w:t>
      </w:r>
      <w:r w:rsidRPr="00252283">
        <w:rPr>
          <w:rFonts w:ascii="Calibri" w:hAnsi="Calibri" w:cs="Calibri"/>
          <w:noProof/>
          <w:szCs w:val="24"/>
        </w:rPr>
        <w:tab/>
        <w:t xml:space="preserve">Wang-da, C.; Guo-ping, Z.; Hai-gen, Y. A. O.; Wei, W. U.; Min, X. U. Genotypic and Environmental Variation in Cadmium , Chromium , Arsenic , Nickel , and Lead Concentrations in Rice Grains *. </w:t>
      </w:r>
      <w:r w:rsidRPr="00252283">
        <w:rPr>
          <w:rFonts w:ascii="Calibri" w:hAnsi="Calibri" w:cs="Calibri"/>
          <w:i/>
          <w:iCs/>
          <w:noProof/>
          <w:szCs w:val="24"/>
        </w:rPr>
        <w:t>J. Zhejiang Univ. Sci. B</w:t>
      </w:r>
      <w:r w:rsidRPr="00252283">
        <w:rPr>
          <w:rFonts w:ascii="Calibri" w:hAnsi="Calibri" w:cs="Calibri"/>
          <w:noProof/>
          <w:szCs w:val="24"/>
        </w:rPr>
        <w:t xml:space="preserve"> </w:t>
      </w:r>
      <w:r w:rsidRPr="00252283">
        <w:rPr>
          <w:rFonts w:ascii="Calibri" w:hAnsi="Calibri" w:cs="Calibri"/>
          <w:b/>
          <w:bCs/>
          <w:noProof/>
          <w:szCs w:val="24"/>
        </w:rPr>
        <w:t>2006</w:t>
      </w:r>
      <w:r w:rsidRPr="00252283">
        <w:rPr>
          <w:rFonts w:ascii="Calibri" w:hAnsi="Calibri" w:cs="Calibri"/>
          <w:noProof/>
          <w:szCs w:val="24"/>
        </w:rPr>
        <w:t xml:space="preserve">, </w:t>
      </w:r>
      <w:r w:rsidRPr="00252283">
        <w:rPr>
          <w:rFonts w:ascii="Calibri" w:hAnsi="Calibri" w:cs="Calibri"/>
          <w:i/>
          <w:iCs/>
          <w:noProof/>
          <w:szCs w:val="24"/>
        </w:rPr>
        <w:t>7</w:t>
      </w:r>
      <w:r w:rsidRPr="00252283">
        <w:rPr>
          <w:rFonts w:ascii="Calibri" w:hAnsi="Calibri" w:cs="Calibri"/>
          <w:noProof/>
          <w:szCs w:val="24"/>
        </w:rPr>
        <w:t xml:space="preserve"> (7), 565–571. https://doi.org/10.1631/jzus.2006.B0565.</w:t>
      </w:r>
    </w:p>
    <w:p w14:paraId="0395FDCC"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(42) </w:t>
      </w:r>
      <w:r w:rsidRPr="00252283">
        <w:rPr>
          <w:rFonts w:ascii="Calibri" w:hAnsi="Calibri" w:cs="Calibri"/>
          <w:noProof/>
          <w:szCs w:val="24"/>
        </w:rPr>
        <w:tab/>
        <w:t xml:space="preserve">Chung, I. M.; Kim, J. K.; Lee, K. J.; Park, S. K.; Lee, J. H.; Son, N. Y.; Jin, Y. I.; Kim, S. H. Geographic Authentication of Asian Rice (Oryza Sativa L.) Using Multi-Elemental and Stable Isotopic Data Combined with Multivariate Analysis. </w:t>
      </w:r>
      <w:r w:rsidRPr="00252283">
        <w:rPr>
          <w:rFonts w:ascii="Calibri" w:hAnsi="Calibri" w:cs="Calibri"/>
          <w:i/>
          <w:iCs/>
          <w:noProof/>
          <w:szCs w:val="24"/>
        </w:rPr>
        <w:t>Food Chem.</w:t>
      </w:r>
      <w:r w:rsidRPr="00252283">
        <w:rPr>
          <w:rFonts w:ascii="Calibri" w:hAnsi="Calibri" w:cs="Calibri"/>
          <w:noProof/>
          <w:szCs w:val="24"/>
        </w:rPr>
        <w:t xml:space="preserve"> </w:t>
      </w:r>
      <w:r w:rsidRPr="00252283">
        <w:rPr>
          <w:rFonts w:ascii="Calibri" w:hAnsi="Calibri" w:cs="Calibri"/>
          <w:b/>
          <w:bCs/>
          <w:noProof/>
          <w:szCs w:val="24"/>
        </w:rPr>
        <w:t>2018</w:t>
      </w:r>
      <w:r w:rsidRPr="00252283">
        <w:rPr>
          <w:rFonts w:ascii="Calibri" w:hAnsi="Calibri" w:cs="Calibri"/>
          <w:noProof/>
          <w:szCs w:val="24"/>
        </w:rPr>
        <w:t xml:space="preserve">, </w:t>
      </w:r>
      <w:r w:rsidRPr="00252283">
        <w:rPr>
          <w:rFonts w:ascii="Calibri" w:hAnsi="Calibri" w:cs="Calibri"/>
          <w:i/>
          <w:iCs/>
          <w:noProof/>
          <w:szCs w:val="24"/>
        </w:rPr>
        <w:t>240</w:t>
      </w:r>
      <w:r w:rsidRPr="00252283">
        <w:rPr>
          <w:rFonts w:ascii="Calibri" w:hAnsi="Calibri" w:cs="Calibri"/>
          <w:noProof/>
          <w:szCs w:val="24"/>
        </w:rPr>
        <w:t>, 840–849. https://doi.org/10.1016/j.foodchem.2017.08.023.</w:t>
      </w:r>
    </w:p>
    <w:p w14:paraId="2C361D21" w14:textId="77777777" w:rsidR="00252283" w:rsidRPr="00252283" w:rsidRDefault="00252283" w:rsidP="00252283">
      <w:pPr>
        <w:autoSpaceDE w:val="0"/>
        <w:autoSpaceDN w:val="0"/>
        <w:adjustRightInd w:val="0"/>
        <w:spacing w:line="240" w:lineRule="auto"/>
        <w:ind w:left="640" w:hanging="640"/>
        <w:rPr>
          <w:rFonts w:ascii="Calibri" w:hAnsi="Calibri" w:cs="Calibri"/>
          <w:noProof/>
        </w:rPr>
      </w:pPr>
      <w:r w:rsidRPr="00252283">
        <w:rPr>
          <w:rFonts w:ascii="Calibri" w:hAnsi="Calibri" w:cs="Calibri"/>
          <w:noProof/>
          <w:szCs w:val="24"/>
        </w:rPr>
        <w:t xml:space="preserve">(43) </w:t>
      </w:r>
      <w:r w:rsidRPr="00252283">
        <w:rPr>
          <w:rFonts w:ascii="Calibri" w:hAnsi="Calibri" w:cs="Calibri"/>
          <w:noProof/>
          <w:szCs w:val="24"/>
        </w:rPr>
        <w:tab/>
        <w:t xml:space="preserve">Zhang, Y.; Song, Q.; Yan, J.; Tang, J. Mineral Element Concentrations in Grains of Chinese Wheat Cultivars. </w:t>
      </w:r>
      <w:r w:rsidRPr="00252283">
        <w:rPr>
          <w:rFonts w:ascii="Calibri" w:hAnsi="Calibri" w:cs="Calibri"/>
          <w:b/>
          <w:bCs/>
          <w:noProof/>
          <w:szCs w:val="24"/>
        </w:rPr>
        <w:t>2010</w:t>
      </w:r>
      <w:r w:rsidRPr="00252283">
        <w:rPr>
          <w:rFonts w:ascii="Calibri" w:hAnsi="Calibri" w:cs="Calibri"/>
          <w:noProof/>
          <w:szCs w:val="24"/>
        </w:rPr>
        <w:t>, 303–313. https://doi.org/10.1007/s10681-009-0082-6.</w:t>
      </w:r>
    </w:p>
    <w:p w14:paraId="332EB986" w14:textId="3B4F9FDB" w:rsidR="0009675C" w:rsidRPr="00EE7B19" w:rsidRDefault="00FE7C78" w:rsidP="002C6892">
      <w:pPr>
        <w:jc w:val="both"/>
      </w:pPr>
      <w:r>
        <w:fldChar w:fldCharType="end"/>
      </w:r>
    </w:p>
    <w:sectPr w:rsidR="0009675C" w:rsidRPr="00EE7B19" w:rsidSect="00151A61">
      <w:footerReference w:type="default" r:id="rId22"/>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Xu, Jason" w:date="2020-04-10T10:51:00Z" w:initials="XJ">
    <w:p w14:paraId="5B784B07" w14:textId="6B83D541" w:rsidR="00B82E39" w:rsidRDefault="00B82E39">
      <w:pPr>
        <w:pStyle w:val="CommentText"/>
      </w:pPr>
      <w:r>
        <w:rPr>
          <w:rStyle w:val="CommentReference"/>
        </w:rPr>
        <w:annotationRef/>
      </w:r>
      <w:r>
        <w:t xml:space="preserve">Accepted </w:t>
      </w:r>
      <w:proofErr w:type="spellStart"/>
      <w:r>
        <w:t>Shuofei’s</w:t>
      </w:r>
      <w:proofErr w:type="spellEnd"/>
      <w:r>
        <w:t xml:space="preserve"> comments</w:t>
      </w:r>
      <w:r w:rsidR="001C5C8A">
        <w:t xml:space="preserve">. Delete all Mass# to avoid confusion. </w:t>
      </w:r>
    </w:p>
  </w:comment>
  <w:comment w:id="1" w:author="Xu, Jason" w:date="2020-04-10T10:47:00Z" w:initials="XJ">
    <w:p w14:paraId="1F4CF7F4" w14:textId="202EFBD9" w:rsidR="00EC0D74" w:rsidRDefault="00EC0D74">
      <w:pPr>
        <w:pStyle w:val="CommentText"/>
      </w:pPr>
      <w:r>
        <w:rPr>
          <w:rStyle w:val="CommentReference"/>
        </w:rPr>
        <w:annotationRef/>
      </w:r>
      <w:r w:rsidR="00744A34">
        <w:rPr>
          <w:rStyle w:val="CommentReference"/>
        </w:rPr>
        <w:t>Accept</w:t>
      </w:r>
      <w:r w:rsidR="006472B7">
        <w:rPr>
          <w:rStyle w:val="CommentReference"/>
        </w:rPr>
        <w:t>ed</w:t>
      </w:r>
      <w:r w:rsidR="00744A34">
        <w:rPr>
          <w:rStyle w:val="CommentReference"/>
        </w:rPr>
        <w:t xml:space="preserve"> Peter’s comment. </w:t>
      </w:r>
      <w:r w:rsidR="00E72CB8">
        <w:rPr>
          <w:rStyle w:val="CommentReference"/>
        </w:rPr>
        <w:t xml:space="preserve">Delete all abbreviation </w:t>
      </w:r>
      <w:r w:rsidR="006472B7">
        <w:rPr>
          <w:rStyle w:val="CommentReference"/>
        </w:rPr>
        <w:t>that</w:t>
      </w:r>
      <w:r w:rsidR="00E72CB8">
        <w:rPr>
          <w:rStyle w:val="CommentReference"/>
        </w:rPr>
        <w:t xml:space="preserve"> only appear once in the paper.  </w:t>
      </w:r>
    </w:p>
  </w:comment>
  <w:comment w:id="3" w:author="Peter Markwell" w:date="2020-04-07T08:33:00Z" w:initials="PM">
    <w:p w14:paraId="077A109D" w14:textId="0C768E27" w:rsidR="005F1062" w:rsidRDefault="005F1062">
      <w:pPr>
        <w:pStyle w:val="CommentText"/>
      </w:pPr>
      <w:r>
        <w:t>Do you mean sample number rather than sample size?</w:t>
      </w:r>
    </w:p>
  </w:comment>
  <w:comment w:id="4" w:author="Xu, Jason" w:date="2020-04-09T10:24:00Z" w:initials="XJ">
    <w:p w14:paraId="314EAC42" w14:textId="3DA55F6B" w:rsidR="00625952" w:rsidRDefault="00625952">
      <w:pPr>
        <w:pStyle w:val="CommentText"/>
      </w:pPr>
      <w:r>
        <w:rPr>
          <w:rStyle w:val="CommentReference"/>
        </w:rPr>
        <w:annotationRef/>
      </w:r>
      <w:r w:rsidR="001006E1">
        <w:rPr>
          <w:rFonts w:ascii="Helvetica" w:hAnsi="Helvetica" w:cs="Helvetica"/>
          <w:color w:val="666666"/>
          <w:sz w:val="20"/>
          <w:szCs w:val="20"/>
          <w:shd w:val="clear" w:color="auto" w:fill="FFFFFF"/>
        </w:rPr>
        <w:t xml:space="preserve">“Sample size = the number of individual samples measured or </w:t>
      </w:r>
      <w:proofErr w:type="gramStart"/>
      <w:r w:rsidR="001006E1">
        <w:rPr>
          <w:rFonts w:ascii="Helvetica" w:hAnsi="Helvetica" w:cs="Helvetica"/>
          <w:color w:val="666666"/>
          <w:sz w:val="20"/>
          <w:szCs w:val="20"/>
          <w:shd w:val="clear" w:color="auto" w:fill="FFFFFF"/>
        </w:rPr>
        <w:t>observed”  so</w:t>
      </w:r>
      <w:proofErr w:type="gramEnd"/>
      <w:r w:rsidR="001006E1">
        <w:rPr>
          <w:rFonts w:ascii="Helvetica" w:hAnsi="Helvetica" w:cs="Helvetica"/>
          <w:color w:val="666666"/>
          <w:sz w:val="20"/>
          <w:szCs w:val="20"/>
          <w:shd w:val="clear" w:color="auto" w:fill="FFFFFF"/>
        </w:rPr>
        <w:t xml:space="preserve"> we </w:t>
      </w:r>
      <w:r w:rsidR="00267E56">
        <w:rPr>
          <w:rFonts w:ascii="Helvetica" w:hAnsi="Helvetica" w:cs="Helvetica"/>
          <w:color w:val="666666"/>
          <w:sz w:val="20"/>
          <w:szCs w:val="20"/>
          <w:shd w:val="clear" w:color="auto" w:fill="FFFFFF"/>
        </w:rPr>
        <w:t xml:space="preserve">prefer to keep as it is. </w:t>
      </w:r>
    </w:p>
  </w:comment>
  <w:comment w:id="5" w:author="Xu, Jason" w:date="2020-04-10T10:55:00Z" w:initials="XJ">
    <w:p w14:paraId="3D2A6098" w14:textId="35A40056" w:rsidR="00405FBD" w:rsidRDefault="00405FBD">
      <w:pPr>
        <w:pStyle w:val="CommentText"/>
      </w:pPr>
      <w:r>
        <w:rPr>
          <w:rStyle w:val="CommentReference"/>
        </w:rPr>
        <w:annotationRef/>
      </w:r>
      <w:r>
        <w:rPr>
          <w:rFonts w:hint="eastAsia"/>
        </w:rPr>
        <w:t>S</w:t>
      </w:r>
      <w:r>
        <w:t xml:space="preserve">light modification based on </w:t>
      </w:r>
      <w:proofErr w:type="spellStart"/>
      <w:r>
        <w:t>Shuofei’s</w:t>
      </w:r>
      <w:proofErr w:type="spellEnd"/>
      <w:r>
        <w:t xml:space="preserve"> comments</w:t>
      </w:r>
    </w:p>
  </w:comment>
  <w:comment w:id="14" w:author="Xu, Jason" w:date="2020-04-09T21:46:00Z" w:initials="XJ">
    <w:p w14:paraId="162A2E31" w14:textId="3523A77E" w:rsidR="001F3559" w:rsidRDefault="001F3559">
      <w:pPr>
        <w:pStyle w:val="CommentText"/>
      </w:pPr>
      <w:r>
        <w:rPr>
          <w:rStyle w:val="CommentReference"/>
        </w:rPr>
        <w:annotationRef/>
      </w:r>
      <w:r>
        <w:rPr>
          <w:rFonts w:hint="eastAsia"/>
        </w:rPr>
        <w:t>A</w:t>
      </w:r>
      <w:r>
        <w:t xml:space="preserve">fter talking with </w:t>
      </w:r>
      <w:proofErr w:type="spellStart"/>
      <w:r>
        <w:t>Shuofei</w:t>
      </w:r>
      <w:proofErr w:type="spellEnd"/>
      <w:r w:rsidR="0007170B">
        <w:t>, w</w:t>
      </w:r>
      <w:r>
        <w:t>e both realize</w:t>
      </w:r>
      <w:r w:rsidR="0007170B">
        <w:t>d</w:t>
      </w:r>
      <w:r>
        <w:t xml:space="preserve"> that </w:t>
      </w:r>
      <w:r w:rsidR="00615D2E">
        <w:t>there w</w:t>
      </w:r>
      <w:r w:rsidR="00BE3C7E">
        <w:t>ere</w:t>
      </w:r>
      <w:r w:rsidR="00615D2E">
        <w:t xml:space="preserve"> only results but no discussion here</w:t>
      </w:r>
      <w:r w:rsidR="00BE3C7E">
        <w:t xml:space="preserve">, </w:t>
      </w:r>
      <w:r w:rsidR="0078408F">
        <w:t>let alon</w:t>
      </w:r>
      <w:r w:rsidR="00FE2E5A">
        <w:t>e</w:t>
      </w:r>
      <w:r w:rsidR="0078408F">
        <w:t xml:space="preserve"> the fact that both tables are supplements. To make sense of why we </w:t>
      </w:r>
      <w:r w:rsidR="0086052A">
        <w:t xml:space="preserve">put this part here and provide prelude for </w:t>
      </w:r>
      <w:r w:rsidR="00FE2E5A">
        <w:t xml:space="preserve">the </w:t>
      </w:r>
      <w:r w:rsidR="0086052A">
        <w:t xml:space="preserve">discussion of “feature </w:t>
      </w:r>
      <w:proofErr w:type="spellStart"/>
      <w:r w:rsidR="0086052A">
        <w:t>seletion</w:t>
      </w:r>
      <w:proofErr w:type="spellEnd"/>
      <w:r w:rsidR="0086052A">
        <w:t>”</w:t>
      </w:r>
      <w:r w:rsidR="0073480B">
        <w:t xml:space="preserve"> later</w:t>
      </w:r>
      <w:r w:rsidR="0086052A">
        <w:t xml:space="preserve">, </w:t>
      </w:r>
      <w:r w:rsidR="00615D2E">
        <w:t xml:space="preserve">I put </w:t>
      </w:r>
      <w:r w:rsidR="0086052A">
        <w:t xml:space="preserve">one sentence of discussion </w:t>
      </w:r>
      <w:r w:rsidR="00615D2E">
        <w:t>here</w:t>
      </w:r>
      <w:r w:rsidR="0086052A">
        <w:t xml:space="preserve">. </w:t>
      </w:r>
    </w:p>
  </w:comment>
  <w:comment w:id="30" w:author="Xu, Jason" w:date="2020-04-10T11:26:00Z" w:initials="XJ">
    <w:p w14:paraId="4E450C0E" w14:textId="4770F105" w:rsidR="00805FF1" w:rsidRDefault="00805FF1">
      <w:pPr>
        <w:pStyle w:val="CommentText"/>
      </w:pPr>
      <w:r>
        <w:rPr>
          <w:rStyle w:val="CommentReference"/>
        </w:rPr>
        <w:annotationRef/>
      </w:r>
      <w:r>
        <w:rPr>
          <w:rFonts w:hint="eastAsia"/>
        </w:rPr>
        <w:t>D</w:t>
      </w:r>
      <w:r>
        <w:t>elete to a</w:t>
      </w:r>
      <w:r w:rsidR="00512C77">
        <w:t>void redundancy. Same argument in L197</w:t>
      </w:r>
      <w:r w:rsidR="006D0FFF">
        <w:t>-198</w:t>
      </w:r>
    </w:p>
  </w:comment>
  <w:comment w:id="34" w:author="Peter Markwell" w:date="2020-04-08T08:59:00Z" w:initials="PM">
    <w:p w14:paraId="52D0C226" w14:textId="3806D3A0" w:rsidR="005F1062" w:rsidRDefault="005F1062">
      <w:pPr>
        <w:pStyle w:val="CommentText"/>
      </w:pPr>
      <w:r>
        <w:rPr>
          <w:rStyle w:val="CommentReference"/>
        </w:rPr>
        <w:annotationRef/>
      </w:r>
      <w:r>
        <w:t>Please check this still makes sense changing “on” to “of”</w:t>
      </w:r>
    </w:p>
  </w:comment>
  <w:comment w:id="35" w:author="Xu, Jason" w:date="2020-04-09T11:11:00Z" w:initials="XJ">
    <w:p w14:paraId="1045F27C" w14:textId="7F5D0053" w:rsidR="000818A0" w:rsidRDefault="000818A0">
      <w:pPr>
        <w:pStyle w:val="CommentText"/>
      </w:pPr>
      <w:r>
        <w:rPr>
          <w:rStyle w:val="CommentReference"/>
        </w:rPr>
        <w:annotationRef/>
      </w:r>
      <w:r w:rsidR="007F60CD">
        <w:t xml:space="preserve">I think </w:t>
      </w:r>
      <w:r w:rsidR="00BE1DA0">
        <w:t>projected o</w:t>
      </w:r>
      <w:r>
        <w:t>n is better</w:t>
      </w:r>
      <w:r w:rsidR="007F60CD">
        <w:t>.</w:t>
      </w:r>
    </w:p>
  </w:comment>
  <w:comment w:id="37" w:author="Xu, Jason" w:date="2020-04-09T11:37:00Z" w:initials="XJ">
    <w:p w14:paraId="6208E35C" w14:textId="7CB67835" w:rsidR="00F44307" w:rsidRDefault="00F44307">
      <w:pPr>
        <w:pStyle w:val="CommentText"/>
      </w:pPr>
      <w:r>
        <w:rPr>
          <w:rStyle w:val="CommentReference"/>
        </w:rPr>
        <w:annotationRef/>
      </w:r>
      <w:r>
        <w:rPr>
          <w:rFonts w:hint="eastAsia"/>
        </w:rPr>
        <w:t>连续两个括号？</w:t>
      </w:r>
      <w:r w:rsidR="004D2AD9">
        <w:rPr>
          <w:rFonts w:hint="eastAsia"/>
        </w:rPr>
        <w:t>I</w:t>
      </w:r>
      <w:r w:rsidR="004D2AD9">
        <w:t xml:space="preserve"> deleted the 2</w:t>
      </w:r>
      <w:r w:rsidR="004D2AD9" w:rsidRPr="004D2AD9">
        <w:rPr>
          <w:vertAlign w:val="superscript"/>
        </w:rPr>
        <w:t>nd</w:t>
      </w:r>
      <w:r w:rsidR="004D2AD9">
        <w:t xml:space="preserve"> </w:t>
      </w:r>
      <w:r w:rsidR="004D2AD9">
        <w:rPr>
          <w:rFonts w:hint="eastAsia"/>
        </w:rPr>
        <w:t>括号</w:t>
      </w:r>
    </w:p>
    <w:p w14:paraId="352B6AC6" w14:textId="737B7372" w:rsidR="00F44307" w:rsidRDefault="00F44307">
      <w:pPr>
        <w:pStyle w:val="CommentText"/>
      </w:pPr>
    </w:p>
  </w:comment>
  <w:comment w:id="38" w:author="fanzhou kong" w:date="2020-04-13T09:49:00Z" w:initials="fk">
    <w:p w14:paraId="252FAD7C" w14:textId="37255FC8" w:rsidR="00E41AB0" w:rsidRDefault="00E41AB0">
      <w:pPr>
        <w:pStyle w:val="CommentText"/>
      </w:pPr>
      <w:r>
        <w:rPr>
          <w:rStyle w:val="CommentReference"/>
        </w:rPr>
        <w:annotationRef/>
      </w:r>
      <w:r>
        <w:t>Probably “out of twenty-one evaluated” would be better?</w:t>
      </w:r>
      <w:bookmarkStart w:id="44" w:name="_GoBack"/>
      <w:bookmarkEnd w:id="44"/>
    </w:p>
  </w:comment>
  <w:comment w:id="47" w:author="Xu, Jason" w:date="2020-04-12T12:30:00Z" w:initials="XJ">
    <w:p w14:paraId="41DC5F9A" w14:textId="44A95E95" w:rsidR="00403AFE" w:rsidRDefault="00403AFE" w:rsidP="008B2FAC">
      <w:pPr>
        <w:pStyle w:val="CommentText"/>
        <w:numPr>
          <w:ilvl w:val="0"/>
          <w:numId w:val="34"/>
        </w:numPr>
      </w:pPr>
      <w:r>
        <w:rPr>
          <w:rStyle w:val="CommentReference"/>
        </w:rPr>
        <w:annotationRef/>
      </w:r>
      <w:r>
        <w:rPr>
          <w:rFonts w:hint="eastAsia"/>
        </w:rPr>
        <w:t>Chec</w:t>
      </w:r>
      <w:r>
        <w:t xml:space="preserve">ked and updated. </w:t>
      </w:r>
      <w:r w:rsidR="008B2FAC">
        <w:t xml:space="preserve">2. </w:t>
      </w:r>
      <w:r w:rsidR="00BF5415">
        <w:t xml:space="preserve">JFAC format.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784B07" w15:done="0"/>
  <w15:commentEx w15:paraId="1F4CF7F4" w15:done="0"/>
  <w15:commentEx w15:paraId="077A109D" w15:done="0"/>
  <w15:commentEx w15:paraId="314EAC42" w15:paraIdParent="077A109D" w15:done="0"/>
  <w15:commentEx w15:paraId="3D2A6098" w15:done="0"/>
  <w15:commentEx w15:paraId="162A2E31" w15:done="0"/>
  <w15:commentEx w15:paraId="4E450C0E" w15:done="0"/>
  <w15:commentEx w15:paraId="52D0C226" w15:done="0"/>
  <w15:commentEx w15:paraId="1045F27C" w15:paraIdParent="52D0C226" w15:done="0"/>
  <w15:commentEx w15:paraId="352B6AC6" w15:done="0"/>
  <w15:commentEx w15:paraId="252FAD7C" w15:paraIdParent="352B6AC6" w15:done="0"/>
  <w15:commentEx w15:paraId="41DC5F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84B07" w16cid:durableId="223ACE1E"/>
  <w16cid:commentId w16cid:paraId="1F4CF7F4" w16cid:durableId="223ACD36"/>
  <w16cid:commentId w16cid:paraId="077A109D" w16cid:durableId="2236B946"/>
  <w16cid:commentId w16cid:paraId="314EAC42" w16cid:durableId="22397674"/>
  <w16cid:commentId w16cid:paraId="3D2A6098" w16cid:durableId="223ACF13"/>
  <w16cid:commentId w16cid:paraId="162A2E31" w16cid:durableId="223A162E"/>
  <w16cid:commentId w16cid:paraId="4E450C0E" w16cid:durableId="223AD659"/>
  <w16cid:commentId w16cid:paraId="52D0C226" w16cid:durableId="223810F4"/>
  <w16cid:commentId w16cid:paraId="1045F27C" w16cid:durableId="22398172"/>
  <w16cid:commentId w16cid:paraId="352B6AC6" w16cid:durableId="22398773"/>
  <w16cid:commentId w16cid:paraId="252FAD7C" w16cid:durableId="223EB425"/>
  <w16cid:commentId w16cid:paraId="41DC5F9A" w16cid:durableId="223D88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D492D" w14:textId="77777777" w:rsidR="00955235" w:rsidRDefault="00955235" w:rsidP="00170E8C">
      <w:pPr>
        <w:spacing w:after="0" w:line="240" w:lineRule="auto"/>
      </w:pPr>
      <w:r>
        <w:separator/>
      </w:r>
    </w:p>
  </w:endnote>
  <w:endnote w:type="continuationSeparator" w:id="0">
    <w:p w14:paraId="36DC9FF5" w14:textId="77777777" w:rsidR="00955235" w:rsidRDefault="00955235" w:rsidP="00170E8C">
      <w:pPr>
        <w:spacing w:after="0" w:line="240" w:lineRule="auto"/>
      </w:pPr>
      <w:r>
        <w:continuationSeparator/>
      </w:r>
    </w:p>
  </w:endnote>
  <w:endnote w:type="continuationNotice" w:id="1">
    <w:p w14:paraId="69E5DCC6" w14:textId="77777777" w:rsidR="00955235" w:rsidRDefault="009552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162A9" w14:textId="3737485A" w:rsidR="005F1062" w:rsidRDefault="005F1062">
    <w:pPr>
      <w:pStyle w:val="Footer"/>
    </w:pPr>
    <w:r>
      <w:rPr>
        <w:noProof/>
      </w:rPr>
      <mc:AlternateContent>
        <mc:Choice Requires="wps">
          <w:drawing>
            <wp:anchor distT="0" distB="0" distL="114300" distR="114300" simplePos="0" relativeHeight="251658240" behindDoc="0" locked="0" layoutInCell="0" allowOverlap="1" wp14:anchorId="5EDF638F" wp14:editId="769BBC4D">
              <wp:simplePos x="0" y="0"/>
              <wp:positionH relativeFrom="page">
                <wp:posOffset>0</wp:posOffset>
              </wp:positionH>
              <wp:positionV relativeFrom="page">
                <wp:posOffset>9601200</wp:posOffset>
              </wp:positionV>
              <wp:extent cx="7772400" cy="266700"/>
              <wp:effectExtent l="0" t="0" r="0" b="0"/>
              <wp:wrapNone/>
              <wp:docPr id="1" name="MSIPCM1a4c420487cd5ddb20abfebf" descr="{&quot;HashCode&quot;:15974563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38F736C7" w:rsidR="005F1062" w:rsidRPr="005E4BA2" w:rsidRDefault="005F1062" w:rsidP="005E4BA2">
                          <w:pPr>
                            <w:spacing w:after="0"/>
                            <w:rPr>
                              <w:rFonts w:ascii="Calibri" w:hAnsi="Calibri" w:cs="Calibri"/>
                              <w:color w:val="000000"/>
                              <w:sz w:val="20"/>
                            </w:rPr>
                          </w:pPr>
                          <w:r w:rsidRPr="005E4BA2">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1a4c420487cd5ddb20abfebf" o:spid="_x0000_s1026" type="#_x0000_t202" alt="{&quot;HashCode&quot;:159745633,&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" o:allowincell="f" filled="f" stroked="f" strokeweight=".5pt">
              <v:textbox inset="20pt,0,,0">
                <w:txbxContent>
                  <w:p w14:paraId="1C24DEB6" w14:textId="38F736C7" w:rsidR="005F1062" w:rsidRPr="005E4BA2" w:rsidRDefault="005F1062" w:rsidP="005E4BA2">
                    <w:pPr>
                      <w:spacing w:after="0"/>
                      <w:rPr>
                        <w:rFonts w:ascii="Calibri" w:hAnsi="Calibri" w:cs="Calibri"/>
                        <w:color w:val="000000"/>
                        <w:sz w:val="20"/>
                      </w:rPr>
                    </w:pPr>
                    <w:r w:rsidRPr="005E4BA2">
                      <w:rPr>
                        <w:rFonts w:ascii="Calibri" w:hAnsi="Calibri" w:cs="Calibri"/>
                        <w:color w:val="000000"/>
                        <w:sz w:val="20"/>
                      </w:rPr>
                      <w:t>Non-Confidential - Mars, Incorporated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785F7" w14:textId="77777777" w:rsidR="00955235" w:rsidRDefault="00955235" w:rsidP="00170E8C">
      <w:pPr>
        <w:spacing w:after="0" w:line="240" w:lineRule="auto"/>
      </w:pPr>
      <w:r>
        <w:separator/>
      </w:r>
    </w:p>
  </w:footnote>
  <w:footnote w:type="continuationSeparator" w:id="0">
    <w:p w14:paraId="6190F3C3" w14:textId="77777777" w:rsidR="00955235" w:rsidRDefault="00955235" w:rsidP="00170E8C">
      <w:pPr>
        <w:spacing w:after="0" w:line="240" w:lineRule="auto"/>
      </w:pPr>
      <w:r>
        <w:continuationSeparator/>
      </w:r>
    </w:p>
  </w:footnote>
  <w:footnote w:type="continuationNotice" w:id="1">
    <w:p w14:paraId="240C117B" w14:textId="77777777" w:rsidR="00955235" w:rsidRDefault="0095523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803B18"/>
    <w:multiLevelType w:val="hybridMultilevel"/>
    <w:tmpl w:val="99FCF3A4"/>
    <w:lvl w:ilvl="0" w:tplc="4B4C25B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82775B"/>
    <w:multiLevelType w:val="multilevel"/>
    <w:tmpl w:val="470AA5E2"/>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5"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90658B"/>
    <w:multiLevelType w:val="hybridMultilevel"/>
    <w:tmpl w:val="F51CFA00"/>
    <w:lvl w:ilvl="0" w:tplc="0E66C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96431B"/>
    <w:multiLevelType w:val="hybridMultilevel"/>
    <w:tmpl w:val="E7985C00"/>
    <w:lvl w:ilvl="0" w:tplc="E7EA9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74BAE"/>
    <w:multiLevelType w:val="hybridMultilevel"/>
    <w:tmpl w:val="60FC345C"/>
    <w:lvl w:ilvl="0" w:tplc="AD7CE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4E3195"/>
    <w:multiLevelType w:val="hybridMultilevel"/>
    <w:tmpl w:val="F880DBBC"/>
    <w:lvl w:ilvl="0" w:tplc="F22AF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1E02A47"/>
    <w:multiLevelType w:val="hybridMultilevel"/>
    <w:tmpl w:val="7EF020C4"/>
    <w:lvl w:ilvl="0" w:tplc="7EB0A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E062528"/>
    <w:multiLevelType w:val="hybridMultilevel"/>
    <w:tmpl w:val="23BAF036"/>
    <w:lvl w:ilvl="0" w:tplc="28CA1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8"/>
  </w:num>
  <w:num w:numId="12">
    <w:abstractNumId w:val="6"/>
  </w:num>
  <w:num w:numId="13">
    <w:abstractNumId w:val="20"/>
  </w:num>
  <w:num w:numId="14">
    <w:abstractNumId w:val="17"/>
  </w:num>
  <w:num w:numId="15">
    <w:abstractNumId w:val="16"/>
  </w:num>
  <w:num w:numId="16">
    <w:abstractNumId w:val="1"/>
  </w:num>
  <w:num w:numId="17">
    <w:abstractNumId w:val="7"/>
  </w:num>
  <w:num w:numId="18">
    <w:abstractNumId w:val="3"/>
  </w:num>
  <w:num w:numId="19">
    <w:abstractNumId w:val="14"/>
  </w:num>
  <w:num w:numId="20">
    <w:abstractNumId w:val="11"/>
  </w:num>
  <w:num w:numId="21">
    <w:abstractNumId w:val="12"/>
  </w:num>
  <w:num w:numId="22">
    <w:abstractNumId w:val="24"/>
  </w:num>
  <w:num w:numId="23">
    <w:abstractNumId w:val="5"/>
  </w:num>
  <w:num w:numId="24">
    <w:abstractNumId w:val="19"/>
  </w:num>
  <w:num w:numId="25">
    <w:abstractNumId w:val="10"/>
  </w:num>
  <w:num w:numId="26">
    <w:abstractNumId w:val="22"/>
  </w:num>
  <w:num w:numId="27">
    <w:abstractNumId w:val="0"/>
  </w:num>
  <w:num w:numId="28">
    <w:abstractNumId w:val="2"/>
  </w:num>
  <w:num w:numId="29">
    <w:abstractNumId w:val="9"/>
  </w:num>
  <w:num w:numId="30">
    <w:abstractNumId w:val="13"/>
  </w:num>
  <w:num w:numId="31">
    <w:abstractNumId w:val="15"/>
  </w:num>
  <w:num w:numId="32">
    <w:abstractNumId w:val="23"/>
  </w:num>
  <w:num w:numId="33">
    <w:abstractNumId w:val="8"/>
  </w:num>
  <w:num w:numId="3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u, Jason">
    <w15:presenceInfo w15:providerId="AD" w15:userId="S::jason.xu@effem.com::d593a947-e985-4675-98ef-c4d8c1d8e68d"/>
  </w15:person>
  <w15:person w15:author="Peter Markwell">
    <w15:presenceInfo w15:providerId="Windows Live" w15:userId="bf235300bb8e7349"/>
  </w15:person>
  <w15:person w15:author="fanzhou kong">
    <w15:presenceInfo w15:providerId="Windows Live" w15:userId="a77df28feecbb9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proofState w:spelling="clean" w:grammar="clean"/>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2AE"/>
    <w:rsid w:val="00000B0A"/>
    <w:rsid w:val="00000C07"/>
    <w:rsid w:val="00001076"/>
    <w:rsid w:val="00001173"/>
    <w:rsid w:val="0000210D"/>
    <w:rsid w:val="00002B77"/>
    <w:rsid w:val="00002B8C"/>
    <w:rsid w:val="00002FAC"/>
    <w:rsid w:val="00003180"/>
    <w:rsid w:val="000033A5"/>
    <w:rsid w:val="000035E4"/>
    <w:rsid w:val="000039EA"/>
    <w:rsid w:val="00003A68"/>
    <w:rsid w:val="00003B4E"/>
    <w:rsid w:val="000041D7"/>
    <w:rsid w:val="0000425B"/>
    <w:rsid w:val="000049C5"/>
    <w:rsid w:val="0000534C"/>
    <w:rsid w:val="0000553C"/>
    <w:rsid w:val="00005A73"/>
    <w:rsid w:val="00005D74"/>
    <w:rsid w:val="00005E4E"/>
    <w:rsid w:val="0000600E"/>
    <w:rsid w:val="00006515"/>
    <w:rsid w:val="000065B4"/>
    <w:rsid w:val="000067C6"/>
    <w:rsid w:val="0000689C"/>
    <w:rsid w:val="000069C9"/>
    <w:rsid w:val="00006A9F"/>
    <w:rsid w:val="000073CE"/>
    <w:rsid w:val="00007669"/>
    <w:rsid w:val="0000797C"/>
    <w:rsid w:val="00007AAF"/>
    <w:rsid w:val="00007B6A"/>
    <w:rsid w:val="00010114"/>
    <w:rsid w:val="0001052B"/>
    <w:rsid w:val="000106BB"/>
    <w:rsid w:val="00010785"/>
    <w:rsid w:val="00010895"/>
    <w:rsid w:val="00010A21"/>
    <w:rsid w:val="00010BA9"/>
    <w:rsid w:val="00010BCB"/>
    <w:rsid w:val="0001149D"/>
    <w:rsid w:val="00011525"/>
    <w:rsid w:val="00011649"/>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49B1"/>
    <w:rsid w:val="00015174"/>
    <w:rsid w:val="0001552C"/>
    <w:rsid w:val="00015787"/>
    <w:rsid w:val="00015CBB"/>
    <w:rsid w:val="000160DC"/>
    <w:rsid w:val="00016252"/>
    <w:rsid w:val="000162E2"/>
    <w:rsid w:val="000163CE"/>
    <w:rsid w:val="0001695C"/>
    <w:rsid w:val="00016ADA"/>
    <w:rsid w:val="00016E05"/>
    <w:rsid w:val="000170E3"/>
    <w:rsid w:val="00017169"/>
    <w:rsid w:val="00017507"/>
    <w:rsid w:val="00017660"/>
    <w:rsid w:val="000176EC"/>
    <w:rsid w:val="00017816"/>
    <w:rsid w:val="00017B06"/>
    <w:rsid w:val="00017F6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032"/>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101"/>
    <w:rsid w:val="000302C9"/>
    <w:rsid w:val="0003052E"/>
    <w:rsid w:val="000305F3"/>
    <w:rsid w:val="00030836"/>
    <w:rsid w:val="00030D97"/>
    <w:rsid w:val="00030F6F"/>
    <w:rsid w:val="00031397"/>
    <w:rsid w:val="00031670"/>
    <w:rsid w:val="00031978"/>
    <w:rsid w:val="00032A1B"/>
    <w:rsid w:val="00033544"/>
    <w:rsid w:val="000335D6"/>
    <w:rsid w:val="0003383B"/>
    <w:rsid w:val="00033E9A"/>
    <w:rsid w:val="0003416D"/>
    <w:rsid w:val="000341FB"/>
    <w:rsid w:val="00034290"/>
    <w:rsid w:val="00034302"/>
    <w:rsid w:val="0003433F"/>
    <w:rsid w:val="000343FC"/>
    <w:rsid w:val="000347B0"/>
    <w:rsid w:val="0003481E"/>
    <w:rsid w:val="000349DC"/>
    <w:rsid w:val="00034EA6"/>
    <w:rsid w:val="00035090"/>
    <w:rsid w:val="00035100"/>
    <w:rsid w:val="0003534B"/>
    <w:rsid w:val="000356ED"/>
    <w:rsid w:val="00035DDC"/>
    <w:rsid w:val="00035FC5"/>
    <w:rsid w:val="0003756D"/>
    <w:rsid w:val="00037A80"/>
    <w:rsid w:val="000400D8"/>
    <w:rsid w:val="000401BB"/>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87D"/>
    <w:rsid w:val="000458C7"/>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529"/>
    <w:rsid w:val="00052C93"/>
    <w:rsid w:val="00052DBC"/>
    <w:rsid w:val="00052F80"/>
    <w:rsid w:val="000535CD"/>
    <w:rsid w:val="00053628"/>
    <w:rsid w:val="00053B32"/>
    <w:rsid w:val="00053DD0"/>
    <w:rsid w:val="00054157"/>
    <w:rsid w:val="00054217"/>
    <w:rsid w:val="00054445"/>
    <w:rsid w:val="000547E3"/>
    <w:rsid w:val="000547F0"/>
    <w:rsid w:val="00054D9D"/>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E1B"/>
    <w:rsid w:val="00057FC2"/>
    <w:rsid w:val="000603EC"/>
    <w:rsid w:val="000605B3"/>
    <w:rsid w:val="00060685"/>
    <w:rsid w:val="00060907"/>
    <w:rsid w:val="00060DF5"/>
    <w:rsid w:val="00061802"/>
    <w:rsid w:val="00061B6C"/>
    <w:rsid w:val="00061C9C"/>
    <w:rsid w:val="00061D1D"/>
    <w:rsid w:val="00061F7B"/>
    <w:rsid w:val="0006244D"/>
    <w:rsid w:val="00062596"/>
    <w:rsid w:val="00062DB0"/>
    <w:rsid w:val="00062DF1"/>
    <w:rsid w:val="00062FF6"/>
    <w:rsid w:val="00063248"/>
    <w:rsid w:val="000638E9"/>
    <w:rsid w:val="00064616"/>
    <w:rsid w:val="00065036"/>
    <w:rsid w:val="0006568D"/>
    <w:rsid w:val="000657F7"/>
    <w:rsid w:val="000658CF"/>
    <w:rsid w:val="0006623A"/>
    <w:rsid w:val="000665A8"/>
    <w:rsid w:val="00066AE4"/>
    <w:rsid w:val="00066E3C"/>
    <w:rsid w:val="00066E83"/>
    <w:rsid w:val="0006706F"/>
    <w:rsid w:val="00067216"/>
    <w:rsid w:val="000677A3"/>
    <w:rsid w:val="00067A50"/>
    <w:rsid w:val="00067AF0"/>
    <w:rsid w:val="00067E9F"/>
    <w:rsid w:val="00067FE5"/>
    <w:rsid w:val="000701B6"/>
    <w:rsid w:val="0007045A"/>
    <w:rsid w:val="00070545"/>
    <w:rsid w:val="00070C23"/>
    <w:rsid w:val="00070C51"/>
    <w:rsid w:val="00070CA2"/>
    <w:rsid w:val="00070CBA"/>
    <w:rsid w:val="00071458"/>
    <w:rsid w:val="0007167B"/>
    <w:rsid w:val="0007170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54E"/>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33B"/>
    <w:rsid w:val="000817C3"/>
    <w:rsid w:val="000818A0"/>
    <w:rsid w:val="00081EEF"/>
    <w:rsid w:val="00081F94"/>
    <w:rsid w:val="000821F9"/>
    <w:rsid w:val="0008257C"/>
    <w:rsid w:val="00082874"/>
    <w:rsid w:val="0008302A"/>
    <w:rsid w:val="000830C7"/>
    <w:rsid w:val="00083498"/>
    <w:rsid w:val="00083BAD"/>
    <w:rsid w:val="00083F52"/>
    <w:rsid w:val="00083FB3"/>
    <w:rsid w:val="000842AE"/>
    <w:rsid w:val="000842EC"/>
    <w:rsid w:val="00084E31"/>
    <w:rsid w:val="00084EA0"/>
    <w:rsid w:val="00085092"/>
    <w:rsid w:val="0008563E"/>
    <w:rsid w:val="00085CEC"/>
    <w:rsid w:val="00085F0C"/>
    <w:rsid w:val="00085FF7"/>
    <w:rsid w:val="000867AC"/>
    <w:rsid w:val="00086984"/>
    <w:rsid w:val="000870A2"/>
    <w:rsid w:val="0008717D"/>
    <w:rsid w:val="00087574"/>
    <w:rsid w:val="00087C4E"/>
    <w:rsid w:val="00087F50"/>
    <w:rsid w:val="0009036F"/>
    <w:rsid w:val="000905E6"/>
    <w:rsid w:val="00090A1B"/>
    <w:rsid w:val="00091E85"/>
    <w:rsid w:val="0009236A"/>
    <w:rsid w:val="00092639"/>
    <w:rsid w:val="000926AE"/>
    <w:rsid w:val="00092A57"/>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5DB0"/>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BE9"/>
    <w:rsid w:val="000A0DCE"/>
    <w:rsid w:val="000A1154"/>
    <w:rsid w:val="000A12ED"/>
    <w:rsid w:val="000A163A"/>
    <w:rsid w:val="000A16B2"/>
    <w:rsid w:val="000A1A80"/>
    <w:rsid w:val="000A1DB7"/>
    <w:rsid w:val="000A23E3"/>
    <w:rsid w:val="000A25B8"/>
    <w:rsid w:val="000A28EF"/>
    <w:rsid w:val="000A3083"/>
    <w:rsid w:val="000A3132"/>
    <w:rsid w:val="000A3361"/>
    <w:rsid w:val="000A3455"/>
    <w:rsid w:val="000A36CC"/>
    <w:rsid w:val="000A38FC"/>
    <w:rsid w:val="000A3963"/>
    <w:rsid w:val="000A3B4D"/>
    <w:rsid w:val="000A432A"/>
    <w:rsid w:val="000A4760"/>
    <w:rsid w:val="000A51EB"/>
    <w:rsid w:val="000A53F1"/>
    <w:rsid w:val="000A5404"/>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80E"/>
    <w:rsid w:val="000B0C79"/>
    <w:rsid w:val="000B0CE7"/>
    <w:rsid w:val="000B1B9D"/>
    <w:rsid w:val="000B2105"/>
    <w:rsid w:val="000B2825"/>
    <w:rsid w:val="000B2AFD"/>
    <w:rsid w:val="000B2BEE"/>
    <w:rsid w:val="000B2FAB"/>
    <w:rsid w:val="000B2FCB"/>
    <w:rsid w:val="000B30D6"/>
    <w:rsid w:val="000B365B"/>
    <w:rsid w:val="000B36CB"/>
    <w:rsid w:val="000B3D1C"/>
    <w:rsid w:val="000B3D96"/>
    <w:rsid w:val="000B3EB3"/>
    <w:rsid w:val="000B412E"/>
    <w:rsid w:val="000B425E"/>
    <w:rsid w:val="000B42A7"/>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5BD"/>
    <w:rsid w:val="000B6931"/>
    <w:rsid w:val="000B6C7E"/>
    <w:rsid w:val="000B6EC0"/>
    <w:rsid w:val="000B76E1"/>
    <w:rsid w:val="000B76FD"/>
    <w:rsid w:val="000C0024"/>
    <w:rsid w:val="000C0124"/>
    <w:rsid w:val="000C02F2"/>
    <w:rsid w:val="000C05B5"/>
    <w:rsid w:val="000C0834"/>
    <w:rsid w:val="000C1853"/>
    <w:rsid w:val="000C195A"/>
    <w:rsid w:val="000C1F06"/>
    <w:rsid w:val="000C1F34"/>
    <w:rsid w:val="000C2065"/>
    <w:rsid w:val="000C213D"/>
    <w:rsid w:val="000C2797"/>
    <w:rsid w:val="000C2C19"/>
    <w:rsid w:val="000C30A6"/>
    <w:rsid w:val="000C367A"/>
    <w:rsid w:val="000C37D3"/>
    <w:rsid w:val="000C3912"/>
    <w:rsid w:val="000C3AF9"/>
    <w:rsid w:val="000C4CE2"/>
    <w:rsid w:val="000C4EB2"/>
    <w:rsid w:val="000C5479"/>
    <w:rsid w:val="000C5797"/>
    <w:rsid w:val="000C65AB"/>
    <w:rsid w:val="000C6996"/>
    <w:rsid w:val="000C6F7C"/>
    <w:rsid w:val="000C7488"/>
    <w:rsid w:val="000C7C88"/>
    <w:rsid w:val="000D00EF"/>
    <w:rsid w:val="000D0179"/>
    <w:rsid w:val="000D02B1"/>
    <w:rsid w:val="000D0414"/>
    <w:rsid w:val="000D05CC"/>
    <w:rsid w:val="000D0A6F"/>
    <w:rsid w:val="000D0DB9"/>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73CC"/>
    <w:rsid w:val="000D75E4"/>
    <w:rsid w:val="000D7688"/>
    <w:rsid w:val="000D790E"/>
    <w:rsid w:val="000D7CCE"/>
    <w:rsid w:val="000D7FF0"/>
    <w:rsid w:val="000E02ED"/>
    <w:rsid w:val="000E0377"/>
    <w:rsid w:val="000E0803"/>
    <w:rsid w:val="000E0BAA"/>
    <w:rsid w:val="000E0DDB"/>
    <w:rsid w:val="000E0E2A"/>
    <w:rsid w:val="000E11C0"/>
    <w:rsid w:val="000E12F4"/>
    <w:rsid w:val="000E12F5"/>
    <w:rsid w:val="000E163F"/>
    <w:rsid w:val="000E19A7"/>
    <w:rsid w:val="000E1B7B"/>
    <w:rsid w:val="000E26E6"/>
    <w:rsid w:val="000E2819"/>
    <w:rsid w:val="000E296B"/>
    <w:rsid w:val="000E2C19"/>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506"/>
    <w:rsid w:val="000F07E9"/>
    <w:rsid w:val="000F14C7"/>
    <w:rsid w:val="000F1730"/>
    <w:rsid w:val="000F1788"/>
    <w:rsid w:val="000F1882"/>
    <w:rsid w:val="000F18FE"/>
    <w:rsid w:val="000F1935"/>
    <w:rsid w:val="000F1C2A"/>
    <w:rsid w:val="000F2046"/>
    <w:rsid w:val="000F2055"/>
    <w:rsid w:val="000F21AD"/>
    <w:rsid w:val="000F24D2"/>
    <w:rsid w:val="000F2878"/>
    <w:rsid w:val="000F3658"/>
    <w:rsid w:val="000F37D7"/>
    <w:rsid w:val="000F37F1"/>
    <w:rsid w:val="000F3B15"/>
    <w:rsid w:val="000F3CBA"/>
    <w:rsid w:val="000F403F"/>
    <w:rsid w:val="000F4757"/>
    <w:rsid w:val="000F4A62"/>
    <w:rsid w:val="000F4B39"/>
    <w:rsid w:val="000F505E"/>
    <w:rsid w:val="000F55D5"/>
    <w:rsid w:val="000F609A"/>
    <w:rsid w:val="000F64AB"/>
    <w:rsid w:val="000F6CCA"/>
    <w:rsid w:val="000F6E37"/>
    <w:rsid w:val="000F704D"/>
    <w:rsid w:val="000F7147"/>
    <w:rsid w:val="000F79B9"/>
    <w:rsid w:val="000F7A5E"/>
    <w:rsid w:val="000F7D53"/>
    <w:rsid w:val="000F7FE4"/>
    <w:rsid w:val="00100280"/>
    <w:rsid w:val="001004C6"/>
    <w:rsid w:val="001006E1"/>
    <w:rsid w:val="00100725"/>
    <w:rsid w:val="001008EF"/>
    <w:rsid w:val="00100E7E"/>
    <w:rsid w:val="00100E86"/>
    <w:rsid w:val="00101098"/>
    <w:rsid w:val="0010121A"/>
    <w:rsid w:val="0010181B"/>
    <w:rsid w:val="001018D6"/>
    <w:rsid w:val="00101C7B"/>
    <w:rsid w:val="00101DD5"/>
    <w:rsid w:val="00102105"/>
    <w:rsid w:val="00102120"/>
    <w:rsid w:val="00102797"/>
    <w:rsid w:val="00102A7B"/>
    <w:rsid w:val="00102B8D"/>
    <w:rsid w:val="00102E63"/>
    <w:rsid w:val="00102EA7"/>
    <w:rsid w:val="00103587"/>
    <w:rsid w:val="00103BA2"/>
    <w:rsid w:val="00103F13"/>
    <w:rsid w:val="00104356"/>
    <w:rsid w:val="00104589"/>
    <w:rsid w:val="001045CF"/>
    <w:rsid w:val="001048F9"/>
    <w:rsid w:val="00105D3F"/>
    <w:rsid w:val="00106726"/>
    <w:rsid w:val="00107378"/>
    <w:rsid w:val="001079C1"/>
    <w:rsid w:val="00107CA3"/>
    <w:rsid w:val="0011028E"/>
    <w:rsid w:val="00110301"/>
    <w:rsid w:val="00110A3B"/>
    <w:rsid w:val="00110BFF"/>
    <w:rsid w:val="00110C48"/>
    <w:rsid w:val="00111451"/>
    <w:rsid w:val="00111902"/>
    <w:rsid w:val="001119FB"/>
    <w:rsid w:val="00111B61"/>
    <w:rsid w:val="00111C09"/>
    <w:rsid w:val="00112075"/>
    <w:rsid w:val="00112079"/>
    <w:rsid w:val="00112088"/>
    <w:rsid w:val="00112358"/>
    <w:rsid w:val="001126CA"/>
    <w:rsid w:val="00112C37"/>
    <w:rsid w:val="0011365A"/>
    <w:rsid w:val="001143CC"/>
    <w:rsid w:val="001145DF"/>
    <w:rsid w:val="001149FB"/>
    <w:rsid w:val="00114B8E"/>
    <w:rsid w:val="00115218"/>
    <w:rsid w:val="001156B4"/>
    <w:rsid w:val="00115AB9"/>
    <w:rsid w:val="0011621C"/>
    <w:rsid w:val="00116557"/>
    <w:rsid w:val="00116827"/>
    <w:rsid w:val="00116CA1"/>
    <w:rsid w:val="001170A8"/>
    <w:rsid w:val="00117189"/>
    <w:rsid w:val="00117248"/>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4B5E"/>
    <w:rsid w:val="001254D6"/>
    <w:rsid w:val="00125695"/>
    <w:rsid w:val="00125AE9"/>
    <w:rsid w:val="00125C68"/>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0EF1"/>
    <w:rsid w:val="001320CD"/>
    <w:rsid w:val="00132297"/>
    <w:rsid w:val="001324D5"/>
    <w:rsid w:val="001328D2"/>
    <w:rsid w:val="00132D78"/>
    <w:rsid w:val="00132ECA"/>
    <w:rsid w:val="00132FFD"/>
    <w:rsid w:val="00133856"/>
    <w:rsid w:val="00133970"/>
    <w:rsid w:val="001339B2"/>
    <w:rsid w:val="00133FA4"/>
    <w:rsid w:val="00134434"/>
    <w:rsid w:val="001348EE"/>
    <w:rsid w:val="00134A7E"/>
    <w:rsid w:val="00134D95"/>
    <w:rsid w:val="00134E28"/>
    <w:rsid w:val="00134E53"/>
    <w:rsid w:val="00134F7B"/>
    <w:rsid w:val="0013508B"/>
    <w:rsid w:val="0013523A"/>
    <w:rsid w:val="001354F4"/>
    <w:rsid w:val="00135E4B"/>
    <w:rsid w:val="00135ED0"/>
    <w:rsid w:val="00136304"/>
    <w:rsid w:val="0013648B"/>
    <w:rsid w:val="00136E70"/>
    <w:rsid w:val="00136F39"/>
    <w:rsid w:val="00136F7F"/>
    <w:rsid w:val="0013701B"/>
    <w:rsid w:val="0013711C"/>
    <w:rsid w:val="001372AF"/>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E40"/>
    <w:rsid w:val="00144F12"/>
    <w:rsid w:val="0014500F"/>
    <w:rsid w:val="0014593E"/>
    <w:rsid w:val="00145AB1"/>
    <w:rsid w:val="001466D9"/>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3"/>
    <w:rsid w:val="001538A8"/>
    <w:rsid w:val="00153DC4"/>
    <w:rsid w:val="00154624"/>
    <w:rsid w:val="001548C0"/>
    <w:rsid w:val="001549D4"/>
    <w:rsid w:val="00154A7E"/>
    <w:rsid w:val="00154B9D"/>
    <w:rsid w:val="00154E89"/>
    <w:rsid w:val="00155133"/>
    <w:rsid w:val="001554CB"/>
    <w:rsid w:val="00155567"/>
    <w:rsid w:val="0015556B"/>
    <w:rsid w:val="001555EC"/>
    <w:rsid w:val="00155849"/>
    <w:rsid w:val="00155A84"/>
    <w:rsid w:val="00155E90"/>
    <w:rsid w:val="00155FCE"/>
    <w:rsid w:val="00156352"/>
    <w:rsid w:val="0015677D"/>
    <w:rsid w:val="00156957"/>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E83"/>
    <w:rsid w:val="001647D3"/>
    <w:rsid w:val="00164E0F"/>
    <w:rsid w:val="00164F03"/>
    <w:rsid w:val="0016516C"/>
    <w:rsid w:val="00165195"/>
    <w:rsid w:val="0016526D"/>
    <w:rsid w:val="001653B7"/>
    <w:rsid w:val="00165502"/>
    <w:rsid w:val="001659ED"/>
    <w:rsid w:val="00165A1D"/>
    <w:rsid w:val="00165B10"/>
    <w:rsid w:val="001663A6"/>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1B0C"/>
    <w:rsid w:val="001723E9"/>
    <w:rsid w:val="00172594"/>
    <w:rsid w:val="00172974"/>
    <w:rsid w:val="00172A08"/>
    <w:rsid w:val="0017302C"/>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45D"/>
    <w:rsid w:val="001756D9"/>
    <w:rsid w:val="00175742"/>
    <w:rsid w:val="00175B16"/>
    <w:rsid w:val="00176AEA"/>
    <w:rsid w:val="00176C23"/>
    <w:rsid w:val="001772DD"/>
    <w:rsid w:val="00180CBF"/>
    <w:rsid w:val="001810AB"/>
    <w:rsid w:val="00181288"/>
    <w:rsid w:val="00181853"/>
    <w:rsid w:val="00181B4D"/>
    <w:rsid w:val="0018254F"/>
    <w:rsid w:val="001829BC"/>
    <w:rsid w:val="00182F42"/>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3B9"/>
    <w:rsid w:val="001908D7"/>
    <w:rsid w:val="00190B61"/>
    <w:rsid w:val="00190CE1"/>
    <w:rsid w:val="00190E5A"/>
    <w:rsid w:val="001910F0"/>
    <w:rsid w:val="001912EC"/>
    <w:rsid w:val="00191509"/>
    <w:rsid w:val="00191601"/>
    <w:rsid w:val="0019172A"/>
    <w:rsid w:val="001918A1"/>
    <w:rsid w:val="00191A99"/>
    <w:rsid w:val="00191B5B"/>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0FBB"/>
    <w:rsid w:val="001A1032"/>
    <w:rsid w:val="001A112C"/>
    <w:rsid w:val="001A11A1"/>
    <w:rsid w:val="001A1902"/>
    <w:rsid w:val="001A1A05"/>
    <w:rsid w:val="001A1A24"/>
    <w:rsid w:val="001A1C69"/>
    <w:rsid w:val="001A1FA1"/>
    <w:rsid w:val="001A22DA"/>
    <w:rsid w:val="001A248E"/>
    <w:rsid w:val="001A270F"/>
    <w:rsid w:val="001A28A4"/>
    <w:rsid w:val="001A28E9"/>
    <w:rsid w:val="001A29F1"/>
    <w:rsid w:val="001A2F24"/>
    <w:rsid w:val="001A3134"/>
    <w:rsid w:val="001A3145"/>
    <w:rsid w:val="001A3388"/>
    <w:rsid w:val="001A34C6"/>
    <w:rsid w:val="001A3971"/>
    <w:rsid w:val="001A3A8D"/>
    <w:rsid w:val="001A3C89"/>
    <w:rsid w:val="001A3D79"/>
    <w:rsid w:val="001A3E65"/>
    <w:rsid w:val="001A3F8C"/>
    <w:rsid w:val="001A4587"/>
    <w:rsid w:val="001A4B23"/>
    <w:rsid w:val="001A5120"/>
    <w:rsid w:val="001A5161"/>
    <w:rsid w:val="001A51F5"/>
    <w:rsid w:val="001A55DD"/>
    <w:rsid w:val="001A5730"/>
    <w:rsid w:val="001A575C"/>
    <w:rsid w:val="001A629B"/>
    <w:rsid w:val="001A63D8"/>
    <w:rsid w:val="001A6527"/>
    <w:rsid w:val="001A667D"/>
    <w:rsid w:val="001A686C"/>
    <w:rsid w:val="001A6BE2"/>
    <w:rsid w:val="001A6C7F"/>
    <w:rsid w:val="001A6DB4"/>
    <w:rsid w:val="001A6FF5"/>
    <w:rsid w:val="001A7834"/>
    <w:rsid w:val="001A784A"/>
    <w:rsid w:val="001A7882"/>
    <w:rsid w:val="001A7BD5"/>
    <w:rsid w:val="001A7EA7"/>
    <w:rsid w:val="001A7F11"/>
    <w:rsid w:val="001B037C"/>
    <w:rsid w:val="001B03D3"/>
    <w:rsid w:val="001B0909"/>
    <w:rsid w:val="001B0F04"/>
    <w:rsid w:val="001B1203"/>
    <w:rsid w:val="001B1B99"/>
    <w:rsid w:val="001B1D9A"/>
    <w:rsid w:val="001B2141"/>
    <w:rsid w:val="001B2BBB"/>
    <w:rsid w:val="001B3924"/>
    <w:rsid w:val="001B3A9C"/>
    <w:rsid w:val="001B3D18"/>
    <w:rsid w:val="001B3F76"/>
    <w:rsid w:val="001B40DC"/>
    <w:rsid w:val="001B40F0"/>
    <w:rsid w:val="001B4629"/>
    <w:rsid w:val="001B46E3"/>
    <w:rsid w:val="001B4BE3"/>
    <w:rsid w:val="001B5087"/>
    <w:rsid w:val="001B512A"/>
    <w:rsid w:val="001B519B"/>
    <w:rsid w:val="001B526F"/>
    <w:rsid w:val="001B58A5"/>
    <w:rsid w:val="001B59BA"/>
    <w:rsid w:val="001B5CE0"/>
    <w:rsid w:val="001B5D7A"/>
    <w:rsid w:val="001B5D99"/>
    <w:rsid w:val="001B5D9A"/>
    <w:rsid w:val="001B6721"/>
    <w:rsid w:val="001B68FD"/>
    <w:rsid w:val="001B6C50"/>
    <w:rsid w:val="001B73CD"/>
    <w:rsid w:val="001B741E"/>
    <w:rsid w:val="001B767F"/>
    <w:rsid w:val="001B77A3"/>
    <w:rsid w:val="001B7F6A"/>
    <w:rsid w:val="001C028D"/>
    <w:rsid w:val="001C04C7"/>
    <w:rsid w:val="001C0F1A"/>
    <w:rsid w:val="001C1154"/>
    <w:rsid w:val="001C1B85"/>
    <w:rsid w:val="001C1B9E"/>
    <w:rsid w:val="001C21DB"/>
    <w:rsid w:val="001C2467"/>
    <w:rsid w:val="001C286C"/>
    <w:rsid w:val="001C3189"/>
    <w:rsid w:val="001C3C52"/>
    <w:rsid w:val="001C40D8"/>
    <w:rsid w:val="001C437F"/>
    <w:rsid w:val="001C4B5E"/>
    <w:rsid w:val="001C5591"/>
    <w:rsid w:val="001C5857"/>
    <w:rsid w:val="001C5A36"/>
    <w:rsid w:val="001C5BCC"/>
    <w:rsid w:val="001C5C8A"/>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BB5"/>
    <w:rsid w:val="001D3C17"/>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4C1"/>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9B"/>
    <w:rsid w:val="001E27AC"/>
    <w:rsid w:val="001E2B10"/>
    <w:rsid w:val="001E2ECB"/>
    <w:rsid w:val="001E314C"/>
    <w:rsid w:val="001E35E1"/>
    <w:rsid w:val="001E3D64"/>
    <w:rsid w:val="001E3E5C"/>
    <w:rsid w:val="001E3F52"/>
    <w:rsid w:val="001E4416"/>
    <w:rsid w:val="001E450C"/>
    <w:rsid w:val="001E490E"/>
    <w:rsid w:val="001E4A95"/>
    <w:rsid w:val="001E51EC"/>
    <w:rsid w:val="001E58EA"/>
    <w:rsid w:val="001E5A7B"/>
    <w:rsid w:val="001E5BDE"/>
    <w:rsid w:val="001E5E49"/>
    <w:rsid w:val="001E5F7F"/>
    <w:rsid w:val="001E6090"/>
    <w:rsid w:val="001E6707"/>
    <w:rsid w:val="001E67A2"/>
    <w:rsid w:val="001E6ACB"/>
    <w:rsid w:val="001E73C5"/>
    <w:rsid w:val="001E74F5"/>
    <w:rsid w:val="001E77C1"/>
    <w:rsid w:val="001E793C"/>
    <w:rsid w:val="001F01C4"/>
    <w:rsid w:val="001F0690"/>
    <w:rsid w:val="001F08DA"/>
    <w:rsid w:val="001F0A84"/>
    <w:rsid w:val="001F0E00"/>
    <w:rsid w:val="001F1036"/>
    <w:rsid w:val="001F1138"/>
    <w:rsid w:val="001F1517"/>
    <w:rsid w:val="001F16DA"/>
    <w:rsid w:val="001F1EA4"/>
    <w:rsid w:val="001F2180"/>
    <w:rsid w:val="001F2B0A"/>
    <w:rsid w:val="001F2C8A"/>
    <w:rsid w:val="001F2E79"/>
    <w:rsid w:val="001F2EA5"/>
    <w:rsid w:val="001F3559"/>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892"/>
    <w:rsid w:val="001F6A43"/>
    <w:rsid w:val="001F70F8"/>
    <w:rsid w:val="001F7C28"/>
    <w:rsid w:val="002000EB"/>
    <w:rsid w:val="0020041E"/>
    <w:rsid w:val="002007B4"/>
    <w:rsid w:val="002009F5"/>
    <w:rsid w:val="00200B06"/>
    <w:rsid w:val="002015DF"/>
    <w:rsid w:val="00201863"/>
    <w:rsid w:val="002018F2"/>
    <w:rsid w:val="002019DA"/>
    <w:rsid w:val="00201B66"/>
    <w:rsid w:val="00201C39"/>
    <w:rsid w:val="00202030"/>
    <w:rsid w:val="0020235A"/>
    <w:rsid w:val="002023CE"/>
    <w:rsid w:val="0020271C"/>
    <w:rsid w:val="00202AB4"/>
    <w:rsid w:val="00203102"/>
    <w:rsid w:val="00203504"/>
    <w:rsid w:val="00203903"/>
    <w:rsid w:val="00203AD2"/>
    <w:rsid w:val="00203AF4"/>
    <w:rsid w:val="00203DCC"/>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7AE"/>
    <w:rsid w:val="00210978"/>
    <w:rsid w:val="00210C43"/>
    <w:rsid w:val="00210CC3"/>
    <w:rsid w:val="00211A6E"/>
    <w:rsid w:val="00211BD4"/>
    <w:rsid w:val="0021242A"/>
    <w:rsid w:val="002127F3"/>
    <w:rsid w:val="00212AD0"/>
    <w:rsid w:val="00213202"/>
    <w:rsid w:val="0021332A"/>
    <w:rsid w:val="00213E20"/>
    <w:rsid w:val="00214047"/>
    <w:rsid w:val="00214259"/>
    <w:rsid w:val="002143C0"/>
    <w:rsid w:val="0021455B"/>
    <w:rsid w:val="0021462A"/>
    <w:rsid w:val="00214C5A"/>
    <w:rsid w:val="00214E39"/>
    <w:rsid w:val="0021537A"/>
    <w:rsid w:val="0021591E"/>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68"/>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85B"/>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71D"/>
    <w:rsid w:val="00237CAC"/>
    <w:rsid w:val="00237E00"/>
    <w:rsid w:val="00240EF1"/>
    <w:rsid w:val="0024176E"/>
    <w:rsid w:val="00241813"/>
    <w:rsid w:val="0024182F"/>
    <w:rsid w:val="00241AFA"/>
    <w:rsid w:val="00241CC6"/>
    <w:rsid w:val="00241FD0"/>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446"/>
    <w:rsid w:val="002475AD"/>
    <w:rsid w:val="002479DE"/>
    <w:rsid w:val="00247BE9"/>
    <w:rsid w:val="00247DE6"/>
    <w:rsid w:val="00247F1F"/>
    <w:rsid w:val="002502CB"/>
    <w:rsid w:val="002502CE"/>
    <w:rsid w:val="00250362"/>
    <w:rsid w:val="0025059C"/>
    <w:rsid w:val="00250AB7"/>
    <w:rsid w:val="002511BD"/>
    <w:rsid w:val="00251612"/>
    <w:rsid w:val="00251C36"/>
    <w:rsid w:val="00251D77"/>
    <w:rsid w:val="0025202A"/>
    <w:rsid w:val="00252283"/>
    <w:rsid w:val="00252285"/>
    <w:rsid w:val="00252888"/>
    <w:rsid w:val="0025294A"/>
    <w:rsid w:val="00253540"/>
    <w:rsid w:val="00253565"/>
    <w:rsid w:val="00253591"/>
    <w:rsid w:val="002540D5"/>
    <w:rsid w:val="00254331"/>
    <w:rsid w:val="002544C9"/>
    <w:rsid w:val="0025487E"/>
    <w:rsid w:val="00254C0A"/>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278"/>
    <w:rsid w:val="00257573"/>
    <w:rsid w:val="00257AB6"/>
    <w:rsid w:val="00257C7B"/>
    <w:rsid w:val="00257EA1"/>
    <w:rsid w:val="002601DF"/>
    <w:rsid w:val="002605F4"/>
    <w:rsid w:val="00260B70"/>
    <w:rsid w:val="00261042"/>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64"/>
    <w:rsid w:val="002667C0"/>
    <w:rsid w:val="00266940"/>
    <w:rsid w:val="00267223"/>
    <w:rsid w:val="00267E56"/>
    <w:rsid w:val="002702B0"/>
    <w:rsid w:val="002709FD"/>
    <w:rsid w:val="00270B17"/>
    <w:rsid w:val="00270B6A"/>
    <w:rsid w:val="002713E6"/>
    <w:rsid w:val="0027153A"/>
    <w:rsid w:val="00271797"/>
    <w:rsid w:val="00271822"/>
    <w:rsid w:val="0027195F"/>
    <w:rsid w:val="00271CCA"/>
    <w:rsid w:val="00271DE0"/>
    <w:rsid w:val="00271EF9"/>
    <w:rsid w:val="002720B2"/>
    <w:rsid w:val="002721D6"/>
    <w:rsid w:val="0027237D"/>
    <w:rsid w:val="00272604"/>
    <w:rsid w:val="0027273F"/>
    <w:rsid w:val="00272A0D"/>
    <w:rsid w:val="00272AED"/>
    <w:rsid w:val="00272DE5"/>
    <w:rsid w:val="00273392"/>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4C3"/>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B5F"/>
    <w:rsid w:val="00283DB7"/>
    <w:rsid w:val="00283EED"/>
    <w:rsid w:val="002845CC"/>
    <w:rsid w:val="00284668"/>
    <w:rsid w:val="00284D59"/>
    <w:rsid w:val="002851A0"/>
    <w:rsid w:val="002852F0"/>
    <w:rsid w:val="00285418"/>
    <w:rsid w:val="00285668"/>
    <w:rsid w:val="00285815"/>
    <w:rsid w:val="002864D0"/>
    <w:rsid w:val="0028650E"/>
    <w:rsid w:val="00286696"/>
    <w:rsid w:val="002866A7"/>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C8"/>
    <w:rsid w:val="00291DF8"/>
    <w:rsid w:val="00292D9E"/>
    <w:rsid w:val="00292EA8"/>
    <w:rsid w:val="0029321A"/>
    <w:rsid w:val="00293284"/>
    <w:rsid w:val="002935AA"/>
    <w:rsid w:val="00293702"/>
    <w:rsid w:val="002939C1"/>
    <w:rsid w:val="00293CF1"/>
    <w:rsid w:val="00294018"/>
    <w:rsid w:val="00294230"/>
    <w:rsid w:val="00294EAC"/>
    <w:rsid w:val="00295348"/>
    <w:rsid w:val="002954C8"/>
    <w:rsid w:val="002955AB"/>
    <w:rsid w:val="002956E5"/>
    <w:rsid w:val="00295984"/>
    <w:rsid w:val="002959DA"/>
    <w:rsid w:val="00295EE1"/>
    <w:rsid w:val="00295FB2"/>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4AF"/>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2AB9"/>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B7C"/>
    <w:rsid w:val="002B5EC1"/>
    <w:rsid w:val="002B623F"/>
    <w:rsid w:val="002B6435"/>
    <w:rsid w:val="002B6ECD"/>
    <w:rsid w:val="002B78FE"/>
    <w:rsid w:val="002B7C59"/>
    <w:rsid w:val="002B7CDD"/>
    <w:rsid w:val="002C003A"/>
    <w:rsid w:val="002C01B1"/>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A73"/>
    <w:rsid w:val="002C6BCB"/>
    <w:rsid w:val="002C6D22"/>
    <w:rsid w:val="002C6EC2"/>
    <w:rsid w:val="002C6F5E"/>
    <w:rsid w:val="002C7323"/>
    <w:rsid w:val="002C7337"/>
    <w:rsid w:val="002C73CD"/>
    <w:rsid w:val="002C7541"/>
    <w:rsid w:val="002C771B"/>
    <w:rsid w:val="002C7B7F"/>
    <w:rsid w:val="002D046A"/>
    <w:rsid w:val="002D04A8"/>
    <w:rsid w:val="002D0FFC"/>
    <w:rsid w:val="002D1584"/>
    <w:rsid w:val="002D16A1"/>
    <w:rsid w:val="002D187A"/>
    <w:rsid w:val="002D2183"/>
    <w:rsid w:val="002D26FF"/>
    <w:rsid w:val="002D2BD9"/>
    <w:rsid w:val="002D2DF4"/>
    <w:rsid w:val="002D30A3"/>
    <w:rsid w:val="002D3135"/>
    <w:rsid w:val="002D3156"/>
    <w:rsid w:val="002D3811"/>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6ED"/>
    <w:rsid w:val="002D7705"/>
    <w:rsid w:val="002D78DF"/>
    <w:rsid w:val="002D7906"/>
    <w:rsid w:val="002D7B9A"/>
    <w:rsid w:val="002D7F32"/>
    <w:rsid w:val="002D7FF5"/>
    <w:rsid w:val="002E0566"/>
    <w:rsid w:val="002E0B97"/>
    <w:rsid w:val="002E0C26"/>
    <w:rsid w:val="002E11EB"/>
    <w:rsid w:val="002E15C7"/>
    <w:rsid w:val="002E1C3D"/>
    <w:rsid w:val="002E2021"/>
    <w:rsid w:val="002E209F"/>
    <w:rsid w:val="002E2538"/>
    <w:rsid w:val="002E280F"/>
    <w:rsid w:val="002E283F"/>
    <w:rsid w:val="002E2A45"/>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1F0D"/>
    <w:rsid w:val="002F203B"/>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8B1"/>
    <w:rsid w:val="002F6A8A"/>
    <w:rsid w:val="002F6B4B"/>
    <w:rsid w:val="002F70D4"/>
    <w:rsid w:val="002F70F4"/>
    <w:rsid w:val="002F725C"/>
    <w:rsid w:val="002F76ED"/>
    <w:rsid w:val="002F7A1D"/>
    <w:rsid w:val="0030037B"/>
    <w:rsid w:val="00300758"/>
    <w:rsid w:val="00300D92"/>
    <w:rsid w:val="00300FB7"/>
    <w:rsid w:val="0030105B"/>
    <w:rsid w:val="0030122F"/>
    <w:rsid w:val="003015EE"/>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0CC1"/>
    <w:rsid w:val="003112F3"/>
    <w:rsid w:val="0031163F"/>
    <w:rsid w:val="00311D20"/>
    <w:rsid w:val="00311EAC"/>
    <w:rsid w:val="00312040"/>
    <w:rsid w:val="003120AB"/>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3AB"/>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18"/>
    <w:rsid w:val="00327890"/>
    <w:rsid w:val="003279E1"/>
    <w:rsid w:val="00327AD2"/>
    <w:rsid w:val="00327D4C"/>
    <w:rsid w:val="00327DD0"/>
    <w:rsid w:val="00327DD9"/>
    <w:rsid w:val="00327F90"/>
    <w:rsid w:val="0033036E"/>
    <w:rsid w:val="00330A6B"/>
    <w:rsid w:val="00330E25"/>
    <w:rsid w:val="003311C5"/>
    <w:rsid w:val="0033123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169"/>
    <w:rsid w:val="00336202"/>
    <w:rsid w:val="00337184"/>
    <w:rsid w:val="003372CC"/>
    <w:rsid w:val="00337956"/>
    <w:rsid w:val="00337D51"/>
    <w:rsid w:val="00337D63"/>
    <w:rsid w:val="0034007A"/>
    <w:rsid w:val="003403B9"/>
    <w:rsid w:val="00340604"/>
    <w:rsid w:val="00340632"/>
    <w:rsid w:val="00340C0E"/>
    <w:rsid w:val="00340DD3"/>
    <w:rsid w:val="00341013"/>
    <w:rsid w:val="00341041"/>
    <w:rsid w:val="003410D7"/>
    <w:rsid w:val="00341147"/>
    <w:rsid w:val="003411D6"/>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B0B"/>
    <w:rsid w:val="00345D53"/>
    <w:rsid w:val="00346588"/>
    <w:rsid w:val="003466F4"/>
    <w:rsid w:val="003468B9"/>
    <w:rsid w:val="003469F2"/>
    <w:rsid w:val="00346A67"/>
    <w:rsid w:val="00346F9D"/>
    <w:rsid w:val="00346FF6"/>
    <w:rsid w:val="00347F98"/>
    <w:rsid w:val="0035059F"/>
    <w:rsid w:val="00350905"/>
    <w:rsid w:val="00350CC8"/>
    <w:rsid w:val="00350CCB"/>
    <w:rsid w:val="00350EB0"/>
    <w:rsid w:val="003517B8"/>
    <w:rsid w:val="003517CA"/>
    <w:rsid w:val="003518A9"/>
    <w:rsid w:val="00351C81"/>
    <w:rsid w:val="00351EE4"/>
    <w:rsid w:val="003520BB"/>
    <w:rsid w:val="003525FF"/>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632"/>
    <w:rsid w:val="003567C3"/>
    <w:rsid w:val="00356870"/>
    <w:rsid w:val="00357336"/>
    <w:rsid w:val="00357526"/>
    <w:rsid w:val="00357DE4"/>
    <w:rsid w:val="00357F74"/>
    <w:rsid w:val="0036013E"/>
    <w:rsid w:val="00360286"/>
    <w:rsid w:val="0036063B"/>
    <w:rsid w:val="00360670"/>
    <w:rsid w:val="00360843"/>
    <w:rsid w:val="003608B0"/>
    <w:rsid w:val="00360CEA"/>
    <w:rsid w:val="00360E12"/>
    <w:rsid w:val="003612B9"/>
    <w:rsid w:val="0036199C"/>
    <w:rsid w:val="00361C27"/>
    <w:rsid w:val="00361E4F"/>
    <w:rsid w:val="003620B1"/>
    <w:rsid w:val="00362381"/>
    <w:rsid w:val="003623FA"/>
    <w:rsid w:val="00362560"/>
    <w:rsid w:val="003626E3"/>
    <w:rsid w:val="00362809"/>
    <w:rsid w:val="00362851"/>
    <w:rsid w:val="00362889"/>
    <w:rsid w:val="00362C28"/>
    <w:rsid w:val="00362C55"/>
    <w:rsid w:val="00362CD8"/>
    <w:rsid w:val="00363349"/>
    <w:rsid w:val="00363522"/>
    <w:rsid w:val="003635EE"/>
    <w:rsid w:val="0036367D"/>
    <w:rsid w:val="00363BE3"/>
    <w:rsid w:val="00363D80"/>
    <w:rsid w:val="00363FEC"/>
    <w:rsid w:val="0036430D"/>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046"/>
    <w:rsid w:val="00372350"/>
    <w:rsid w:val="003724B7"/>
    <w:rsid w:val="00372593"/>
    <w:rsid w:val="00372A89"/>
    <w:rsid w:val="00372FD5"/>
    <w:rsid w:val="003731AC"/>
    <w:rsid w:val="00373211"/>
    <w:rsid w:val="003736AD"/>
    <w:rsid w:val="00373B30"/>
    <w:rsid w:val="00373B87"/>
    <w:rsid w:val="00373E16"/>
    <w:rsid w:val="00373F29"/>
    <w:rsid w:val="003742D4"/>
    <w:rsid w:val="0037454A"/>
    <w:rsid w:val="003745DC"/>
    <w:rsid w:val="00374736"/>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1E2"/>
    <w:rsid w:val="003832F1"/>
    <w:rsid w:val="0038366D"/>
    <w:rsid w:val="0038492D"/>
    <w:rsid w:val="00384C28"/>
    <w:rsid w:val="0038509B"/>
    <w:rsid w:val="00385129"/>
    <w:rsid w:val="00385358"/>
    <w:rsid w:val="003857DF"/>
    <w:rsid w:val="00385A28"/>
    <w:rsid w:val="00385B4A"/>
    <w:rsid w:val="0038616C"/>
    <w:rsid w:val="003861F1"/>
    <w:rsid w:val="003867E0"/>
    <w:rsid w:val="00386A5C"/>
    <w:rsid w:val="00386AF3"/>
    <w:rsid w:val="00386C8D"/>
    <w:rsid w:val="003872CB"/>
    <w:rsid w:val="00387B4B"/>
    <w:rsid w:val="00387BE5"/>
    <w:rsid w:val="00387CFC"/>
    <w:rsid w:val="0039089A"/>
    <w:rsid w:val="00390D5A"/>
    <w:rsid w:val="00391166"/>
    <w:rsid w:val="00391200"/>
    <w:rsid w:val="00391F42"/>
    <w:rsid w:val="003920B8"/>
    <w:rsid w:val="00392579"/>
    <w:rsid w:val="003927C4"/>
    <w:rsid w:val="00392945"/>
    <w:rsid w:val="00392B72"/>
    <w:rsid w:val="00392CF1"/>
    <w:rsid w:val="00393246"/>
    <w:rsid w:val="00393601"/>
    <w:rsid w:val="003939DC"/>
    <w:rsid w:val="00393BCC"/>
    <w:rsid w:val="00393FA3"/>
    <w:rsid w:val="00394075"/>
    <w:rsid w:val="00394620"/>
    <w:rsid w:val="00394B32"/>
    <w:rsid w:val="00394E6A"/>
    <w:rsid w:val="00394E9C"/>
    <w:rsid w:val="00395048"/>
    <w:rsid w:val="0039512F"/>
    <w:rsid w:val="003952A4"/>
    <w:rsid w:val="003953A2"/>
    <w:rsid w:val="003956E0"/>
    <w:rsid w:val="003957FC"/>
    <w:rsid w:val="00395F29"/>
    <w:rsid w:val="0039676F"/>
    <w:rsid w:val="003972D9"/>
    <w:rsid w:val="00397581"/>
    <w:rsid w:val="003977DB"/>
    <w:rsid w:val="00397E6C"/>
    <w:rsid w:val="00397ED8"/>
    <w:rsid w:val="00397F6B"/>
    <w:rsid w:val="00397FCE"/>
    <w:rsid w:val="003A02AD"/>
    <w:rsid w:val="003A04E9"/>
    <w:rsid w:val="003A0751"/>
    <w:rsid w:val="003A0987"/>
    <w:rsid w:val="003A0A90"/>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14"/>
    <w:rsid w:val="003A54CF"/>
    <w:rsid w:val="003A560B"/>
    <w:rsid w:val="003A57B3"/>
    <w:rsid w:val="003A5A82"/>
    <w:rsid w:val="003A60B5"/>
    <w:rsid w:val="003A638C"/>
    <w:rsid w:val="003A6610"/>
    <w:rsid w:val="003A6BB1"/>
    <w:rsid w:val="003A6E39"/>
    <w:rsid w:val="003A7093"/>
    <w:rsid w:val="003A73FE"/>
    <w:rsid w:val="003A74E5"/>
    <w:rsid w:val="003A761D"/>
    <w:rsid w:val="003A7D23"/>
    <w:rsid w:val="003B036E"/>
    <w:rsid w:val="003B038B"/>
    <w:rsid w:val="003B03AA"/>
    <w:rsid w:val="003B058A"/>
    <w:rsid w:val="003B1011"/>
    <w:rsid w:val="003B15C5"/>
    <w:rsid w:val="003B17EB"/>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A7D"/>
    <w:rsid w:val="003B6D6E"/>
    <w:rsid w:val="003B6DBB"/>
    <w:rsid w:val="003B72B5"/>
    <w:rsid w:val="003B76E9"/>
    <w:rsid w:val="003B7BFC"/>
    <w:rsid w:val="003B7C2C"/>
    <w:rsid w:val="003B7E30"/>
    <w:rsid w:val="003C03AC"/>
    <w:rsid w:val="003C0497"/>
    <w:rsid w:val="003C0603"/>
    <w:rsid w:val="003C089A"/>
    <w:rsid w:val="003C1398"/>
    <w:rsid w:val="003C151B"/>
    <w:rsid w:val="003C1820"/>
    <w:rsid w:val="003C1B0C"/>
    <w:rsid w:val="003C1B14"/>
    <w:rsid w:val="003C1CDF"/>
    <w:rsid w:val="003C1DBC"/>
    <w:rsid w:val="003C1DC7"/>
    <w:rsid w:val="003C2220"/>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4A8"/>
    <w:rsid w:val="003C755F"/>
    <w:rsid w:val="003C7647"/>
    <w:rsid w:val="003C7ED6"/>
    <w:rsid w:val="003D0014"/>
    <w:rsid w:val="003D04A0"/>
    <w:rsid w:val="003D1036"/>
    <w:rsid w:val="003D1040"/>
    <w:rsid w:val="003D157F"/>
    <w:rsid w:val="003D228C"/>
    <w:rsid w:val="003D26D4"/>
    <w:rsid w:val="003D2818"/>
    <w:rsid w:val="003D2ABF"/>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5B5C"/>
    <w:rsid w:val="003D6068"/>
    <w:rsid w:val="003D6659"/>
    <w:rsid w:val="003D6D1E"/>
    <w:rsid w:val="003D6D7A"/>
    <w:rsid w:val="003D7088"/>
    <w:rsid w:val="003D724D"/>
    <w:rsid w:val="003D733A"/>
    <w:rsid w:val="003D73BA"/>
    <w:rsid w:val="003D7771"/>
    <w:rsid w:val="003D77DA"/>
    <w:rsid w:val="003D7810"/>
    <w:rsid w:val="003D7963"/>
    <w:rsid w:val="003E00AD"/>
    <w:rsid w:val="003E0629"/>
    <w:rsid w:val="003E0946"/>
    <w:rsid w:val="003E0B37"/>
    <w:rsid w:val="003E0BA6"/>
    <w:rsid w:val="003E0C71"/>
    <w:rsid w:val="003E0F72"/>
    <w:rsid w:val="003E185B"/>
    <w:rsid w:val="003E203A"/>
    <w:rsid w:val="003E2080"/>
    <w:rsid w:val="003E34BF"/>
    <w:rsid w:val="003E3698"/>
    <w:rsid w:val="003E3867"/>
    <w:rsid w:val="003E3A42"/>
    <w:rsid w:val="003E3C62"/>
    <w:rsid w:val="003E3F68"/>
    <w:rsid w:val="003E41A2"/>
    <w:rsid w:val="003E4261"/>
    <w:rsid w:val="003E42FE"/>
    <w:rsid w:val="003E4A83"/>
    <w:rsid w:val="003E5203"/>
    <w:rsid w:val="003E54D5"/>
    <w:rsid w:val="003E5A53"/>
    <w:rsid w:val="003E5B28"/>
    <w:rsid w:val="003E6764"/>
    <w:rsid w:val="003E6D1A"/>
    <w:rsid w:val="003E6DDA"/>
    <w:rsid w:val="003E6EB6"/>
    <w:rsid w:val="003E769F"/>
    <w:rsid w:val="003E7B25"/>
    <w:rsid w:val="003E7C85"/>
    <w:rsid w:val="003E7D84"/>
    <w:rsid w:val="003E7F9B"/>
    <w:rsid w:val="003F01CB"/>
    <w:rsid w:val="003F0340"/>
    <w:rsid w:val="003F0E8F"/>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801"/>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AB7"/>
    <w:rsid w:val="00403207"/>
    <w:rsid w:val="00403331"/>
    <w:rsid w:val="00403444"/>
    <w:rsid w:val="00403505"/>
    <w:rsid w:val="00403876"/>
    <w:rsid w:val="00403AFE"/>
    <w:rsid w:val="00403E1F"/>
    <w:rsid w:val="00403F22"/>
    <w:rsid w:val="0040431D"/>
    <w:rsid w:val="004045CF"/>
    <w:rsid w:val="004047EC"/>
    <w:rsid w:val="00404B50"/>
    <w:rsid w:val="004052E8"/>
    <w:rsid w:val="00405A5C"/>
    <w:rsid w:val="00405B47"/>
    <w:rsid w:val="00405BD8"/>
    <w:rsid w:val="00405D5D"/>
    <w:rsid w:val="00405DF8"/>
    <w:rsid w:val="00405ECB"/>
    <w:rsid w:val="00405FA4"/>
    <w:rsid w:val="00405FBD"/>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2542"/>
    <w:rsid w:val="004131DE"/>
    <w:rsid w:val="00414A0E"/>
    <w:rsid w:val="00414B13"/>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759"/>
    <w:rsid w:val="00423ED2"/>
    <w:rsid w:val="00424006"/>
    <w:rsid w:val="00424A47"/>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27999"/>
    <w:rsid w:val="00430306"/>
    <w:rsid w:val="0043047A"/>
    <w:rsid w:val="00430838"/>
    <w:rsid w:val="00430865"/>
    <w:rsid w:val="00430B92"/>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A8C"/>
    <w:rsid w:val="00434B56"/>
    <w:rsid w:val="00434BFA"/>
    <w:rsid w:val="00434C50"/>
    <w:rsid w:val="00434E32"/>
    <w:rsid w:val="00435087"/>
    <w:rsid w:val="00435235"/>
    <w:rsid w:val="00435661"/>
    <w:rsid w:val="00435B6F"/>
    <w:rsid w:val="0043615B"/>
    <w:rsid w:val="00436340"/>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3ED4"/>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7F0"/>
    <w:rsid w:val="00450A35"/>
    <w:rsid w:val="00450A89"/>
    <w:rsid w:val="004511F5"/>
    <w:rsid w:val="0045124F"/>
    <w:rsid w:val="00451397"/>
    <w:rsid w:val="00451435"/>
    <w:rsid w:val="004518E4"/>
    <w:rsid w:val="00451F25"/>
    <w:rsid w:val="00451F5F"/>
    <w:rsid w:val="004520B4"/>
    <w:rsid w:val="00452707"/>
    <w:rsid w:val="00452E37"/>
    <w:rsid w:val="00452E89"/>
    <w:rsid w:val="00452EAA"/>
    <w:rsid w:val="004530C1"/>
    <w:rsid w:val="0045314B"/>
    <w:rsid w:val="00453236"/>
    <w:rsid w:val="004533D3"/>
    <w:rsid w:val="004539F7"/>
    <w:rsid w:val="00453BA9"/>
    <w:rsid w:val="00453CD4"/>
    <w:rsid w:val="00454119"/>
    <w:rsid w:val="00454AFA"/>
    <w:rsid w:val="00454BE0"/>
    <w:rsid w:val="00454C74"/>
    <w:rsid w:val="00454E4F"/>
    <w:rsid w:val="00455C79"/>
    <w:rsid w:val="00455E26"/>
    <w:rsid w:val="0045698A"/>
    <w:rsid w:val="00456AB1"/>
    <w:rsid w:val="00456C3A"/>
    <w:rsid w:val="004571E5"/>
    <w:rsid w:val="00457A5F"/>
    <w:rsid w:val="00457A82"/>
    <w:rsid w:val="00457C86"/>
    <w:rsid w:val="00457D6B"/>
    <w:rsid w:val="00457E47"/>
    <w:rsid w:val="00457E72"/>
    <w:rsid w:val="00457F1E"/>
    <w:rsid w:val="00457FF5"/>
    <w:rsid w:val="004601D0"/>
    <w:rsid w:val="0046075F"/>
    <w:rsid w:val="00460807"/>
    <w:rsid w:val="00460831"/>
    <w:rsid w:val="00460E51"/>
    <w:rsid w:val="00461083"/>
    <w:rsid w:val="0046126D"/>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8CF"/>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DC1"/>
    <w:rsid w:val="00470EA6"/>
    <w:rsid w:val="00471737"/>
    <w:rsid w:val="004717CF"/>
    <w:rsid w:val="004717F9"/>
    <w:rsid w:val="00471A06"/>
    <w:rsid w:val="00471A22"/>
    <w:rsid w:val="00471D0F"/>
    <w:rsid w:val="00471EF7"/>
    <w:rsid w:val="00471FF5"/>
    <w:rsid w:val="0047201B"/>
    <w:rsid w:val="00472304"/>
    <w:rsid w:val="004723E4"/>
    <w:rsid w:val="0047294F"/>
    <w:rsid w:val="004729E7"/>
    <w:rsid w:val="00472B74"/>
    <w:rsid w:val="00472FE2"/>
    <w:rsid w:val="00473176"/>
    <w:rsid w:val="0047318B"/>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77EF5"/>
    <w:rsid w:val="004809EB"/>
    <w:rsid w:val="00480C6C"/>
    <w:rsid w:val="004811A2"/>
    <w:rsid w:val="004811C9"/>
    <w:rsid w:val="00481614"/>
    <w:rsid w:val="004816DF"/>
    <w:rsid w:val="004819FD"/>
    <w:rsid w:val="00481C70"/>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346"/>
    <w:rsid w:val="004853BF"/>
    <w:rsid w:val="004855B1"/>
    <w:rsid w:val="00485925"/>
    <w:rsid w:val="0048592B"/>
    <w:rsid w:val="00485A92"/>
    <w:rsid w:val="00485AF5"/>
    <w:rsid w:val="004860DD"/>
    <w:rsid w:val="004862D7"/>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167"/>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97F72"/>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3D6"/>
    <w:rsid w:val="004A4443"/>
    <w:rsid w:val="004A4EAA"/>
    <w:rsid w:val="004A5036"/>
    <w:rsid w:val="004A51A2"/>
    <w:rsid w:val="004A52A3"/>
    <w:rsid w:val="004A533A"/>
    <w:rsid w:val="004A5682"/>
    <w:rsid w:val="004A6195"/>
    <w:rsid w:val="004A6376"/>
    <w:rsid w:val="004A67F8"/>
    <w:rsid w:val="004A6865"/>
    <w:rsid w:val="004A6D8F"/>
    <w:rsid w:val="004A6F8D"/>
    <w:rsid w:val="004A6FE0"/>
    <w:rsid w:val="004A761D"/>
    <w:rsid w:val="004A76B4"/>
    <w:rsid w:val="004A7DD8"/>
    <w:rsid w:val="004A7EFE"/>
    <w:rsid w:val="004B08A0"/>
    <w:rsid w:val="004B10ED"/>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40C"/>
    <w:rsid w:val="004B4BFE"/>
    <w:rsid w:val="004B5287"/>
    <w:rsid w:val="004B5336"/>
    <w:rsid w:val="004B56AD"/>
    <w:rsid w:val="004B57E3"/>
    <w:rsid w:val="004B61B7"/>
    <w:rsid w:val="004B6274"/>
    <w:rsid w:val="004B698A"/>
    <w:rsid w:val="004B6C36"/>
    <w:rsid w:val="004B6C48"/>
    <w:rsid w:val="004B7135"/>
    <w:rsid w:val="004B7497"/>
    <w:rsid w:val="004B77E5"/>
    <w:rsid w:val="004B7D41"/>
    <w:rsid w:val="004B7D4D"/>
    <w:rsid w:val="004C065B"/>
    <w:rsid w:val="004C0850"/>
    <w:rsid w:val="004C0C96"/>
    <w:rsid w:val="004C141F"/>
    <w:rsid w:val="004C1675"/>
    <w:rsid w:val="004C1AE7"/>
    <w:rsid w:val="004C1DE3"/>
    <w:rsid w:val="004C1EE7"/>
    <w:rsid w:val="004C1F1A"/>
    <w:rsid w:val="004C289F"/>
    <w:rsid w:val="004C2903"/>
    <w:rsid w:val="004C2FCC"/>
    <w:rsid w:val="004C2FF2"/>
    <w:rsid w:val="004C32A7"/>
    <w:rsid w:val="004C3657"/>
    <w:rsid w:val="004C3F9B"/>
    <w:rsid w:val="004C4A4A"/>
    <w:rsid w:val="004C4CA8"/>
    <w:rsid w:val="004C4DDC"/>
    <w:rsid w:val="004C5983"/>
    <w:rsid w:val="004C5B86"/>
    <w:rsid w:val="004C5E81"/>
    <w:rsid w:val="004C5EC0"/>
    <w:rsid w:val="004C5F55"/>
    <w:rsid w:val="004C6470"/>
    <w:rsid w:val="004C6635"/>
    <w:rsid w:val="004C6792"/>
    <w:rsid w:val="004C6F11"/>
    <w:rsid w:val="004C7095"/>
    <w:rsid w:val="004C7A30"/>
    <w:rsid w:val="004C7BAB"/>
    <w:rsid w:val="004C7C9B"/>
    <w:rsid w:val="004D0134"/>
    <w:rsid w:val="004D0867"/>
    <w:rsid w:val="004D0AF3"/>
    <w:rsid w:val="004D1B4A"/>
    <w:rsid w:val="004D21A1"/>
    <w:rsid w:val="004D21D6"/>
    <w:rsid w:val="004D24CC"/>
    <w:rsid w:val="004D25B9"/>
    <w:rsid w:val="004D2AD9"/>
    <w:rsid w:val="004D2CBE"/>
    <w:rsid w:val="004D3782"/>
    <w:rsid w:val="004D39D2"/>
    <w:rsid w:val="004D3DA1"/>
    <w:rsid w:val="004D3E43"/>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E8B"/>
    <w:rsid w:val="004E0F8F"/>
    <w:rsid w:val="004E1490"/>
    <w:rsid w:val="004E1649"/>
    <w:rsid w:val="004E17F3"/>
    <w:rsid w:val="004E18C5"/>
    <w:rsid w:val="004E192E"/>
    <w:rsid w:val="004E1AD6"/>
    <w:rsid w:val="004E23CC"/>
    <w:rsid w:val="004E2431"/>
    <w:rsid w:val="004E28A2"/>
    <w:rsid w:val="004E2C2A"/>
    <w:rsid w:val="004E3900"/>
    <w:rsid w:val="004E3968"/>
    <w:rsid w:val="004E3F2D"/>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E7EAA"/>
    <w:rsid w:val="004F008E"/>
    <w:rsid w:val="004F00E3"/>
    <w:rsid w:val="004F032C"/>
    <w:rsid w:val="004F03AF"/>
    <w:rsid w:val="004F0738"/>
    <w:rsid w:val="004F07AF"/>
    <w:rsid w:val="004F0981"/>
    <w:rsid w:val="004F0A57"/>
    <w:rsid w:val="004F0D8F"/>
    <w:rsid w:val="004F122D"/>
    <w:rsid w:val="004F1376"/>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6FE"/>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9CC"/>
    <w:rsid w:val="00500AFE"/>
    <w:rsid w:val="00500CB1"/>
    <w:rsid w:val="00500F3C"/>
    <w:rsid w:val="0050134E"/>
    <w:rsid w:val="0050184B"/>
    <w:rsid w:val="00501B98"/>
    <w:rsid w:val="00501FBB"/>
    <w:rsid w:val="00502313"/>
    <w:rsid w:val="00502323"/>
    <w:rsid w:val="005026E4"/>
    <w:rsid w:val="005026E5"/>
    <w:rsid w:val="00503332"/>
    <w:rsid w:val="00503651"/>
    <w:rsid w:val="005039BD"/>
    <w:rsid w:val="005041C1"/>
    <w:rsid w:val="0050454A"/>
    <w:rsid w:val="00504729"/>
    <w:rsid w:val="00504A66"/>
    <w:rsid w:val="00504C90"/>
    <w:rsid w:val="00504E0C"/>
    <w:rsid w:val="00505431"/>
    <w:rsid w:val="0050543F"/>
    <w:rsid w:val="005054D9"/>
    <w:rsid w:val="00505D2F"/>
    <w:rsid w:val="00505DEF"/>
    <w:rsid w:val="0050617A"/>
    <w:rsid w:val="005064F3"/>
    <w:rsid w:val="0050669D"/>
    <w:rsid w:val="005067A0"/>
    <w:rsid w:val="0050690E"/>
    <w:rsid w:val="00506C59"/>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5F8"/>
    <w:rsid w:val="0051183C"/>
    <w:rsid w:val="005118DF"/>
    <w:rsid w:val="00511DDF"/>
    <w:rsid w:val="00512484"/>
    <w:rsid w:val="0051278E"/>
    <w:rsid w:val="00512A10"/>
    <w:rsid w:val="00512A3A"/>
    <w:rsid w:val="00512C77"/>
    <w:rsid w:val="0051322F"/>
    <w:rsid w:val="00513230"/>
    <w:rsid w:val="005139A5"/>
    <w:rsid w:val="00513F7C"/>
    <w:rsid w:val="00514AFC"/>
    <w:rsid w:val="00514BA5"/>
    <w:rsid w:val="00514E54"/>
    <w:rsid w:val="005157A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274"/>
    <w:rsid w:val="00517515"/>
    <w:rsid w:val="005178D5"/>
    <w:rsid w:val="00517F51"/>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3CA8"/>
    <w:rsid w:val="00523E68"/>
    <w:rsid w:val="00524356"/>
    <w:rsid w:val="005245D0"/>
    <w:rsid w:val="005246FD"/>
    <w:rsid w:val="00524CDB"/>
    <w:rsid w:val="005250D0"/>
    <w:rsid w:val="00525165"/>
    <w:rsid w:val="005258F8"/>
    <w:rsid w:val="00525A0E"/>
    <w:rsid w:val="00525A7B"/>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0AA"/>
    <w:rsid w:val="005361E0"/>
    <w:rsid w:val="00536879"/>
    <w:rsid w:val="00536A00"/>
    <w:rsid w:val="00536FDE"/>
    <w:rsid w:val="0053712D"/>
    <w:rsid w:val="005372B6"/>
    <w:rsid w:val="005379FE"/>
    <w:rsid w:val="005401D9"/>
    <w:rsid w:val="005409A0"/>
    <w:rsid w:val="00540B1C"/>
    <w:rsid w:val="00540B4F"/>
    <w:rsid w:val="00540B74"/>
    <w:rsid w:val="00540BCF"/>
    <w:rsid w:val="00540E39"/>
    <w:rsid w:val="0054112C"/>
    <w:rsid w:val="005412A2"/>
    <w:rsid w:val="0054139C"/>
    <w:rsid w:val="0054149B"/>
    <w:rsid w:val="00541E53"/>
    <w:rsid w:val="0054237D"/>
    <w:rsid w:val="0054246F"/>
    <w:rsid w:val="005426CF"/>
    <w:rsid w:val="00542C49"/>
    <w:rsid w:val="00543D63"/>
    <w:rsid w:val="00543DA0"/>
    <w:rsid w:val="00544045"/>
    <w:rsid w:val="0054420E"/>
    <w:rsid w:val="005446B4"/>
    <w:rsid w:val="00544848"/>
    <w:rsid w:val="00544855"/>
    <w:rsid w:val="0054485B"/>
    <w:rsid w:val="00544CBD"/>
    <w:rsid w:val="00545015"/>
    <w:rsid w:val="00545CC4"/>
    <w:rsid w:val="00545E49"/>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66A"/>
    <w:rsid w:val="00552784"/>
    <w:rsid w:val="00553027"/>
    <w:rsid w:val="00553194"/>
    <w:rsid w:val="00553389"/>
    <w:rsid w:val="005542E2"/>
    <w:rsid w:val="005545C0"/>
    <w:rsid w:val="00554909"/>
    <w:rsid w:val="00554D37"/>
    <w:rsid w:val="005553B8"/>
    <w:rsid w:val="0055579F"/>
    <w:rsid w:val="00555CD0"/>
    <w:rsid w:val="00555FD1"/>
    <w:rsid w:val="005560BB"/>
    <w:rsid w:val="0055612A"/>
    <w:rsid w:val="0055616C"/>
    <w:rsid w:val="005564FE"/>
    <w:rsid w:val="00556756"/>
    <w:rsid w:val="0055693F"/>
    <w:rsid w:val="00556F93"/>
    <w:rsid w:val="00557158"/>
    <w:rsid w:val="00557973"/>
    <w:rsid w:val="00557E90"/>
    <w:rsid w:val="00560007"/>
    <w:rsid w:val="00560520"/>
    <w:rsid w:val="00560B43"/>
    <w:rsid w:val="00560BE2"/>
    <w:rsid w:val="00560D64"/>
    <w:rsid w:val="0056190A"/>
    <w:rsid w:val="00561E27"/>
    <w:rsid w:val="005625BA"/>
    <w:rsid w:val="0056268F"/>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B67"/>
    <w:rsid w:val="00567F6A"/>
    <w:rsid w:val="00567F9C"/>
    <w:rsid w:val="005701F6"/>
    <w:rsid w:val="00570B4C"/>
    <w:rsid w:val="00570C25"/>
    <w:rsid w:val="00570CFD"/>
    <w:rsid w:val="00570F36"/>
    <w:rsid w:val="005711A6"/>
    <w:rsid w:val="00571221"/>
    <w:rsid w:val="005713FD"/>
    <w:rsid w:val="00571CDC"/>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2AB"/>
    <w:rsid w:val="00576386"/>
    <w:rsid w:val="005763D9"/>
    <w:rsid w:val="0057658A"/>
    <w:rsid w:val="005765F4"/>
    <w:rsid w:val="00576857"/>
    <w:rsid w:val="00576B5A"/>
    <w:rsid w:val="00576D4C"/>
    <w:rsid w:val="00576DD1"/>
    <w:rsid w:val="00577350"/>
    <w:rsid w:val="0057738F"/>
    <w:rsid w:val="005775CD"/>
    <w:rsid w:val="005775FF"/>
    <w:rsid w:val="00577853"/>
    <w:rsid w:val="00577F04"/>
    <w:rsid w:val="00577FA6"/>
    <w:rsid w:val="00577FC5"/>
    <w:rsid w:val="00580F93"/>
    <w:rsid w:val="005811F9"/>
    <w:rsid w:val="005817ED"/>
    <w:rsid w:val="00581C47"/>
    <w:rsid w:val="00581EDE"/>
    <w:rsid w:val="005821C7"/>
    <w:rsid w:val="00582A17"/>
    <w:rsid w:val="00582A18"/>
    <w:rsid w:val="00582E7D"/>
    <w:rsid w:val="00583BDB"/>
    <w:rsid w:val="00584262"/>
    <w:rsid w:val="00584354"/>
    <w:rsid w:val="00584541"/>
    <w:rsid w:val="005848FA"/>
    <w:rsid w:val="00584DDB"/>
    <w:rsid w:val="0058516F"/>
    <w:rsid w:val="00585284"/>
    <w:rsid w:val="005854E4"/>
    <w:rsid w:val="0058567C"/>
    <w:rsid w:val="00585A01"/>
    <w:rsid w:val="00585BE7"/>
    <w:rsid w:val="00585E5D"/>
    <w:rsid w:val="0058624E"/>
    <w:rsid w:val="0058647C"/>
    <w:rsid w:val="00586804"/>
    <w:rsid w:val="00586D6B"/>
    <w:rsid w:val="00586E43"/>
    <w:rsid w:val="00587034"/>
    <w:rsid w:val="00587538"/>
    <w:rsid w:val="00587557"/>
    <w:rsid w:val="00587778"/>
    <w:rsid w:val="00587E8D"/>
    <w:rsid w:val="00587F1C"/>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6E2"/>
    <w:rsid w:val="005948B2"/>
    <w:rsid w:val="00594917"/>
    <w:rsid w:val="00594B64"/>
    <w:rsid w:val="00594E23"/>
    <w:rsid w:val="005951B5"/>
    <w:rsid w:val="005951C1"/>
    <w:rsid w:val="005960CC"/>
    <w:rsid w:val="005969D7"/>
    <w:rsid w:val="00596B15"/>
    <w:rsid w:val="00596B5F"/>
    <w:rsid w:val="00596E36"/>
    <w:rsid w:val="00596F15"/>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4E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0F15"/>
    <w:rsid w:val="005B115B"/>
    <w:rsid w:val="005B119B"/>
    <w:rsid w:val="005B1266"/>
    <w:rsid w:val="005B13B8"/>
    <w:rsid w:val="005B15F8"/>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6A3"/>
    <w:rsid w:val="005C0C2C"/>
    <w:rsid w:val="005C180D"/>
    <w:rsid w:val="005C1CE6"/>
    <w:rsid w:val="005C1E6B"/>
    <w:rsid w:val="005C20E5"/>
    <w:rsid w:val="005C22E1"/>
    <w:rsid w:val="005C2778"/>
    <w:rsid w:val="005C2789"/>
    <w:rsid w:val="005C28F8"/>
    <w:rsid w:val="005C29B6"/>
    <w:rsid w:val="005C2B2D"/>
    <w:rsid w:val="005C2C98"/>
    <w:rsid w:val="005C2F1D"/>
    <w:rsid w:val="005C2FB3"/>
    <w:rsid w:val="005C3564"/>
    <w:rsid w:val="005C3611"/>
    <w:rsid w:val="005C37D1"/>
    <w:rsid w:val="005C38F0"/>
    <w:rsid w:val="005C3C99"/>
    <w:rsid w:val="005C3CED"/>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C7FED"/>
    <w:rsid w:val="005D0479"/>
    <w:rsid w:val="005D0588"/>
    <w:rsid w:val="005D0BD4"/>
    <w:rsid w:val="005D0C03"/>
    <w:rsid w:val="005D0FB8"/>
    <w:rsid w:val="005D1204"/>
    <w:rsid w:val="005D1600"/>
    <w:rsid w:val="005D19EB"/>
    <w:rsid w:val="005D22BC"/>
    <w:rsid w:val="005D24CB"/>
    <w:rsid w:val="005D27A2"/>
    <w:rsid w:val="005D321A"/>
    <w:rsid w:val="005D369C"/>
    <w:rsid w:val="005D36EC"/>
    <w:rsid w:val="005D3977"/>
    <w:rsid w:val="005D430F"/>
    <w:rsid w:val="005D43B0"/>
    <w:rsid w:val="005D44E8"/>
    <w:rsid w:val="005D46F3"/>
    <w:rsid w:val="005D4AAF"/>
    <w:rsid w:val="005D4D7F"/>
    <w:rsid w:val="005D50E2"/>
    <w:rsid w:val="005D5277"/>
    <w:rsid w:val="005D56B8"/>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BAD"/>
    <w:rsid w:val="005E1E13"/>
    <w:rsid w:val="005E201F"/>
    <w:rsid w:val="005E2023"/>
    <w:rsid w:val="005E22B4"/>
    <w:rsid w:val="005E3034"/>
    <w:rsid w:val="005E3231"/>
    <w:rsid w:val="005E3336"/>
    <w:rsid w:val="005E342D"/>
    <w:rsid w:val="005E37AB"/>
    <w:rsid w:val="005E3809"/>
    <w:rsid w:val="005E4BA2"/>
    <w:rsid w:val="005E5034"/>
    <w:rsid w:val="005E5187"/>
    <w:rsid w:val="005E5275"/>
    <w:rsid w:val="005E5405"/>
    <w:rsid w:val="005E54B6"/>
    <w:rsid w:val="005E54CF"/>
    <w:rsid w:val="005E5B7C"/>
    <w:rsid w:val="005E5C14"/>
    <w:rsid w:val="005E6BBE"/>
    <w:rsid w:val="005E70DF"/>
    <w:rsid w:val="005E7306"/>
    <w:rsid w:val="005E7386"/>
    <w:rsid w:val="005E75FE"/>
    <w:rsid w:val="005E77CF"/>
    <w:rsid w:val="005E7C70"/>
    <w:rsid w:val="005E7DB5"/>
    <w:rsid w:val="005E7DCD"/>
    <w:rsid w:val="005E7FA0"/>
    <w:rsid w:val="005F03A5"/>
    <w:rsid w:val="005F089D"/>
    <w:rsid w:val="005F0D1B"/>
    <w:rsid w:val="005F1062"/>
    <w:rsid w:val="005F10FB"/>
    <w:rsid w:val="005F1587"/>
    <w:rsid w:val="005F1895"/>
    <w:rsid w:val="005F18EF"/>
    <w:rsid w:val="005F1B14"/>
    <w:rsid w:val="005F2104"/>
    <w:rsid w:val="005F2653"/>
    <w:rsid w:val="005F2FCB"/>
    <w:rsid w:val="005F31DE"/>
    <w:rsid w:val="005F35E0"/>
    <w:rsid w:val="005F373F"/>
    <w:rsid w:val="005F38D6"/>
    <w:rsid w:val="005F38E4"/>
    <w:rsid w:val="005F39F2"/>
    <w:rsid w:val="005F3F6E"/>
    <w:rsid w:val="005F4043"/>
    <w:rsid w:val="005F44C9"/>
    <w:rsid w:val="005F4762"/>
    <w:rsid w:val="005F48DE"/>
    <w:rsid w:val="005F4A62"/>
    <w:rsid w:val="005F519E"/>
    <w:rsid w:val="005F51C6"/>
    <w:rsid w:val="005F5263"/>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52C"/>
    <w:rsid w:val="00602775"/>
    <w:rsid w:val="006028F6"/>
    <w:rsid w:val="0060295B"/>
    <w:rsid w:val="006029B0"/>
    <w:rsid w:val="00602C77"/>
    <w:rsid w:val="00602D2A"/>
    <w:rsid w:val="00602D53"/>
    <w:rsid w:val="00602F54"/>
    <w:rsid w:val="006030A3"/>
    <w:rsid w:val="00603CC0"/>
    <w:rsid w:val="006041E9"/>
    <w:rsid w:val="006044E6"/>
    <w:rsid w:val="006048E7"/>
    <w:rsid w:val="0060586F"/>
    <w:rsid w:val="00605B84"/>
    <w:rsid w:val="00606261"/>
    <w:rsid w:val="006062EE"/>
    <w:rsid w:val="006067FC"/>
    <w:rsid w:val="00606874"/>
    <w:rsid w:val="006068AE"/>
    <w:rsid w:val="006068C5"/>
    <w:rsid w:val="00606CED"/>
    <w:rsid w:val="00606F60"/>
    <w:rsid w:val="00607BE8"/>
    <w:rsid w:val="00607C56"/>
    <w:rsid w:val="00607F7E"/>
    <w:rsid w:val="00610013"/>
    <w:rsid w:val="006100E6"/>
    <w:rsid w:val="00610669"/>
    <w:rsid w:val="006108A6"/>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2E"/>
    <w:rsid w:val="00615DA8"/>
    <w:rsid w:val="00615DD4"/>
    <w:rsid w:val="006161C2"/>
    <w:rsid w:val="00616418"/>
    <w:rsid w:val="0061659E"/>
    <w:rsid w:val="00616D61"/>
    <w:rsid w:val="00616EC0"/>
    <w:rsid w:val="00617165"/>
    <w:rsid w:val="006172E4"/>
    <w:rsid w:val="00617896"/>
    <w:rsid w:val="00617B4E"/>
    <w:rsid w:val="00617F7A"/>
    <w:rsid w:val="0062027B"/>
    <w:rsid w:val="00620CBC"/>
    <w:rsid w:val="00620FAB"/>
    <w:rsid w:val="00621216"/>
    <w:rsid w:val="006213D9"/>
    <w:rsid w:val="006216A3"/>
    <w:rsid w:val="00621E04"/>
    <w:rsid w:val="00622163"/>
    <w:rsid w:val="00622C08"/>
    <w:rsid w:val="00622F38"/>
    <w:rsid w:val="00623254"/>
    <w:rsid w:val="00623349"/>
    <w:rsid w:val="00623473"/>
    <w:rsid w:val="00624042"/>
    <w:rsid w:val="00624682"/>
    <w:rsid w:val="006247C1"/>
    <w:rsid w:val="006249A8"/>
    <w:rsid w:val="00624E6C"/>
    <w:rsid w:val="00624E9F"/>
    <w:rsid w:val="00624EC5"/>
    <w:rsid w:val="00624F61"/>
    <w:rsid w:val="006257A3"/>
    <w:rsid w:val="00625952"/>
    <w:rsid w:val="00625C67"/>
    <w:rsid w:val="00625CD6"/>
    <w:rsid w:val="00625D1A"/>
    <w:rsid w:val="006261E9"/>
    <w:rsid w:val="00626237"/>
    <w:rsid w:val="00626718"/>
    <w:rsid w:val="00626B69"/>
    <w:rsid w:val="006275DE"/>
    <w:rsid w:val="006276BB"/>
    <w:rsid w:val="006278A2"/>
    <w:rsid w:val="00627BDA"/>
    <w:rsid w:val="00630212"/>
    <w:rsid w:val="006304C0"/>
    <w:rsid w:val="006305D6"/>
    <w:rsid w:val="0063077A"/>
    <w:rsid w:val="006309A9"/>
    <w:rsid w:val="00630B4D"/>
    <w:rsid w:val="00630C05"/>
    <w:rsid w:val="00630D07"/>
    <w:rsid w:val="00630DF0"/>
    <w:rsid w:val="00631128"/>
    <w:rsid w:val="006313EF"/>
    <w:rsid w:val="006316BD"/>
    <w:rsid w:val="00631823"/>
    <w:rsid w:val="00631C4F"/>
    <w:rsid w:val="006324F6"/>
    <w:rsid w:val="00633359"/>
    <w:rsid w:val="00633DA6"/>
    <w:rsid w:val="00633DEE"/>
    <w:rsid w:val="006340A4"/>
    <w:rsid w:val="006343F9"/>
    <w:rsid w:val="00634688"/>
    <w:rsid w:val="00634783"/>
    <w:rsid w:val="0063540C"/>
    <w:rsid w:val="00635599"/>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48A"/>
    <w:rsid w:val="00641DFB"/>
    <w:rsid w:val="00641E7A"/>
    <w:rsid w:val="00642049"/>
    <w:rsid w:val="006423E6"/>
    <w:rsid w:val="00642956"/>
    <w:rsid w:val="00642C1B"/>
    <w:rsid w:val="00643280"/>
    <w:rsid w:val="0064357B"/>
    <w:rsid w:val="00643C82"/>
    <w:rsid w:val="006441AA"/>
    <w:rsid w:val="00644300"/>
    <w:rsid w:val="00644428"/>
    <w:rsid w:val="00644A8A"/>
    <w:rsid w:val="00644AC0"/>
    <w:rsid w:val="00645553"/>
    <w:rsid w:val="006461B1"/>
    <w:rsid w:val="0064643B"/>
    <w:rsid w:val="00646596"/>
    <w:rsid w:val="00646828"/>
    <w:rsid w:val="00646B20"/>
    <w:rsid w:val="00646F11"/>
    <w:rsid w:val="00646F91"/>
    <w:rsid w:val="006472B7"/>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0F26"/>
    <w:rsid w:val="006518E0"/>
    <w:rsid w:val="00651C84"/>
    <w:rsid w:val="00651D6C"/>
    <w:rsid w:val="00651EF0"/>
    <w:rsid w:val="00651F7E"/>
    <w:rsid w:val="006522D3"/>
    <w:rsid w:val="00652453"/>
    <w:rsid w:val="00652906"/>
    <w:rsid w:val="00652D91"/>
    <w:rsid w:val="0065351B"/>
    <w:rsid w:val="006543F2"/>
    <w:rsid w:val="00654687"/>
    <w:rsid w:val="006546D5"/>
    <w:rsid w:val="006548F5"/>
    <w:rsid w:val="006559FF"/>
    <w:rsid w:val="00655F0B"/>
    <w:rsid w:val="00656A94"/>
    <w:rsid w:val="00656B21"/>
    <w:rsid w:val="00656BBE"/>
    <w:rsid w:val="00657184"/>
    <w:rsid w:val="006572BB"/>
    <w:rsid w:val="00657392"/>
    <w:rsid w:val="006577E2"/>
    <w:rsid w:val="00657A90"/>
    <w:rsid w:val="00660768"/>
    <w:rsid w:val="006607B9"/>
    <w:rsid w:val="006609D9"/>
    <w:rsid w:val="00660CCC"/>
    <w:rsid w:val="00661160"/>
    <w:rsid w:val="00661654"/>
    <w:rsid w:val="00661F64"/>
    <w:rsid w:val="006620EE"/>
    <w:rsid w:val="006622E7"/>
    <w:rsid w:val="006626B6"/>
    <w:rsid w:val="00662F9E"/>
    <w:rsid w:val="00663863"/>
    <w:rsid w:val="00663C9F"/>
    <w:rsid w:val="00663EE6"/>
    <w:rsid w:val="006643E3"/>
    <w:rsid w:val="00664ACA"/>
    <w:rsid w:val="00664B56"/>
    <w:rsid w:val="00664DFE"/>
    <w:rsid w:val="00665089"/>
    <w:rsid w:val="0066544E"/>
    <w:rsid w:val="00665F7A"/>
    <w:rsid w:val="00666193"/>
    <w:rsid w:val="00666470"/>
    <w:rsid w:val="0066652B"/>
    <w:rsid w:val="006666A6"/>
    <w:rsid w:val="00666C9C"/>
    <w:rsid w:val="00666D19"/>
    <w:rsid w:val="00666F45"/>
    <w:rsid w:val="00667F08"/>
    <w:rsid w:val="00667F85"/>
    <w:rsid w:val="006707E4"/>
    <w:rsid w:val="00670B0E"/>
    <w:rsid w:val="00670B51"/>
    <w:rsid w:val="00670F73"/>
    <w:rsid w:val="0067148B"/>
    <w:rsid w:val="006717A2"/>
    <w:rsid w:val="00671AB2"/>
    <w:rsid w:val="00671ABA"/>
    <w:rsid w:val="00671B66"/>
    <w:rsid w:val="00671C63"/>
    <w:rsid w:val="006721CD"/>
    <w:rsid w:val="00672B09"/>
    <w:rsid w:val="00672B91"/>
    <w:rsid w:val="00673241"/>
    <w:rsid w:val="00673974"/>
    <w:rsid w:val="00674251"/>
    <w:rsid w:val="006747A4"/>
    <w:rsid w:val="00674BA6"/>
    <w:rsid w:val="00674DA6"/>
    <w:rsid w:val="0067518E"/>
    <w:rsid w:val="006751EA"/>
    <w:rsid w:val="00675218"/>
    <w:rsid w:val="00675634"/>
    <w:rsid w:val="00675887"/>
    <w:rsid w:val="00675D3E"/>
    <w:rsid w:val="0067621E"/>
    <w:rsid w:val="00676A3B"/>
    <w:rsid w:val="006776CF"/>
    <w:rsid w:val="00677AAA"/>
    <w:rsid w:val="00677AF4"/>
    <w:rsid w:val="00677D21"/>
    <w:rsid w:val="00680194"/>
    <w:rsid w:val="006802CA"/>
    <w:rsid w:val="00680E95"/>
    <w:rsid w:val="00681411"/>
    <w:rsid w:val="0068146F"/>
    <w:rsid w:val="006815C0"/>
    <w:rsid w:val="00681AF2"/>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0746"/>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BA3"/>
    <w:rsid w:val="00693CAA"/>
    <w:rsid w:val="006943B6"/>
    <w:rsid w:val="00694433"/>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0A85"/>
    <w:rsid w:val="006A19F2"/>
    <w:rsid w:val="006A1A4C"/>
    <w:rsid w:val="006A1FCF"/>
    <w:rsid w:val="006A2668"/>
    <w:rsid w:val="006A28E7"/>
    <w:rsid w:val="006A2C84"/>
    <w:rsid w:val="006A2ED4"/>
    <w:rsid w:val="006A3217"/>
    <w:rsid w:val="006A36C8"/>
    <w:rsid w:val="006A3A11"/>
    <w:rsid w:val="006A3F8B"/>
    <w:rsid w:val="006A4095"/>
    <w:rsid w:val="006A42E2"/>
    <w:rsid w:val="006A4429"/>
    <w:rsid w:val="006A4598"/>
    <w:rsid w:val="006A4851"/>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D88"/>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45B"/>
    <w:rsid w:val="006C353C"/>
    <w:rsid w:val="006C379B"/>
    <w:rsid w:val="006C3AD7"/>
    <w:rsid w:val="006C3D0C"/>
    <w:rsid w:val="006C3EEC"/>
    <w:rsid w:val="006C3FD6"/>
    <w:rsid w:val="006C40F9"/>
    <w:rsid w:val="006C415B"/>
    <w:rsid w:val="006C5161"/>
    <w:rsid w:val="006C5256"/>
    <w:rsid w:val="006C52CA"/>
    <w:rsid w:val="006C5810"/>
    <w:rsid w:val="006C58E3"/>
    <w:rsid w:val="006C5996"/>
    <w:rsid w:val="006C5C10"/>
    <w:rsid w:val="006C5D14"/>
    <w:rsid w:val="006C5F19"/>
    <w:rsid w:val="006C5F4F"/>
    <w:rsid w:val="006C60AC"/>
    <w:rsid w:val="006C642B"/>
    <w:rsid w:val="006C643C"/>
    <w:rsid w:val="006C66EE"/>
    <w:rsid w:val="006C7358"/>
    <w:rsid w:val="006C7618"/>
    <w:rsid w:val="006C79A4"/>
    <w:rsid w:val="006C7BD7"/>
    <w:rsid w:val="006C7E0F"/>
    <w:rsid w:val="006D02EC"/>
    <w:rsid w:val="006D0473"/>
    <w:rsid w:val="006D0633"/>
    <w:rsid w:val="006D07F3"/>
    <w:rsid w:val="006D08D9"/>
    <w:rsid w:val="006D0F6B"/>
    <w:rsid w:val="006D0F8B"/>
    <w:rsid w:val="006D0FFF"/>
    <w:rsid w:val="006D1255"/>
    <w:rsid w:val="006D1958"/>
    <w:rsid w:val="006D1C09"/>
    <w:rsid w:val="006D2042"/>
    <w:rsid w:val="006D2545"/>
    <w:rsid w:val="006D2550"/>
    <w:rsid w:val="006D2B1D"/>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6FAD"/>
    <w:rsid w:val="006D7630"/>
    <w:rsid w:val="006D7964"/>
    <w:rsid w:val="006D7B87"/>
    <w:rsid w:val="006D7B99"/>
    <w:rsid w:val="006D7C39"/>
    <w:rsid w:val="006E06B8"/>
    <w:rsid w:val="006E0722"/>
    <w:rsid w:val="006E09A3"/>
    <w:rsid w:val="006E0B82"/>
    <w:rsid w:val="006E0C20"/>
    <w:rsid w:val="006E0CA6"/>
    <w:rsid w:val="006E1081"/>
    <w:rsid w:val="006E16C6"/>
    <w:rsid w:val="006E170A"/>
    <w:rsid w:val="006E1854"/>
    <w:rsid w:val="006E18D3"/>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C49"/>
    <w:rsid w:val="006F2FA0"/>
    <w:rsid w:val="006F329A"/>
    <w:rsid w:val="006F3622"/>
    <w:rsid w:val="006F3B41"/>
    <w:rsid w:val="006F45ED"/>
    <w:rsid w:val="006F4EC3"/>
    <w:rsid w:val="006F5112"/>
    <w:rsid w:val="006F531B"/>
    <w:rsid w:val="006F5366"/>
    <w:rsid w:val="006F5996"/>
    <w:rsid w:val="006F5D49"/>
    <w:rsid w:val="006F6888"/>
    <w:rsid w:val="006F74DF"/>
    <w:rsid w:val="006F774B"/>
    <w:rsid w:val="006F7E65"/>
    <w:rsid w:val="006F7EC9"/>
    <w:rsid w:val="0070064A"/>
    <w:rsid w:val="007008DA"/>
    <w:rsid w:val="00700C36"/>
    <w:rsid w:val="00700F56"/>
    <w:rsid w:val="00701887"/>
    <w:rsid w:val="00701A5A"/>
    <w:rsid w:val="00701DC9"/>
    <w:rsid w:val="00701EE9"/>
    <w:rsid w:val="00702429"/>
    <w:rsid w:val="007027A0"/>
    <w:rsid w:val="007032C2"/>
    <w:rsid w:val="00703353"/>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07EBF"/>
    <w:rsid w:val="00710006"/>
    <w:rsid w:val="007104C8"/>
    <w:rsid w:val="00710623"/>
    <w:rsid w:val="00710717"/>
    <w:rsid w:val="007109CE"/>
    <w:rsid w:val="007109EE"/>
    <w:rsid w:val="00711010"/>
    <w:rsid w:val="0071117D"/>
    <w:rsid w:val="00711B57"/>
    <w:rsid w:val="00711E32"/>
    <w:rsid w:val="0071231D"/>
    <w:rsid w:val="007126E0"/>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A8B"/>
    <w:rsid w:val="00715FB3"/>
    <w:rsid w:val="00716234"/>
    <w:rsid w:val="007165B9"/>
    <w:rsid w:val="0071677A"/>
    <w:rsid w:val="0071682C"/>
    <w:rsid w:val="007168DF"/>
    <w:rsid w:val="007172E6"/>
    <w:rsid w:val="00717546"/>
    <w:rsid w:val="0071755D"/>
    <w:rsid w:val="0071756A"/>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05B"/>
    <w:rsid w:val="007303BB"/>
    <w:rsid w:val="00730657"/>
    <w:rsid w:val="007307ED"/>
    <w:rsid w:val="00730935"/>
    <w:rsid w:val="00730963"/>
    <w:rsid w:val="007309C4"/>
    <w:rsid w:val="00730C40"/>
    <w:rsid w:val="00731173"/>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480B"/>
    <w:rsid w:val="00735030"/>
    <w:rsid w:val="0073524A"/>
    <w:rsid w:val="007357ED"/>
    <w:rsid w:val="00736171"/>
    <w:rsid w:val="00736579"/>
    <w:rsid w:val="00737272"/>
    <w:rsid w:val="0073727A"/>
    <w:rsid w:val="00737764"/>
    <w:rsid w:val="007403D1"/>
    <w:rsid w:val="007407E8"/>
    <w:rsid w:val="0074090A"/>
    <w:rsid w:val="00740B3F"/>
    <w:rsid w:val="007415FE"/>
    <w:rsid w:val="00741912"/>
    <w:rsid w:val="00741975"/>
    <w:rsid w:val="00741B79"/>
    <w:rsid w:val="00742078"/>
    <w:rsid w:val="00742144"/>
    <w:rsid w:val="00742A38"/>
    <w:rsid w:val="00742BA6"/>
    <w:rsid w:val="007431E0"/>
    <w:rsid w:val="00743863"/>
    <w:rsid w:val="00743B86"/>
    <w:rsid w:val="00743C05"/>
    <w:rsid w:val="00743FFA"/>
    <w:rsid w:val="00744704"/>
    <w:rsid w:val="007447A8"/>
    <w:rsid w:val="00744A2D"/>
    <w:rsid w:val="00744A34"/>
    <w:rsid w:val="00744BAC"/>
    <w:rsid w:val="00744C0E"/>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719"/>
    <w:rsid w:val="00752B1B"/>
    <w:rsid w:val="007536A8"/>
    <w:rsid w:val="00753A58"/>
    <w:rsid w:val="00753ABF"/>
    <w:rsid w:val="00753D03"/>
    <w:rsid w:val="00753F40"/>
    <w:rsid w:val="007543E6"/>
    <w:rsid w:val="0075473C"/>
    <w:rsid w:val="007548E9"/>
    <w:rsid w:val="00754DC5"/>
    <w:rsid w:val="00755367"/>
    <w:rsid w:val="007555FE"/>
    <w:rsid w:val="00755703"/>
    <w:rsid w:val="007557CF"/>
    <w:rsid w:val="00755FCD"/>
    <w:rsid w:val="007560A9"/>
    <w:rsid w:val="007561CA"/>
    <w:rsid w:val="007567DD"/>
    <w:rsid w:val="007570E1"/>
    <w:rsid w:val="007571CD"/>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3DDC"/>
    <w:rsid w:val="00764416"/>
    <w:rsid w:val="00764B10"/>
    <w:rsid w:val="0076512F"/>
    <w:rsid w:val="007651F5"/>
    <w:rsid w:val="007657DC"/>
    <w:rsid w:val="00765808"/>
    <w:rsid w:val="00765B0F"/>
    <w:rsid w:val="00765D1F"/>
    <w:rsid w:val="007662F2"/>
    <w:rsid w:val="0076641F"/>
    <w:rsid w:val="00766516"/>
    <w:rsid w:val="00766ABF"/>
    <w:rsid w:val="00766B62"/>
    <w:rsid w:val="00766CA3"/>
    <w:rsid w:val="00766E66"/>
    <w:rsid w:val="00767627"/>
    <w:rsid w:val="00767F9A"/>
    <w:rsid w:val="00767FBF"/>
    <w:rsid w:val="007704A1"/>
    <w:rsid w:val="007704F0"/>
    <w:rsid w:val="0077075D"/>
    <w:rsid w:val="0077103D"/>
    <w:rsid w:val="00771526"/>
    <w:rsid w:val="00771A52"/>
    <w:rsid w:val="00771EF2"/>
    <w:rsid w:val="0077244B"/>
    <w:rsid w:val="00772524"/>
    <w:rsid w:val="007725E0"/>
    <w:rsid w:val="0077295E"/>
    <w:rsid w:val="00772BD6"/>
    <w:rsid w:val="00772C9D"/>
    <w:rsid w:val="00773ABC"/>
    <w:rsid w:val="00773DBC"/>
    <w:rsid w:val="00774315"/>
    <w:rsid w:val="00774510"/>
    <w:rsid w:val="007748DD"/>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2B"/>
    <w:rsid w:val="00776FB3"/>
    <w:rsid w:val="007775D1"/>
    <w:rsid w:val="00777921"/>
    <w:rsid w:val="00777DDF"/>
    <w:rsid w:val="00777E3C"/>
    <w:rsid w:val="00780525"/>
    <w:rsid w:val="00780870"/>
    <w:rsid w:val="0078150E"/>
    <w:rsid w:val="0078162E"/>
    <w:rsid w:val="00781D1D"/>
    <w:rsid w:val="00781FEF"/>
    <w:rsid w:val="007825AF"/>
    <w:rsid w:val="007827E3"/>
    <w:rsid w:val="00782AE2"/>
    <w:rsid w:val="00782E44"/>
    <w:rsid w:val="0078326F"/>
    <w:rsid w:val="00783272"/>
    <w:rsid w:val="00783722"/>
    <w:rsid w:val="007837C0"/>
    <w:rsid w:val="007837FF"/>
    <w:rsid w:val="00783902"/>
    <w:rsid w:val="00783C2B"/>
    <w:rsid w:val="00783E7C"/>
    <w:rsid w:val="0078408F"/>
    <w:rsid w:val="00784356"/>
    <w:rsid w:val="00784691"/>
    <w:rsid w:val="00784B35"/>
    <w:rsid w:val="00784C6A"/>
    <w:rsid w:val="00784D4A"/>
    <w:rsid w:val="00784DA1"/>
    <w:rsid w:val="00784E7E"/>
    <w:rsid w:val="007852EF"/>
    <w:rsid w:val="0078532C"/>
    <w:rsid w:val="00785751"/>
    <w:rsid w:val="00785CE6"/>
    <w:rsid w:val="00786109"/>
    <w:rsid w:val="0078650E"/>
    <w:rsid w:val="0078663A"/>
    <w:rsid w:val="0078665E"/>
    <w:rsid w:val="0078688D"/>
    <w:rsid w:val="00786966"/>
    <w:rsid w:val="00786FEA"/>
    <w:rsid w:val="007871F3"/>
    <w:rsid w:val="0078720C"/>
    <w:rsid w:val="007872AD"/>
    <w:rsid w:val="0078742A"/>
    <w:rsid w:val="007875BD"/>
    <w:rsid w:val="0078788B"/>
    <w:rsid w:val="00787B36"/>
    <w:rsid w:val="00787D9E"/>
    <w:rsid w:val="00787E12"/>
    <w:rsid w:val="00790402"/>
    <w:rsid w:val="00790535"/>
    <w:rsid w:val="00790548"/>
    <w:rsid w:val="00790AC3"/>
    <w:rsid w:val="00790CD8"/>
    <w:rsid w:val="00791240"/>
    <w:rsid w:val="00791AAE"/>
    <w:rsid w:val="00791B8E"/>
    <w:rsid w:val="00791F02"/>
    <w:rsid w:val="00792428"/>
    <w:rsid w:val="00792A62"/>
    <w:rsid w:val="00792A97"/>
    <w:rsid w:val="00792AF4"/>
    <w:rsid w:val="00792B4B"/>
    <w:rsid w:val="0079335F"/>
    <w:rsid w:val="00793430"/>
    <w:rsid w:val="00793C2D"/>
    <w:rsid w:val="00794BC7"/>
    <w:rsid w:val="00794E58"/>
    <w:rsid w:val="0079511E"/>
    <w:rsid w:val="00795132"/>
    <w:rsid w:val="00795322"/>
    <w:rsid w:val="0079574B"/>
    <w:rsid w:val="0079591E"/>
    <w:rsid w:val="00795B68"/>
    <w:rsid w:val="00795BE5"/>
    <w:rsid w:val="00795DCB"/>
    <w:rsid w:val="007960FB"/>
    <w:rsid w:val="00796304"/>
    <w:rsid w:val="0079635D"/>
    <w:rsid w:val="00796916"/>
    <w:rsid w:val="00796B2A"/>
    <w:rsid w:val="007972A1"/>
    <w:rsid w:val="00797367"/>
    <w:rsid w:val="007A000E"/>
    <w:rsid w:val="007A011D"/>
    <w:rsid w:val="007A0307"/>
    <w:rsid w:val="007A07F4"/>
    <w:rsid w:val="007A0CD7"/>
    <w:rsid w:val="007A0FA6"/>
    <w:rsid w:val="007A107A"/>
    <w:rsid w:val="007A15A1"/>
    <w:rsid w:val="007A18DD"/>
    <w:rsid w:val="007A1C84"/>
    <w:rsid w:val="007A1F61"/>
    <w:rsid w:val="007A1F7F"/>
    <w:rsid w:val="007A227F"/>
    <w:rsid w:val="007A2471"/>
    <w:rsid w:val="007A2929"/>
    <w:rsid w:val="007A3340"/>
    <w:rsid w:val="007A3473"/>
    <w:rsid w:val="007A3504"/>
    <w:rsid w:val="007A399A"/>
    <w:rsid w:val="007A3F55"/>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5C4"/>
    <w:rsid w:val="007B3BA9"/>
    <w:rsid w:val="007B3BD0"/>
    <w:rsid w:val="007B489B"/>
    <w:rsid w:val="007B4C58"/>
    <w:rsid w:val="007B51F7"/>
    <w:rsid w:val="007B53AB"/>
    <w:rsid w:val="007B54B1"/>
    <w:rsid w:val="007B589E"/>
    <w:rsid w:val="007B5AF7"/>
    <w:rsid w:val="007B5B18"/>
    <w:rsid w:val="007B5BA9"/>
    <w:rsid w:val="007B5F1B"/>
    <w:rsid w:val="007B5F82"/>
    <w:rsid w:val="007B6067"/>
    <w:rsid w:val="007B681A"/>
    <w:rsid w:val="007B6F4E"/>
    <w:rsid w:val="007B77EE"/>
    <w:rsid w:val="007B7B09"/>
    <w:rsid w:val="007B7EEC"/>
    <w:rsid w:val="007C03BD"/>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9D"/>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534"/>
    <w:rsid w:val="007C677B"/>
    <w:rsid w:val="007C6928"/>
    <w:rsid w:val="007C6EF4"/>
    <w:rsid w:val="007C7007"/>
    <w:rsid w:val="007C737F"/>
    <w:rsid w:val="007C798E"/>
    <w:rsid w:val="007C7D51"/>
    <w:rsid w:val="007C7DCC"/>
    <w:rsid w:val="007C7F82"/>
    <w:rsid w:val="007D00AA"/>
    <w:rsid w:val="007D050D"/>
    <w:rsid w:val="007D0A2B"/>
    <w:rsid w:val="007D1197"/>
    <w:rsid w:val="007D129A"/>
    <w:rsid w:val="007D14DF"/>
    <w:rsid w:val="007D1C13"/>
    <w:rsid w:val="007D2088"/>
    <w:rsid w:val="007D21AE"/>
    <w:rsid w:val="007D21E6"/>
    <w:rsid w:val="007D246F"/>
    <w:rsid w:val="007D2762"/>
    <w:rsid w:val="007D2CFB"/>
    <w:rsid w:val="007D2D6F"/>
    <w:rsid w:val="007D369C"/>
    <w:rsid w:val="007D3AA2"/>
    <w:rsid w:val="007D3F67"/>
    <w:rsid w:val="007D426B"/>
    <w:rsid w:val="007D4594"/>
    <w:rsid w:val="007D4C7D"/>
    <w:rsid w:val="007D4CE0"/>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2884"/>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E777F"/>
    <w:rsid w:val="007E7C0D"/>
    <w:rsid w:val="007E7F05"/>
    <w:rsid w:val="007F0259"/>
    <w:rsid w:val="007F0810"/>
    <w:rsid w:val="007F0AA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657"/>
    <w:rsid w:val="007F3946"/>
    <w:rsid w:val="007F3DE6"/>
    <w:rsid w:val="007F3E1F"/>
    <w:rsid w:val="007F3E6F"/>
    <w:rsid w:val="007F3EC8"/>
    <w:rsid w:val="007F417D"/>
    <w:rsid w:val="007F4316"/>
    <w:rsid w:val="007F5B88"/>
    <w:rsid w:val="007F60CD"/>
    <w:rsid w:val="007F6551"/>
    <w:rsid w:val="007F6C88"/>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B3"/>
    <w:rsid w:val="00803AEC"/>
    <w:rsid w:val="008043F7"/>
    <w:rsid w:val="008044A0"/>
    <w:rsid w:val="00804731"/>
    <w:rsid w:val="0080494E"/>
    <w:rsid w:val="0080497E"/>
    <w:rsid w:val="00804AF9"/>
    <w:rsid w:val="008051AB"/>
    <w:rsid w:val="00805364"/>
    <w:rsid w:val="00805704"/>
    <w:rsid w:val="00805B3B"/>
    <w:rsid w:val="00805DAD"/>
    <w:rsid w:val="00805DF4"/>
    <w:rsid w:val="00805FF1"/>
    <w:rsid w:val="008062E5"/>
    <w:rsid w:val="008063AE"/>
    <w:rsid w:val="00806707"/>
    <w:rsid w:val="008067E5"/>
    <w:rsid w:val="00806AC4"/>
    <w:rsid w:val="008070C4"/>
    <w:rsid w:val="008071DA"/>
    <w:rsid w:val="008074A7"/>
    <w:rsid w:val="008074B5"/>
    <w:rsid w:val="008074D4"/>
    <w:rsid w:val="008077EE"/>
    <w:rsid w:val="00807CF2"/>
    <w:rsid w:val="00807DBB"/>
    <w:rsid w:val="00807F2A"/>
    <w:rsid w:val="008102F0"/>
    <w:rsid w:val="0081031B"/>
    <w:rsid w:val="008104EC"/>
    <w:rsid w:val="008106CB"/>
    <w:rsid w:val="00810EB6"/>
    <w:rsid w:val="00811064"/>
    <w:rsid w:val="00811591"/>
    <w:rsid w:val="00811D80"/>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CA1"/>
    <w:rsid w:val="00815EC4"/>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26D7"/>
    <w:rsid w:val="00823217"/>
    <w:rsid w:val="00823276"/>
    <w:rsid w:val="0082351A"/>
    <w:rsid w:val="008235B9"/>
    <w:rsid w:val="00823655"/>
    <w:rsid w:val="00823A69"/>
    <w:rsid w:val="00823EC5"/>
    <w:rsid w:val="008244B0"/>
    <w:rsid w:val="00824840"/>
    <w:rsid w:val="00824C3B"/>
    <w:rsid w:val="00824D50"/>
    <w:rsid w:val="00825087"/>
    <w:rsid w:val="0082565F"/>
    <w:rsid w:val="0082585F"/>
    <w:rsid w:val="00825879"/>
    <w:rsid w:val="00826389"/>
    <w:rsid w:val="00826714"/>
    <w:rsid w:val="00826AB4"/>
    <w:rsid w:val="00826FBE"/>
    <w:rsid w:val="00827174"/>
    <w:rsid w:val="008272A2"/>
    <w:rsid w:val="008279AC"/>
    <w:rsid w:val="0083058F"/>
    <w:rsid w:val="008309E9"/>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166"/>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379D3"/>
    <w:rsid w:val="00840639"/>
    <w:rsid w:val="008410A2"/>
    <w:rsid w:val="0084117E"/>
    <w:rsid w:val="00841268"/>
    <w:rsid w:val="008412D3"/>
    <w:rsid w:val="008417FE"/>
    <w:rsid w:val="00841968"/>
    <w:rsid w:val="00841E5C"/>
    <w:rsid w:val="008421CD"/>
    <w:rsid w:val="00842227"/>
    <w:rsid w:val="008424A7"/>
    <w:rsid w:val="008427F7"/>
    <w:rsid w:val="00843183"/>
    <w:rsid w:val="0084338B"/>
    <w:rsid w:val="008439FD"/>
    <w:rsid w:val="00843A63"/>
    <w:rsid w:val="00843DF1"/>
    <w:rsid w:val="0084400C"/>
    <w:rsid w:val="008440E8"/>
    <w:rsid w:val="0084433A"/>
    <w:rsid w:val="0084444F"/>
    <w:rsid w:val="008444CF"/>
    <w:rsid w:val="00844EBA"/>
    <w:rsid w:val="00845064"/>
    <w:rsid w:val="008452F3"/>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A96"/>
    <w:rsid w:val="00847C19"/>
    <w:rsid w:val="00847D51"/>
    <w:rsid w:val="00847EAE"/>
    <w:rsid w:val="00847F25"/>
    <w:rsid w:val="00850840"/>
    <w:rsid w:val="0085185E"/>
    <w:rsid w:val="00851C56"/>
    <w:rsid w:val="00851D7C"/>
    <w:rsid w:val="00851E50"/>
    <w:rsid w:val="0085231B"/>
    <w:rsid w:val="0085248C"/>
    <w:rsid w:val="008525A9"/>
    <w:rsid w:val="00852800"/>
    <w:rsid w:val="00852959"/>
    <w:rsid w:val="00852BB5"/>
    <w:rsid w:val="00852D8B"/>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2A"/>
    <w:rsid w:val="008605DF"/>
    <w:rsid w:val="00860C7A"/>
    <w:rsid w:val="00860E28"/>
    <w:rsid w:val="00860E42"/>
    <w:rsid w:val="00861082"/>
    <w:rsid w:val="00861652"/>
    <w:rsid w:val="00861BD8"/>
    <w:rsid w:val="00861EDC"/>
    <w:rsid w:val="008620BC"/>
    <w:rsid w:val="008621B3"/>
    <w:rsid w:val="00862596"/>
    <w:rsid w:val="008627C4"/>
    <w:rsid w:val="008628E2"/>
    <w:rsid w:val="00862E20"/>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646"/>
    <w:rsid w:val="00876689"/>
    <w:rsid w:val="00876A9A"/>
    <w:rsid w:val="00876E21"/>
    <w:rsid w:val="00877122"/>
    <w:rsid w:val="008771DD"/>
    <w:rsid w:val="00877475"/>
    <w:rsid w:val="008806CE"/>
    <w:rsid w:val="00880707"/>
    <w:rsid w:val="00880948"/>
    <w:rsid w:val="00880AC8"/>
    <w:rsid w:val="00880F90"/>
    <w:rsid w:val="00880FB2"/>
    <w:rsid w:val="00881564"/>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4F9C"/>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AD"/>
    <w:rsid w:val="008A39BF"/>
    <w:rsid w:val="008A3C50"/>
    <w:rsid w:val="008A4229"/>
    <w:rsid w:val="008A458D"/>
    <w:rsid w:val="008A478B"/>
    <w:rsid w:val="008A4A05"/>
    <w:rsid w:val="008A4B61"/>
    <w:rsid w:val="008A4D61"/>
    <w:rsid w:val="008A5043"/>
    <w:rsid w:val="008A521B"/>
    <w:rsid w:val="008A5DB9"/>
    <w:rsid w:val="008A5F61"/>
    <w:rsid w:val="008A6040"/>
    <w:rsid w:val="008A6045"/>
    <w:rsid w:val="008A60FE"/>
    <w:rsid w:val="008A6D16"/>
    <w:rsid w:val="008A764B"/>
    <w:rsid w:val="008A76F3"/>
    <w:rsid w:val="008A7CE2"/>
    <w:rsid w:val="008B088B"/>
    <w:rsid w:val="008B0DBB"/>
    <w:rsid w:val="008B0EED"/>
    <w:rsid w:val="008B0F9B"/>
    <w:rsid w:val="008B1150"/>
    <w:rsid w:val="008B11A5"/>
    <w:rsid w:val="008B1594"/>
    <w:rsid w:val="008B1A8C"/>
    <w:rsid w:val="008B1EFB"/>
    <w:rsid w:val="008B22CC"/>
    <w:rsid w:val="008B2566"/>
    <w:rsid w:val="008B2680"/>
    <w:rsid w:val="008B2FAC"/>
    <w:rsid w:val="008B317D"/>
    <w:rsid w:val="008B349E"/>
    <w:rsid w:val="008B38CA"/>
    <w:rsid w:val="008B3A2C"/>
    <w:rsid w:val="008B3A44"/>
    <w:rsid w:val="008B3ECB"/>
    <w:rsid w:val="008B42DC"/>
    <w:rsid w:val="008B4453"/>
    <w:rsid w:val="008B483B"/>
    <w:rsid w:val="008B4C7E"/>
    <w:rsid w:val="008B4F41"/>
    <w:rsid w:val="008B5097"/>
    <w:rsid w:val="008B547B"/>
    <w:rsid w:val="008B5856"/>
    <w:rsid w:val="008B630C"/>
    <w:rsid w:val="008B664B"/>
    <w:rsid w:val="008B68D0"/>
    <w:rsid w:val="008B6CBC"/>
    <w:rsid w:val="008B6E80"/>
    <w:rsid w:val="008B72CA"/>
    <w:rsid w:val="008B769F"/>
    <w:rsid w:val="008B7D50"/>
    <w:rsid w:val="008C03E5"/>
    <w:rsid w:val="008C0616"/>
    <w:rsid w:val="008C06BC"/>
    <w:rsid w:val="008C0B13"/>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4B9C"/>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D0"/>
    <w:rsid w:val="008D000E"/>
    <w:rsid w:val="008D00CC"/>
    <w:rsid w:val="008D0465"/>
    <w:rsid w:val="008D0566"/>
    <w:rsid w:val="008D0578"/>
    <w:rsid w:val="008D0615"/>
    <w:rsid w:val="008D0956"/>
    <w:rsid w:val="008D1048"/>
    <w:rsid w:val="008D1AE7"/>
    <w:rsid w:val="008D1E95"/>
    <w:rsid w:val="008D1F8C"/>
    <w:rsid w:val="008D206E"/>
    <w:rsid w:val="008D238C"/>
    <w:rsid w:val="008D2399"/>
    <w:rsid w:val="008D2460"/>
    <w:rsid w:val="008D2B4D"/>
    <w:rsid w:val="008D2ECE"/>
    <w:rsid w:val="008D2FA1"/>
    <w:rsid w:val="008D3209"/>
    <w:rsid w:val="008D33AC"/>
    <w:rsid w:val="008D33B2"/>
    <w:rsid w:val="008D3673"/>
    <w:rsid w:val="008D3AA2"/>
    <w:rsid w:val="008D3CD1"/>
    <w:rsid w:val="008D411A"/>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2C4"/>
    <w:rsid w:val="008E6E79"/>
    <w:rsid w:val="008E7084"/>
    <w:rsid w:val="008E7891"/>
    <w:rsid w:val="008E7BCD"/>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237"/>
    <w:rsid w:val="008F3B44"/>
    <w:rsid w:val="008F3BB2"/>
    <w:rsid w:val="008F3E7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B94"/>
    <w:rsid w:val="00900D4B"/>
    <w:rsid w:val="00901035"/>
    <w:rsid w:val="009012C8"/>
    <w:rsid w:val="0090132A"/>
    <w:rsid w:val="0090147E"/>
    <w:rsid w:val="009018F3"/>
    <w:rsid w:val="00901C53"/>
    <w:rsid w:val="00901DB0"/>
    <w:rsid w:val="00901ED3"/>
    <w:rsid w:val="009021A8"/>
    <w:rsid w:val="009028E3"/>
    <w:rsid w:val="00902B01"/>
    <w:rsid w:val="00902D9C"/>
    <w:rsid w:val="0090347B"/>
    <w:rsid w:val="00903544"/>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2E1"/>
    <w:rsid w:val="00912349"/>
    <w:rsid w:val="0091240F"/>
    <w:rsid w:val="0091285C"/>
    <w:rsid w:val="00912969"/>
    <w:rsid w:val="009132A3"/>
    <w:rsid w:val="00913345"/>
    <w:rsid w:val="0091360D"/>
    <w:rsid w:val="009136F4"/>
    <w:rsid w:val="009138D9"/>
    <w:rsid w:val="00913A3A"/>
    <w:rsid w:val="00914547"/>
    <w:rsid w:val="00914834"/>
    <w:rsid w:val="009149F3"/>
    <w:rsid w:val="00914AA0"/>
    <w:rsid w:val="00914B7C"/>
    <w:rsid w:val="0091510A"/>
    <w:rsid w:val="00915185"/>
    <w:rsid w:val="0091534A"/>
    <w:rsid w:val="009153D1"/>
    <w:rsid w:val="00915496"/>
    <w:rsid w:val="009155DE"/>
    <w:rsid w:val="00915748"/>
    <w:rsid w:val="009159BD"/>
    <w:rsid w:val="00915F05"/>
    <w:rsid w:val="00916559"/>
    <w:rsid w:val="00916831"/>
    <w:rsid w:val="0091686A"/>
    <w:rsid w:val="009169ED"/>
    <w:rsid w:val="00916D2A"/>
    <w:rsid w:val="009171DD"/>
    <w:rsid w:val="009173EA"/>
    <w:rsid w:val="00920722"/>
    <w:rsid w:val="0092073C"/>
    <w:rsid w:val="00920928"/>
    <w:rsid w:val="0092093E"/>
    <w:rsid w:val="00920CAF"/>
    <w:rsid w:val="00920D28"/>
    <w:rsid w:val="00920FD4"/>
    <w:rsid w:val="00921029"/>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992"/>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1E50"/>
    <w:rsid w:val="009323AF"/>
    <w:rsid w:val="009325F1"/>
    <w:rsid w:val="00932732"/>
    <w:rsid w:val="00932B89"/>
    <w:rsid w:val="00932D54"/>
    <w:rsid w:val="00933473"/>
    <w:rsid w:val="00933535"/>
    <w:rsid w:val="009336AC"/>
    <w:rsid w:val="00934045"/>
    <w:rsid w:val="009340AE"/>
    <w:rsid w:val="0093474C"/>
    <w:rsid w:val="00935685"/>
    <w:rsid w:val="00935DA4"/>
    <w:rsid w:val="00935E09"/>
    <w:rsid w:val="00936073"/>
    <w:rsid w:val="00936B5B"/>
    <w:rsid w:val="00936B76"/>
    <w:rsid w:val="00936D21"/>
    <w:rsid w:val="00936F2F"/>
    <w:rsid w:val="00937075"/>
    <w:rsid w:val="0093731D"/>
    <w:rsid w:val="0093731F"/>
    <w:rsid w:val="009375B6"/>
    <w:rsid w:val="00937947"/>
    <w:rsid w:val="00937EAE"/>
    <w:rsid w:val="009400A3"/>
    <w:rsid w:val="0094039F"/>
    <w:rsid w:val="0094041E"/>
    <w:rsid w:val="009406D6"/>
    <w:rsid w:val="00940ABE"/>
    <w:rsid w:val="00940AC9"/>
    <w:rsid w:val="00940E4F"/>
    <w:rsid w:val="00941186"/>
    <w:rsid w:val="009413B6"/>
    <w:rsid w:val="009415F2"/>
    <w:rsid w:val="009416B6"/>
    <w:rsid w:val="009421F6"/>
    <w:rsid w:val="009429D9"/>
    <w:rsid w:val="00942A4E"/>
    <w:rsid w:val="00942E0C"/>
    <w:rsid w:val="0094308E"/>
    <w:rsid w:val="009433FF"/>
    <w:rsid w:val="00943479"/>
    <w:rsid w:val="00943796"/>
    <w:rsid w:val="0094381E"/>
    <w:rsid w:val="00943822"/>
    <w:rsid w:val="0094382A"/>
    <w:rsid w:val="0094421A"/>
    <w:rsid w:val="00944264"/>
    <w:rsid w:val="00944580"/>
    <w:rsid w:val="0094475A"/>
    <w:rsid w:val="00944784"/>
    <w:rsid w:val="00944CC8"/>
    <w:rsid w:val="00945045"/>
    <w:rsid w:val="00945094"/>
    <w:rsid w:val="00945100"/>
    <w:rsid w:val="00945232"/>
    <w:rsid w:val="00945267"/>
    <w:rsid w:val="00945680"/>
    <w:rsid w:val="00945D79"/>
    <w:rsid w:val="00945F15"/>
    <w:rsid w:val="00945F59"/>
    <w:rsid w:val="00945FE1"/>
    <w:rsid w:val="009466F7"/>
    <w:rsid w:val="0094674E"/>
    <w:rsid w:val="00946DF5"/>
    <w:rsid w:val="009472C0"/>
    <w:rsid w:val="0094731B"/>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235"/>
    <w:rsid w:val="00955425"/>
    <w:rsid w:val="00955AF5"/>
    <w:rsid w:val="00955D23"/>
    <w:rsid w:val="00955D2D"/>
    <w:rsid w:val="00956102"/>
    <w:rsid w:val="009562F7"/>
    <w:rsid w:val="009564DE"/>
    <w:rsid w:val="00956911"/>
    <w:rsid w:val="00956C54"/>
    <w:rsid w:val="00956C56"/>
    <w:rsid w:val="0095707B"/>
    <w:rsid w:val="009570EF"/>
    <w:rsid w:val="00957B83"/>
    <w:rsid w:val="00957E0E"/>
    <w:rsid w:val="009600FA"/>
    <w:rsid w:val="00960FC7"/>
    <w:rsid w:val="0096118E"/>
    <w:rsid w:val="00961339"/>
    <w:rsid w:val="00961501"/>
    <w:rsid w:val="0096154F"/>
    <w:rsid w:val="00961B4D"/>
    <w:rsid w:val="0096206D"/>
    <w:rsid w:val="009624BE"/>
    <w:rsid w:val="0096251D"/>
    <w:rsid w:val="0096294A"/>
    <w:rsid w:val="00962B0E"/>
    <w:rsid w:val="00963123"/>
    <w:rsid w:val="00963742"/>
    <w:rsid w:val="00963785"/>
    <w:rsid w:val="009637D0"/>
    <w:rsid w:val="00963941"/>
    <w:rsid w:val="00963A54"/>
    <w:rsid w:val="00963C30"/>
    <w:rsid w:val="00963DEC"/>
    <w:rsid w:val="00964297"/>
    <w:rsid w:val="009648B1"/>
    <w:rsid w:val="009648FA"/>
    <w:rsid w:val="00964F8E"/>
    <w:rsid w:val="009659D4"/>
    <w:rsid w:val="00965C7E"/>
    <w:rsid w:val="00965E86"/>
    <w:rsid w:val="00966BB3"/>
    <w:rsid w:val="00966D52"/>
    <w:rsid w:val="009673CA"/>
    <w:rsid w:val="0097036D"/>
    <w:rsid w:val="009704C5"/>
    <w:rsid w:val="00970A54"/>
    <w:rsid w:val="00970C42"/>
    <w:rsid w:val="0097168D"/>
    <w:rsid w:val="00971954"/>
    <w:rsid w:val="00971D02"/>
    <w:rsid w:val="009725C3"/>
    <w:rsid w:val="00972967"/>
    <w:rsid w:val="009729B2"/>
    <w:rsid w:val="00972B34"/>
    <w:rsid w:val="00972D8D"/>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5AE5"/>
    <w:rsid w:val="009762C7"/>
    <w:rsid w:val="00976BA2"/>
    <w:rsid w:val="00976C36"/>
    <w:rsid w:val="0097708E"/>
    <w:rsid w:val="0097738F"/>
    <w:rsid w:val="00977B4D"/>
    <w:rsid w:val="00977D0A"/>
    <w:rsid w:val="00980408"/>
    <w:rsid w:val="009807D6"/>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2BB"/>
    <w:rsid w:val="009843B4"/>
    <w:rsid w:val="009843FC"/>
    <w:rsid w:val="00984CE6"/>
    <w:rsid w:val="00984CFF"/>
    <w:rsid w:val="00985632"/>
    <w:rsid w:val="00985868"/>
    <w:rsid w:val="0098604D"/>
    <w:rsid w:val="00986DEE"/>
    <w:rsid w:val="00986E3E"/>
    <w:rsid w:val="0098711A"/>
    <w:rsid w:val="0098729F"/>
    <w:rsid w:val="0098742D"/>
    <w:rsid w:val="009876E8"/>
    <w:rsid w:val="00987732"/>
    <w:rsid w:val="009879DD"/>
    <w:rsid w:val="00987ACD"/>
    <w:rsid w:val="00987AD2"/>
    <w:rsid w:val="00987BF5"/>
    <w:rsid w:val="009900ED"/>
    <w:rsid w:val="009901E9"/>
    <w:rsid w:val="009901F6"/>
    <w:rsid w:val="00990227"/>
    <w:rsid w:val="00990409"/>
    <w:rsid w:val="00990612"/>
    <w:rsid w:val="00990AEB"/>
    <w:rsid w:val="00990B0C"/>
    <w:rsid w:val="00990C06"/>
    <w:rsid w:val="00990D19"/>
    <w:rsid w:val="00990F5C"/>
    <w:rsid w:val="00990F7B"/>
    <w:rsid w:val="0099116D"/>
    <w:rsid w:val="00991320"/>
    <w:rsid w:val="009913AB"/>
    <w:rsid w:val="0099161E"/>
    <w:rsid w:val="00991B55"/>
    <w:rsid w:val="00991F27"/>
    <w:rsid w:val="00991FC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66C"/>
    <w:rsid w:val="00996D93"/>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49E"/>
    <w:rsid w:val="009A264C"/>
    <w:rsid w:val="009A2AB8"/>
    <w:rsid w:val="009A2B54"/>
    <w:rsid w:val="009A304E"/>
    <w:rsid w:val="009A310B"/>
    <w:rsid w:val="009A3201"/>
    <w:rsid w:val="009A395B"/>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3E9"/>
    <w:rsid w:val="009B16CD"/>
    <w:rsid w:val="009B17FF"/>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624"/>
    <w:rsid w:val="009C1A19"/>
    <w:rsid w:val="009C1A93"/>
    <w:rsid w:val="009C20AD"/>
    <w:rsid w:val="009C21C4"/>
    <w:rsid w:val="009C22E3"/>
    <w:rsid w:val="009C285E"/>
    <w:rsid w:val="009C28EA"/>
    <w:rsid w:val="009C2CDF"/>
    <w:rsid w:val="009C2EF9"/>
    <w:rsid w:val="009C35F0"/>
    <w:rsid w:val="009C3618"/>
    <w:rsid w:val="009C3707"/>
    <w:rsid w:val="009C3826"/>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8F6"/>
    <w:rsid w:val="009C798D"/>
    <w:rsid w:val="009C7F9A"/>
    <w:rsid w:val="009D0A44"/>
    <w:rsid w:val="009D1478"/>
    <w:rsid w:val="009D1516"/>
    <w:rsid w:val="009D1B8A"/>
    <w:rsid w:val="009D1BB0"/>
    <w:rsid w:val="009D1BE7"/>
    <w:rsid w:val="009D23CA"/>
    <w:rsid w:val="009D271D"/>
    <w:rsid w:val="009D2A30"/>
    <w:rsid w:val="009D346B"/>
    <w:rsid w:val="009D361C"/>
    <w:rsid w:val="009D372D"/>
    <w:rsid w:val="009D391F"/>
    <w:rsid w:val="009D3CBC"/>
    <w:rsid w:val="009D3D8F"/>
    <w:rsid w:val="009D3E3A"/>
    <w:rsid w:val="009D3F62"/>
    <w:rsid w:val="009D4099"/>
    <w:rsid w:val="009D421C"/>
    <w:rsid w:val="009D494B"/>
    <w:rsid w:val="009D4B6C"/>
    <w:rsid w:val="009D52D9"/>
    <w:rsid w:val="009D5D28"/>
    <w:rsid w:val="009D60D5"/>
    <w:rsid w:val="009D620A"/>
    <w:rsid w:val="009D6578"/>
    <w:rsid w:val="009D6937"/>
    <w:rsid w:val="009D6A8C"/>
    <w:rsid w:val="009D6A9F"/>
    <w:rsid w:val="009D6DBD"/>
    <w:rsid w:val="009D718B"/>
    <w:rsid w:val="009D7964"/>
    <w:rsid w:val="009D7CBC"/>
    <w:rsid w:val="009E07D2"/>
    <w:rsid w:val="009E0CF3"/>
    <w:rsid w:val="009E124A"/>
    <w:rsid w:val="009E12E4"/>
    <w:rsid w:val="009E181A"/>
    <w:rsid w:val="009E1FCB"/>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3D43"/>
    <w:rsid w:val="009E417D"/>
    <w:rsid w:val="009E4B96"/>
    <w:rsid w:val="009E546E"/>
    <w:rsid w:val="009E5969"/>
    <w:rsid w:val="009E5B43"/>
    <w:rsid w:val="009E5C43"/>
    <w:rsid w:val="009E5C47"/>
    <w:rsid w:val="009E5C9D"/>
    <w:rsid w:val="009E5EF1"/>
    <w:rsid w:val="009E6913"/>
    <w:rsid w:val="009E6B2C"/>
    <w:rsid w:val="009E71F2"/>
    <w:rsid w:val="009F02AA"/>
    <w:rsid w:val="009F02DF"/>
    <w:rsid w:val="009F0E3E"/>
    <w:rsid w:val="009F14E8"/>
    <w:rsid w:val="009F2166"/>
    <w:rsid w:val="009F24B1"/>
    <w:rsid w:val="009F290C"/>
    <w:rsid w:val="009F328C"/>
    <w:rsid w:val="009F3715"/>
    <w:rsid w:val="009F3910"/>
    <w:rsid w:val="009F3B64"/>
    <w:rsid w:val="009F3C3E"/>
    <w:rsid w:val="009F3DC7"/>
    <w:rsid w:val="009F4658"/>
    <w:rsid w:val="009F472E"/>
    <w:rsid w:val="009F4A71"/>
    <w:rsid w:val="009F4CD0"/>
    <w:rsid w:val="009F4F4B"/>
    <w:rsid w:val="009F500B"/>
    <w:rsid w:val="009F537D"/>
    <w:rsid w:val="009F5735"/>
    <w:rsid w:val="009F57D8"/>
    <w:rsid w:val="009F592A"/>
    <w:rsid w:val="009F5C45"/>
    <w:rsid w:val="009F6167"/>
    <w:rsid w:val="009F61B7"/>
    <w:rsid w:val="009F63C9"/>
    <w:rsid w:val="009F6784"/>
    <w:rsid w:val="009F6868"/>
    <w:rsid w:val="009F72FB"/>
    <w:rsid w:val="009F7826"/>
    <w:rsid w:val="009F7A4A"/>
    <w:rsid w:val="009F7B95"/>
    <w:rsid w:val="00A0052D"/>
    <w:rsid w:val="00A00A3F"/>
    <w:rsid w:val="00A00D65"/>
    <w:rsid w:val="00A01A5F"/>
    <w:rsid w:val="00A02A60"/>
    <w:rsid w:val="00A02EBC"/>
    <w:rsid w:val="00A039F8"/>
    <w:rsid w:val="00A03ADC"/>
    <w:rsid w:val="00A045D9"/>
    <w:rsid w:val="00A04F79"/>
    <w:rsid w:val="00A050AD"/>
    <w:rsid w:val="00A05437"/>
    <w:rsid w:val="00A054F2"/>
    <w:rsid w:val="00A0590B"/>
    <w:rsid w:val="00A061C0"/>
    <w:rsid w:val="00A06D62"/>
    <w:rsid w:val="00A075C9"/>
    <w:rsid w:val="00A0781D"/>
    <w:rsid w:val="00A0786F"/>
    <w:rsid w:val="00A07C2F"/>
    <w:rsid w:val="00A10350"/>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5F"/>
    <w:rsid w:val="00A13299"/>
    <w:rsid w:val="00A133BA"/>
    <w:rsid w:val="00A133ED"/>
    <w:rsid w:val="00A135C5"/>
    <w:rsid w:val="00A13797"/>
    <w:rsid w:val="00A141F4"/>
    <w:rsid w:val="00A142F2"/>
    <w:rsid w:val="00A1431E"/>
    <w:rsid w:val="00A145A1"/>
    <w:rsid w:val="00A145E7"/>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020"/>
    <w:rsid w:val="00A1716E"/>
    <w:rsid w:val="00A17468"/>
    <w:rsid w:val="00A17FBB"/>
    <w:rsid w:val="00A20456"/>
    <w:rsid w:val="00A2056A"/>
    <w:rsid w:val="00A20667"/>
    <w:rsid w:val="00A208F7"/>
    <w:rsid w:val="00A20A34"/>
    <w:rsid w:val="00A2119E"/>
    <w:rsid w:val="00A2198F"/>
    <w:rsid w:val="00A21B6C"/>
    <w:rsid w:val="00A21DB5"/>
    <w:rsid w:val="00A21F5D"/>
    <w:rsid w:val="00A222A7"/>
    <w:rsid w:val="00A22A9F"/>
    <w:rsid w:val="00A23080"/>
    <w:rsid w:val="00A23092"/>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4FBD"/>
    <w:rsid w:val="00A4566E"/>
    <w:rsid w:val="00A45783"/>
    <w:rsid w:val="00A45A04"/>
    <w:rsid w:val="00A464B9"/>
    <w:rsid w:val="00A468E3"/>
    <w:rsid w:val="00A4716F"/>
    <w:rsid w:val="00A472FD"/>
    <w:rsid w:val="00A475E2"/>
    <w:rsid w:val="00A476A8"/>
    <w:rsid w:val="00A47882"/>
    <w:rsid w:val="00A47C21"/>
    <w:rsid w:val="00A47F9D"/>
    <w:rsid w:val="00A50060"/>
    <w:rsid w:val="00A50118"/>
    <w:rsid w:val="00A5023C"/>
    <w:rsid w:val="00A508C5"/>
    <w:rsid w:val="00A50BC8"/>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59B"/>
    <w:rsid w:val="00A53621"/>
    <w:rsid w:val="00A5364A"/>
    <w:rsid w:val="00A53BDF"/>
    <w:rsid w:val="00A53CDA"/>
    <w:rsid w:val="00A53DBD"/>
    <w:rsid w:val="00A53DE4"/>
    <w:rsid w:val="00A53F70"/>
    <w:rsid w:val="00A541F0"/>
    <w:rsid w:val="00A5445A"/>
    <w:rsid w:val="00A544ED"/>
    <w:rsid w:val="00A54A32"/>
    <w:rsid w:val="00A54F49"/>
    <w:rsid w:val="00A55572"/>
    <w:rsid w:val="00A55680"/>
    <w:rsid w:val="00A55726"/>
    <w:rsid w:val="00A5576C"/>
    <w:rsid w:val="00A55C87"/>
    <w:rsid w:val="00A55CE6"/>
    <w:rsid w:val="00A55EDC"/>
    <w:rsid w:val="00A5602E"/>
    <w:rsid w:val="00A5660A"/>
    <w:rsid w:val="00A56BC8"/>
    <w:rsid w:val="00A572E6"/>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5C68"/>
    <w:rsid w:val="00A66328"/>
    <w:rsid w:val="00A66391"/>
    <w:rsid w:val="00A66556"/>
    <w:rsid w:val="00A6655D"/>
    <w:rsid w:val="00A665EE"/>
    <w:rsid w:val="00A66631"/>
    <w:rsid w:val="00A66636"/>
    <w:rsid w:val="00A6679E"/>
    <w:rsid w:val="00A66940"/>
    <w:rsid w:val="00A66C0E"/>
    <w:rsid w:val="00A67341"/>
    <w:rsid w:val="00A67727"/>
    <w:rsid w:val="00A67735"/>
    <w:rsid w:val="00A678F4"/>
    <w:rsid w:val="00A67944"/>
    <w:rsid w:val="00A67A06"/>
    <w:rsid w:val="00A67D55"/>
    <w:rsid w:val="00A7025F"/>
    <w:rsid w:val="00A703A0"/>
    <w:rsid w:val="00A70686"/>
    <w:rsid w:val="00A70892"/>
    <w:rsid w:val="00A70D0E"/>
    <w:rsid w:val="00A710DA"/>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2CB"/>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1C89"/>
    <w:rsid w:val="00A82420"/>
    <w:rsid w:val="00A825BD"/>
    <w:rsid w:val="00A82631"/>
    <w:rsid w:val="00A82746"/>
    <w:rsid w:val="00A82963"/>
    <w:rsid w:val="00A82D1E"/>
    <w:rsid w:val="00A82D9E"/>
    <w:rsid w:val="00A8317C"/>
    <w:rsid w:val="00A831EE"/>
    <w:rsid w:val="00A834B6"/>
    <w:rsid w:val="00A84235"/>
    <w:rsid w:val="00A842F5"/>
    <w:rsid w:val="00A84A88"/>
    <w:rsid w:val="00A84BA6"/>
    <w:rsid w:val="00A84C11"/>
    <w:rsid w:val="00A84E13"/>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3F96"/>
    <w:rsid w:val="00A9408E"/>
    <w:rsid w:val="00A943C6"/>
    <w:rsid w:val="00A9445A"/>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332"/>
    <w:rsid w:val="00AA266A"/>
    <w:rsid w:val="00AA29AE"/>
    <w:rsid w:val="00AA2FDB"/>
    <w:rsid w:val="00AA3279"/>
    <w:rsid w:val="00AA37DA"/>
    <w:rsid w:val="00AA3962"/>
    <w:rsid w:val="00AA404B"/>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59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F54"/>
    <w:rsid w:val="00AC32F9"/>
    <w:rsid w:val="00AC3684"/>
    <w:rsid w:val="00AC3953"/>
    <w:rsid w:val="00AC3BB9"/>
    <w:rsid w:val="00AC4707"/>
    <w:rsid w:val="00AC4FB0"/>
    <w:rsid w:val="00AC5388"/>
    <w:rsid w:val="00AC53A2"/>
    <w:rsid w:val="00AC556D"/>
    <w:rsid w:val="00AC596F"/>
    <w:rsid w:val="00AC5BAE"/>
    <w:rsid w:val="00AC5BED"/>
    <w:rsid w:val="00AC5FCE"/>
    <w:rsid w:val="00AC60C0"/>
    <w:rsid w:val="00AC62E7"/>
    <w:rsid w:val="00AC6667"/>
    <w:rsid w:val="00AC67D9"/>
    <w:rsid w:val="00AC6A54"/>
    <w:rsid w:val="00AC6AFF"/>
    <w:rsid w:val="00AC7647"/>
    <w:rsid w:val="00AC7931"/>
    <w:rsid w:val="00AC7AFC"/>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56E"/>
    <w:rsid w:val="00AD2AC5"/>
    <w:rsid w:val="00AD2D24"/>
    <w:rsid w:val="00AD333E"/>
    <w:rsid w:val="00AD38C4"/>
    <w:rsid w:val="00AD3B7C"/>
    <w:rsid w:val="00AD3CAC"/>
    <w:rsid w:val="00AD414C"/>
    <w:rsid w:val="00AD429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2B3"/>
    <w:rsid w:val="00AE041E"/>
    <w:rsid w:val="00AE048E"/>
    <w:rsid w:val="00AE05D7"/>
    <w:rsid w:val="00AE0B39"/>
    <w:rsid w:val="00AE0D36"/>
    <w:rsid w:val="00AE1072"/>
    <w:rsid w:val="00AE17B7"/>
    <w:rsid w:val="00AE18DB"/>
    <w:rsid w:val="00AE1ADC"/>
    <w:rsid w:val="00AE1B09"/>
    <w:rsid w:val="00AE1B2C"/>
    <w:rsid w:val="00AE1D06"/>
    <w:rsid w:val="00AE1F9F"/>
    <w:rsid w:val="00AE2182"/>
    <w:rsid w:val="00AE23BD"/>
    <w:rsid w:val="00AE2912"/>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AF4"/>
    <w:rsid w:val="00AE7B75"/>
    <w:rsid w:val="00AE7B9D"/>
    <w:rsid w:val="00AE7E88"/>
    <w:rsid w:val="00AE7FA1"/>
    <w:rsid w:val="00AF0018"/>
    <w:rsid w:val="00AF0310"/>
    <w:rsid w:val="00AF03B2"/>
    <w:rsid w:val="00AF0782"/>
    <w:rsid w:val="00AF0A05"/>
    <w:rsid w:val="00AF0ABA"/>
    <w:rsid w:val="00AF0B40"/>
    <w:rsid w:val="00AF0DCE"/>
    <w:rsid w:val="00AF0E78"/>
    <w:rsid w:val="00AF164B"/>
    <w:rsid w:val="00AF1A10"/>
    <w:rsid w:val="00AF1BA4"/>
    <w:rsid w:val="00AF1C0D"/>
    <w:rsid w:val="00AF1EDF"/>
    <w:rsid w:val="00AF227B"/>
    <w:rsid w:val="00AF2360"/>
    <w:rsid w:val="00AF23B2"/>
    <w:rsid w:val="00AF2676"/>
    <w:rsid w:val="00AF2707"/>
    <w:rsid w:val="00AF29D0"/>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587"/>
    <w:rsid w:val="00B03ADD"/>
    <w:rsid w:val="00B03D28"/>
    <w:rsid w:val="00B03D5D"/>
    <w:rsid w:val="00B03E70"/>
    <w:rsid w:val="00B0420E"/>
    <w:rsid w:val="00B045F2"/>
    <w:rsid w:val="00B0461E"/>
    <w:rsid w:val="00B048F8"/>
    <w:rsid w:val="00B04A1D"/>
    <w:rsid w:val="00B04D8C"/>
    <w:rsid w:val="00B0551F"/>
    <w:rsid w:val="00B0562D"/>
    <w:rsid w:val="00B05880"/>
    <w:rsid w:val="00B05FE6"/>
    <w:rsid w:val="00B0612D"/>
    <w:rsid w:val="00B0658A"/>
    <w:rsid w:val="00B068E4"/>
    <w:rsid w:val="00B06F33"/>
    <w:rsid w:val="00B0700F"/>
    <w:rsid w:val="00B07316"/>
    <w:rsid w:val="00B07474"/>
    <w:rsid w:val="00B075D8"/>
    <w:rsid w:val="00B07717"/>
    <w:rsid w:val="00B07995"/>
    <w:rsid w:val="00B07AFE"/>
    <w:rsid w:val="00B07E5E"/>
    <w:rsid w:val="00B07E77"/>
    <w:rsid w:val="00B10585"/>
    <w:rsid w:val="00B10BB5"/>
    <w:rsid w:val="00B10E23"/>
    <w:rsid w:val="00B118C1"/>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8B5"/>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6D"/>
    <w:rsid w:val="00B243F2"/>
    <w:rsid w:val="00B246BB"/>
    <w:rsid w:val="00B24736"/>
    <w:rsid w:val="00B2489D"/>
    <w:rsid w:val="00B24DB0"/>
    <w:rsid w:val="00B2506C"/>
    <w:rsid w:val="00B2518C"/>
    <w:rsid w:val="00B253B0"/>
    <w:rsid w:val="00B256B6"/>
    <w:rsid w:val="00B258D2"/>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9EC"/>
    <w:rsid w:val="00B31C5F"/>
    <w:rsid w:val="00B31DE2"/>
    <w:rsid w:val="00B32D03"/>
    <w:rsid w:val="00B32DB4"/>
    <w:rsid w:val="00B331BF"/>
    <w:rsid w:val="00B33236"/>
    <w:rsid w:val="00B336D2"/>
    <w:rsid w:val="00B33894"/>
    <w:rsid w:val="00B33D18"/>
    <w:rsid w:val="00B3448C"/>
    <w:rsid w:val="00B344E8"/>
    <w:rsid w:val="00B34591"/>
    <w:rsid w:val="00B34F88"/>
    <w:rsid w:val="00B35090"/>
    <w:rsid w:val="00B35663"/>
    <w:rsid w:val="00B35E52"/>
    <w:rsid w:val="00B35F2A"/>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7"/>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8CE"/>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105E"/>
    <w:rsid w:val="00B613AB"/>
    <w:rsid w:val="00B61425"/>
    <w:rsid w:val="00B61F5F"/>
    <w:rsid w:val="00B61FB6"/>
    <w:rsid w:val="00B62002"/>
    <w:rsid w:val="00B62090"/>
    <w:rsid w:val="00B621AA"/>
    <w:rsid w:val="00B6292D"/>
    <w:rsid w:val="00B629BF"/>
    <w:rsid w:val="00B629D4"/>
    <w:rsid w:val="00B62B42"/>
    <w:rsid w:val="00B63186"/>
    <w:rsid w:val="00B636F1"/>
    <w:rsid w:val="00B63983"/>
    <w:rsid w:val="00B63FB1"/>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118"/>
    <w:rsid w:val="00B7463F"/>
    <w:rsid w:val="00B748C3"/>
    <w:rsid w:val="00B74C06"/>
    <w:rsid w:val="00B74CF6"/>
    <w:rsid w:val="00B761A3"/>
    <w:rsid w:val="00B763B7"/>
    <w:rsid w:val="00B763CF"/>
    <w:rsid w:val="00B76792"/>
    <w:rsid w:val="00B767D0"/>
    <w:rsid w:val="00B76F15"/>
    <w:rsid w:val="00B76F71"/>
    <w:rsid w:val="00B7749D"/>
    <w:rsid w:val="00B779D8"/>
    <w:rsid w:val="00B77D8E"/>
    <w:rsid w:val="00B77FAC"/>
    <w:rsid w:val="00B803BD"/>
    <w:rsid w:val="00B8052C"/>
    <w:rsid w:val="00B805B2"/>
    <w:rsid w:val="00B80D33"/>
    <w:rsid w:val="00B8108C"/>
    <w:rsid w:val="00B81095"/>
    <w:rsid w:val="00B81359"/>
    <w:rsid w:val="00B81721"/>
    <w:rsid w:val="00B8178F"/>
    <w:rsid w:val="00B81EC1"/>
    <w:rsid w:val="00B81EE7"/>
    <w:rsid w:val="00B81EF7"/>
    <w:rsid w:val="00B81FCC"/>
    <w:rsid w:val="00B820C7"/>
    <w:rsid w:val="00B8247C"/>
    <w:rsid w:val="00B8255B"/>
    <w:rsid w:val="00B827CA"/>
    <w:rsid w:val="00B82862"/>
    <w:rsid w:val="00B82986"/>
    <w:rsid w:val="00B82C3B"/>
    <w:rsid w:val="00B82E39"/>
    <w:rsid w:val="00B82F68"/>
    <w:rsid w:val="00B831A7"/>
    <w:rsid w:val="00B836F4"/>
    <w:rsid w:val="00B83FE2"/>
    <w:rsid w:val="00B840C2"/>
    <w:rsid w:val="00B8410C"/>
    <w:rsid w:val="00B848D4"/>
    <w:rsid w:val="00B84A46"/>
    <w:rsid w:val="00B85063"/>
    <w:rsid w:val="00B851B6"/>
    <w:rsid w:val="00B85215"/>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673"/>
    <w:rsid w:val="00BA272A"/>
    <w:rsid w:val="00BA280F"/>
    <w:rsid w:val="00BA287D"/>
    <w:rsid w:val="00BA2C60"/>
    <w:rsid w:val="00BA2DDE"/>
    <w:rsid w:val="00BA2F14"/>
    <w:rsid w:val="00BA37E8"/>
    <w:rsid w:val="00BA39C5"/>
    <w:rsid w:val="00BA4886"/>
    <w:rsid w:val="00BA504D"/>
    <w:rsid w:val="00BA50DE"/>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0F29"/>
    <w:rsid w:val="00BB1223"/>
    <w:rsid w:val="00BB12B5"/>
    <w:rsid w:val="00BB13F2"/>
    <w:rsid w:val="00BB1D29"/>
    <w:rsid w:val="00BB20B2"/>
    <w:rsid w:val="00BB249F"/>
    <w:rsid w:val="00BB264C"/>
    <w:rsid w:val="00BB29AD"/>
    <w:rsid w:val="00BB2EA1"/>
    <w:rsid w:val="00BB38AF"/>
    <w:rsid w:val="00BB3DEA"/>
    <w:rsid w:val="00BB4083"/>
    <w:rsid w:val="00BB45F1"/>
    <w:rsid w:val="00BB4A2C"/>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A05"/>
    <w:rsid w:val="00BB7B1F"/>
    <w:rsid w:val="00BB7BDA"/>
    <w:rsid w:val="00BB7C0D"/>
    <w:rsid w:val="00BB7C25"/>
    <w:rsid w:val="00BB7E00"/>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C3F"/>
    <w:rsid w:val="00BC6D25"/>
    <w:rsid w:val="00BC7293"/>
    <w:rsid w:val="00BC7474"/>
    <w:rsid w:val="00BC7548"/>
    <w:rsid w:val="00BC7703"/>
    <w:rsid w:val="00BC7895"/>
    <w:rsid w:val="00BC79F0"/>
    <w:rsid w:val="00BD0225"/>
    <w:rsid w:val="00BD07D3"/>
    <w:rsid w:val="00BD082B"/>
    <w:rsid w:val="00BD089D"/>
    <w:rsid w:val="00BD091E"/>
    <w:rsid w:val="00BD0B7B"/>
    <w:rsid w:val="00BD0ED8"/>
    <w:rsid w:val="00BD0F84"/>
    <w:rsid w:val="00BD16E1"/>
    <w:rsid w:val="00BD18E6"/>
    <w:rsid w:val="00BD1B6A"/>
    <w:rsid w:val="00BD1BB6"/>
    <w:rsid w:val="00BD1D7B"/>
    <w:rsid w:val="00BD1DDD"/>
    <w:rsid w:val="00BD1FB3"/>
    <w:rsid w:val="00BD2411"/>
    <w:rsid w:val="00BD2550"/>
    <w:rsid w:val="00BD25CE"/>
    <w:rsid w:val="00BD2719"/>
    <w:rsid w:val="00BD2B20"/>
    <w:rsid w:val="00BD2C35"/>
    <w:rsid w:val="00BD2ED7"/>
    <w:rsid w:val="00BD3359"/>
    <w:rsid w:val="00BD3613"/>
    <w:rsid w:val="00BD3838"/>
    <w:rsid w:val="00BD3988"/>
    <w:rsid w:val="00BD3AEF"/>
    <w:rsid w:val="00BD3BF0"/>
    <w:rsid w:val="00BD3CEA"/>
    <w:rsid w:val="00BD3F65"/>
    <w:rsid w:val="00BD406A"/>
    <w:rsid w:val="00BD4EF5"/>
    <w:rsid w:val="00BD4FCE"/>
    <w:rsid w:val="00BD5113"/>
    <w:rsid w:val="00BD51F9"/>
    <w:rsid w:val="00BD54BE"/>
    <w:rsid w:val="00BD57A4"/>
    <w:rsid w:val="00BD5854"/>
    <w:rsid w:val="00BD5C1E"/>
    <w:rsid w:val="00BD5D78"/>
    <w:rsid w:val="00BD5E84"/>
    <w:rsid w:val="00BD61A7"/>
    <w:rsid w:val="00BD6A5F"/>
    <w:rsid w:val="00BD6D38"/>
    <w:rsid w:val="00BD6E09"/>
    <w:rsid w:val="00BD74E8"/>
    <w:rsid w:val="00BD7946"/>
    <w:rsid w:val="00BD79FA"/>
    <w:rsid w:val="00BD7DEE"/>
    <w:rsid w:val="00BE00D8"/>
    <w:rsid w:val="00BE064B"/>
    <w:rsid w:val="00BE0A46"/>
    <w:rsid w:val="00BE0F4D"/>
    <w:rsid w:val="00BE13EF"/>
    <w:rsid w:val="00BE14E6"/>
    <w:rsid w:val="00BE1D12"/>
    <w:rsid w:val="00BE1DA0"/>
    <w:rsid w:val="00BE1FAE"/>
    <w:rsid w:val="00BE2027"/>
    <w:rsid w:val="00BE22C8"/>
    <w:rsid w:val="00BE2802"/>
    <w:rsid w:val="00BE2C02"/>
    <w:rsid w:val="00BE2CB3"/>
    <w:rsid w:val="00BE2EC5"/>
    <w:rsid w:val="00BE2F10"/>
    <w:rsid w:val="00BE3517"/>
    <w:rsid w:val="00BE3C7E"/>
    <w:rsid w:val="00BE40D7"/>
    <w:rsid w:val="00BE4149"/>
    <w:rsid w:val="00BE42B1"/>
    <w:rsid w:val="00BE42E5"/>
    <w:rsid w:val="00BE44B5"/>
    <w:rsid w:val="00BE47BD"/>
    <w:rsid w:val="00BE486F"/>
    <w:rsid w:val="00BE4E8A"/>
    <w:rsid w:val="00BE520D"/>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6F9F"/>
    <w:rsid w:val="00BE73B0"/>
    <w:rsid w:val="00BE7652"/>
    <w:rsid w:val="00BE7BBC"/>
    <w:rsid w:val="00BE7D04"/>
    <w:rsid w:val="00BF0383"/>
    <w:rsid w:val="00BF0702"/>
    <w:rsid w:val="00BF0812"/>
    <w:rsid w:val="00BF15DC"/>
    <w:rsid w:val="00BF1994"/>
    <w:rsid w:val="00BF1ACC"/>
    <w:rsid w:val="00BF2061"/>
    <w:rsid w:val="00BF26D7"/>
    <w:rsid w:val="00BF28D6"/>
    <w:rsid w:val="00BF2E00"/>
    <w:rsid w:val="00BF2E11"/>
    <w:rsid w:val="00BF30C6"/>
    <w:rsid w:val="00BF33CE"/>
    <w:rsid w:val="00BF35E0"/>
    <w:rsid w:val="00BF3675"/>
    <w:rsid w:val="00BF39B9"/>
    <w:rsid w:val="00BF3CC6"/>
    <w:rsid w:val="00BF4340"/>
    <w:rsid w:val="00BF45BB"/>
    <w:rsid w:val="00BF4747"/>
    <w:rsid w:val="00BF4C70"/>
    <w:rsid w:val="00BF4DBB"/>
    <w:rsid w:val="00BF4EAE"/>
    <w:rsid w:val="00BF5415"/>
    <w:rsid w:val="00BF5697"/>
    <w:rsid w:val="00BF583E"/>
    <w:rsid w:val="00BF5C1D"/>
    <w:rsid w:val="00BF6BCC"/>
    <w:rsid w:val="00BF6CF1"/>
    <w:rsid w:val="00BF6DBA"/>
    <w:rsid w:val="00BF74D8"/>
    <w:rsid w:val="00BF75B6"/>
    <w:rsid w:val="00BF7622"/>
    <w:rsid w:val="00BF76FE"/>
    <w:rsid w:val="00BF7763"/>
    <w:rsid w:val="00BF798F"/>
    <w:rsid w:val="00BF7AD4"/>
    <w:rsid w:val="00C00118"/>
    <w:rsid w:val="00C0041F"/>
    <w:rsid w:val="00C007DE"/>
    <w:rsid w:val="00C007F0"/>
    <w:rsid w:val="00C00FC6"/>
    <w:rsid w:val="00C01E38"/>
    <w:rsid w:val="00C0203A"/>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560D"/>
    <w:rsid w:val="00C0655A"/>
    <w:rsid w:val="00C068A8"/>
    <w:rsid w:val="00C06B91"/>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00"/>
    <w:rsid w:val="00C1477C"/>
    <w:rsid w:val="00C14F95"/>
    <w:rsid w:val="00C15145"/>
    <w:rsid w:val="00C157A4"/>
    <w:rsid w:val="00C157EB"/>
    <w:rsid w:val="00C15CC2"/>
    <w:rsid w:val="00C16333"/>
    <w:rsid w:val="00C16478"/>
    <w:rsid w:val="00C166B4"/>
    <w:rsid w:val="00C16810"/>
    <w:rsid w:val="00C1735D"/>
    <w:rsid w:val="00C17725"/>
    <w:rsid w:val="00C1785C"/>
    <w:rsid w:val="00C17D63"/>
    <w:rsid w:val="00C17F4E"/>
    <w:rsid w:val="00C2016F"/>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5A2"/>
    <w:rsid w:val="00C26B20"/>
    <w:rsid w:val="00C27081"/>
    <w:rsid w:val="00C272B3"/>
    <w:rsid w:val="00C278F2"/>
    <w:rsid w:val="00C27A9E"/>
    <w:rsid w:val="00C27C19"/>
    <w:rsid w:val="00C27CCE"/>
    <w:rsid w:val="00C3020B"/>
    <w:rsid w:val="00C30212"/>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B3"/>
    <w:rsid w:val="00C337D5"/>
    <w:rsid w:val="00C3385F"/>
    <w:rsid w:val="00C339F3"/>
    <w:rsid w:val="00C33ADD"/>
    <w:rsid w:val="00C33BA7"/>
    <w:rsid w:val="00C33D7E"/>
    <w:rsid w:val="00C34598"/>
    <w:rsid w:val="00C346CE"/>
    <w:rsid w:val="00C34A83"/>
    <w:rsid w:val="00C34E39"/>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D09"/>
    <w:rsid w:val="00C40EE4"/>
    <w:rsid w:val="00C40F2F"/>
    <w:rsid w:val="00C41654"/>
    <w:rsid w:val="00C42009"/>
    <w:rsid w:val="00C4243F"/>
    <w:rsid w:val="00C4249A"/>
    <w:rsid w:val="00C42639"/>
    <w:rsid w:val="00C426B7"/>
    <w:rsid w:val="00C42AEC"/>
    <w:rsid w:val="00C42ED3"/>
    <w:rsid w:val="00C4315D"/>
    <w:rsid w:val="00C43228"/>
    <w:rsid w:val="00C4353B"/>
    <w:rsid w:val="00C43781"/>
    <w:rsid w:val="00C437E6"/>
    <w:rsid w:val="00C43A3A"/>
    <w:rsid w:val="00C44777"/>
    <w:rsid w:val="00C4483E"/>
    <w:rsid w:val="00C44AF4"/>
    <w:rsid w:val="00C44E5A"/>
    <w:rsid w:val="00C4586B"/>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250"/>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B6C"/>
    <w:rsid w:val="00C57CD5"/>
    <w:rsid w:val="00C60605"/>
    <w:rsid w:val="00C60869"/>
    <w:rsid w:val="00C60966"/>
    <w:rsid w:val="00C6097E"/>
    <w:rsid w:val="00C60E6B"/>
    <w:rsid w:val="00C60E7E"/>
    <w:rsid w:val="00C6131D"/>
    <w:rsid w:val="00C618CE"/>
    <w:rsid w:val="00C6197C"/>
    <w:rsid w:val="00C61A7A"/>
    <w:rsid w:val="00C61BBC"/>
    <w:rsid w:val="00C6200D"/>
    <w:rsid w:val="00C62193"/>
    <w:rsid w:val="00C6242E"/>
    <w:rsid w:val="00C625E8"/>
    <w:rsid w:val="00C62837"/>
    <w:rsid w:val="00C62C8D"/>
    <w:rsid w:val="00C633A8"/>
    <w:rsid w:val="00C63670"/>
    <w:rsid w:val="00C63D55"/>
    <w:rsid w:val="00C63FFA"/>
    <w:rsid w:val="00C64873"/>
    <w:rsid w:val="00C648C8"/>
    <w:rsid w:val="00C648CF"/>
    <w:rsid w:val="00C64E1D"/>
    <w:rsid w:val="00C655BE"/>
    <w:rsid w:val="00C65611"/>
    <w:rsid w:val="00C65935"/>
    <w:rsid w:val="00C66D05"/>
    <w:rsid w:val="00C70039"/>
    <w:rsid w:val="00C700B0"/>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3F5D"/>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725"/>
    <w:rsid w:val="00C77AC8"/>
    <w:rsid w:val="00C80DDC"/>
    <w:rsid w:val="00C81B67"/>
    <w:rsid w:val="00C81CD5"/>
    <w:rsid w:val="00C81DB9"/>
    <w:rsid w:val="00C821EC"/>
    <w:rsid w:val="00C822D9"/>
    <w:rsid w:val="00C82686"/>
    <w:rsid w:val="00C82ABF"/>
    <w:rsid w:val="00C82ECE"/>
    <w:rsid w:val="00C83671"/>
    <w:rsid w:val="00C83B84"/>
    <w:rsid w:val="00C83FCB"/>
    <w:rsid w:val="00C841FA"/>
    <w:rsid w:val="00C8449E"/>
    <w:rsid w:val="00C84CDC"/>
    <w:rsid w:val="00C85206"/>
    <w:rsid w:val="00C8522E"/>
    <w:rsid w:val="00C8555F"/>
    <w:rsid w:val="00C85B2E"/>
    <w:rsid w:val="00C85CD2"/>
    <w:rsid w:val="00C85E08"/>
    <w:rsid w:val="00C86068"/>
    <w:rsid w:val="00C86236"/>
    <w:rsid w:val="00C863BC"/>
    <w:rsid w:val="00C87176"/>
    <w:rsid w:val="00C875F3"/>
    <w:rsid w:val="00C909AE"/>
    <w:rsid w:val="00C90D5D"/>
    <w:rsid w:val="00C90DF5"/>
    <w:rsid w:val="00C90DF6"/>
    <w:rsid w:val="00C91817"/>
    <w:rsid w:val="00C91892"/>
    <w:rsid w:val="00C91A69"/>
    <w:rsid w:val="00C91BD8"/>
    <w:rsid w:val="00C91E08"/>
    <w:rsid w:val="00C92CA0"/>
    <w:rsid w:val="00C92CE0"/>
    <w:rsid w:val="00C932C4"/>
    <w:rsid w:val="00C9349F"/>
    <w:rsid w:val="00C93587"/>
    <w:rsid w:val="00C93933"/>
    <w:rsid w:val="00C9398F"/>
    <w:rsid w:val="00C941EB"/>
    <w:rsid w:val="00C945C6"/>
    <w:rsid w:val="00C947E1"/>
    <w:rsid w:val="00C94F7D"/>
    <w:rsid w:val="00C94FE5"/>
    <w:rsid w:val="00C9554A"/>
    <w:rsid w:val="00C9569C"/>
    <w:rsid w:val="00C957B3"/>
    <w:rsid w:val="00C95857"/>
    <w:rsid w:val="00C95BC7"/>
    <w:rsid w:val="00C95C97"/>
    <w:rsid w:val="00C95F80"/>
    <w:rsid w:val="00C95FB8"/>
    <w:rsid w:val="00C9660B"/>
    <w:rsid w:val="00C96650"/>
    <w:rsid w:val="00C96821"/>
    <w:rsid w:val="00C9685E"/>
    <w:rsid w:val="00C96B7E"/>
    <w:rsid w:val="00C96F2A"/>
    <w:rsid w:val="00C973BD"/>
    <w:rsid w:val="00C97CA3"/>
    <w:rsid w:val="00C97D34"/>
    <w:rsid w:val="00CA01A3"/>
    <w:rsid w:val="00CA022B"/>
    <w:rsid w:val="00CA08DE"/>
    <w:rsid w:val="00CA0925"/>
    <w:rsid w:val="00CA0A45"/>
    <w:rsid w:val="00CA0CB5"/>
    <w:rsid w:val="00CA0D40"/>
    <w:rsid w:val="00CA0D4F"/>
    <w:rsid w:val="00CA1039"/>
    <w:rsid w:val="00CA13AF"/>
    <w:rsid w:val="00CA14BE"/>
    <w:rsid w:val="00CA21BF"/>
    <w:rsid w:val="00CA2353"/>
    <w:rsid w:val="00CA239D"/>
    <w:rsid w:val="00CA23FC"/>
    <w:rsid w:val="00CA248A"/>
    <w:rsid w:val="00CA280F"/>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2BC8"/>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B7CEF"/>
    <w:rsid w:val="00CC07E4"/>
    <w:rsid w:val="00CC0FC4"/>
    <w:rsid w:val="00CC128C"/>
    <w:rsid w:val="00CC1346"/>
    <w:rsid w:val="00CC1641"/>
    <w:rsid w:val="00CC1950"/>
    <w:rsid w:val="00CC1A56"/>
    <w:rsid w:val="00CC2057"/>
    <w:rsid w:val="00CC22ED"/>
    <w:rsid w:val="00CC242D"/>
    <w:rsid w:val="00CC2B03"/>
    <w:rsid w:val="00CC2BC4"/>
    <w:rsid w:val="00CC2F68"/>
    <w:rsid w:val="00CC3101"/>
    <w:rsid w:val="00CC36EE"/>
    <w:rsid w:val="00CC377B"/>
    <w:rsid w:val="00CC37B9"/>
    <w:rsid w:val="00CC3C71"/>
    <w:rsid w:val="00CC3FDF"/>
    <w:rsid w:val="00CC436F"/>
    <w:rsid w:val="00CC447F"/>
    <w:rsid w:val="00CC48AB"/>
    <w:rsid w:val="00CC4CA8"/>
    <w:rsid w:val="00CC4CAC"/>
    <w:rsid w:val="00CC4D37"/>
    <w:rsid w:val="00CC510F"/>
    <w:rsid w:val="00CC5152"/>
    <w:rsid w:val="00CC5203"/>
    <w:rsid w:val="00CC52E2"/>
    <w:rsid w:val="00CC55EE"/>
    <w:rsid w:val="00CC5C7D"/>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58C9"/>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94"/>
    <w:rsid w:val="00CE14FF"/>
    <w:rsid w:val="00CE1869"/>
    <w:rsid w:val="00CE1EB7"/>
    <w:rsid w:val="00CE2247"/>
    <w:rsid w:val="00CE2383"/>
    <w:rsid w:val="00CE2B5F"/>
    <w:rsid w:val="00CE2FFA"/>
    <w:rsid w:val="00CE30CA"/>
    <w:rsid w:val="00CE337A"/>
    <w:rsid w:val="00CE369C"/>
    <w:rsid w:val="00CE3C33"/>
    <w:rsid w:val="00CE3E2B"/>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1FDC"/>
    <w:rsid w:val="00CF315D"/>
    <w:rsid w:val="00CF3950"/>
    <w:rsid w:val="00CF3A94"/>
    <w:rsid w:val="00CF3BE3"/>
    <w:rsid w:val="00CF42C5"/>
    <w:rsid w:val="00CF43AB"/>
    <w:rsid w:val="00CF4921"/>
    <w:rsid w:val="00CF4E29"/>
    <w:rsid w:val="00CF4E52"/>
    <w:rsid w:val="00CF4F17"/>
    <w:rsid w:val="00CF4F74"/>
    <w:rsid w:val="00CF59C3"/>
    <w:rsid w:val="00CF5D00"/>
    <w:rsid w:val="00CF66EA"/>
    <w:rsid w:val="00CF7035"/>
    <w:rsid w:val="00CF70D9"/>
    <w:rsid w:val="00CF71C9"/>
    <w:rsid w:val="00CF7465"/>
    <w:rsid w:val="00CF7888"/>
    <w:rsid w:val="00CF790E"/>
    <w:rsid w:val="00CF7E43"/>
    <w:rsid w:val="00CF7FCA"/>
    <w:rsid w:val="00D00808"/>
    <w:rsid w:val="00D00C9E"/>
    <w:rsid w:val="00D01CEF"/>
    <w:rsid w:val="00D0227E"/>
    <w:rsid w:val="00D02871"/>
    <w:rsid w:val="00D028CC"/>
    <w:rsid w:val="00D0313B"/>
    <w:rsid w:val="00D0371E"/>
    <w:rsid w:val="00D03B57"/>
    <w:rsid w:val="00D03FFE"/>
    <w:rsid w:val="00D04349"/>
    <w:rsid w:val="00D043D4"/>
    <w:rsid w:val="00D043FC"/>
    <w:rsid w:val="00D049C5"/>
    <w:rsid w:val="00D04B87"/>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978"/>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C1E"/>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3C9"/>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0FB9"/>
    <w:rsid w:val="00D31274"/>
    <w:rsid w:val="00D315CA"/>
    <w:rsid w:val="00D31C6E"/>
    <w:rsid w:val="00D31DA8"/>
    <w:rsid w:val="00D31F42"/>
    <w:rsid w:val="00D3203A"/>
    <w:rsid w:val="00D323E0"/>
    <w:rsid w:val="00D3252C"/>
    <w:rsid w:val="00D32D21"/>
    <w:rsid w:val="00D3361A"/>
    <w:rsid w:val="00D3364A"/>
    <w:rsid w:val="00D337C3"/>
    <w:rsid w:val="00D33AAF"/>
    <w:rsid w:val="00D33B55"/>
    <w:rsid w:val="00D33CD8"/>
    <w:rsid w:val="00D33FB1"/>
    <w:rsid w:val="00D34596"/>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1E6"/>
    <w:rsid w:val="00D4025E"/>
    <w:rsid w:val="00D402FE"/>
    <w:rsid w:val="00D4036A"/>
    <w:rsid w:val="00D406CD"/>
    <w:rsid w:val="00D40A1F"/>
    <w:rsid w:val="00D40B61"/>
    <w:rsid w:val="00D414A1"/>
    <w:rsid w:val="00D41566"/>
    <w:rsid w:val="00D418FC"/>
    <w:rsid w:val="00D41911"/>
    <w:rsid w:val="00D419D9"/>
    <w:rsid w:val="00D41E3A"/>
    <w:rsid w:val="00D41ECD"/>
    <w:rsid w:val="00D42796"/>
    <w:rsid w:val="00D42820"/>
    <w:rsid w:val="00D42A13"/>
    <w:rsid w:val="00D42B15"/>
    <w:rsid w:val="00D42C54"/>
    <w:rsid w:val="00D43255"/>
    <w:rsid w:val="00D43652"/>
    <w:rsid w:val="00D436A9"/>
    <w:rsid w:val="00D43721"/>
    <w:rsid w:val="00D43F41"/>
    <w:rsid w:val="00D4422C"/>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203"/>
    <w:rsid w:val="00D47607"/>
    <w:rsid w:val="00D477E1"/>
    <w:rsid w:val="00D47826"/>
    <w:rsid w:val="00D47908"/>
    <w:rsid w:val="00D47AE8"/>
    <w:rsid w:val="00D502B0"/>
    <w:rsid w:val="00D503D6"/>
    <w:rsid w:val="00D50E71"/>
    <w:rsid w:val="00D5112C"/>
    <w:rsid w:val="00D51772"/>
    <w:rsid w:val="00D5177E"/>
    <w:rsid w:val="00D51DAD"/>
    <w:rsid w:val="00D520A5"/>
    <w:rsid w:val="00D523E8"/>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2982"/>
    <w:rsid w:val="00D6345A"/>
    <w:rsid w:val="00D6348A"/>
    <w:rsid w:val="00D63FA8"/>
    <w:rsid w:val="00D6490E"/>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3811"/>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A38"/>
    <w:rsid w:val="00D83BD2"/>
    <w:rsid w:val="00D83C46"/>
    <w:rsid w:val="00D83FED"/>
    <w:rsid w:val="00D8423D"/>
    <w:rsid w:val="00D84791"/>
    <w:rsid w:val="00D85334"/>
    <w:rsid w:val="00D857B3"/>
    <w:rsid w:val="00D85B44"/>
    <w:rsid w:val="00D85BCA"/>
    <w:rsid w:val="00D85C04"/>
    <w:rsid w:val="00D86181"/>
    <w:rsid w:val="00D861B9"/>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1FFC"/>
    <w:rsid w:val="00D922D3"/>
    <w:rsid w:val="00D92AE5"/>
    <w:rsid w:val="00D92D18"/>
    <w:rsid w:val="00D92DC1"/>
    <w:rsid w:val="00D9322C"/>
    <w:rsid w:val="00D93318"/>
    <w:rsid w:val="00D9356F"/>
    <w:rsid w:val="00D9364E"/>
    <w:rsid w:val="00D938B1"/>
    <w:rsid w:val="00D938DC"/>
    <w:rsid w:val="00D93F0D"/>
    <w:rsid w:val="00D94B3D"/>
    <w:rsid w:val="00D9501C"/>
    <w:rsid w:val="00D9512F"/>
    <w:rsid w:val="00D95375"/>
    <w:rsid w:val="00D957BB"/>
    <w:rsid w:val="00D95E2C"/>
    <w:rsid w:val="00D96164"/>
    <w:rsid w:val="00D968C9"/>
    <w:rsid w:val="00D96B4F"/>
    <w:rsid w:val="00D96B60"/>
    <w:rsid w:val="00D9709E"/>
    <w:rsid w:val="00D97703"/>
    <w:rsid w:val="00D978C0"/>
    <w:rsid w:val="00D97A59"/>
    <w:rsid w:val="00DA00AB"/>
    <w:rsid w:val="00DA034C"/>
    <w:rsid w:val="00DA0430"/>
    <w:rsid w:val="00DA095C"/>
    <w:rsid w:val="00DA0B43"/>
    <w:rsid w:val="00DA1B10"/>
    <w:rsid w:val="00DA1E6B"/>
    <w:rsid w:val="00DA1E6E"/>
    <w:rsid w:val="00DA2C3D"/>
    <w:rsid w:val="00DA2E80"/>
    <w:rsid w:val="00DA31A8"/>
    <w:rsid w:val="00DA3487"/>
    <w:rsid w:val="00DA38D7"/>
    <w:rsid w:val="00DA4047"/>
    <w:rsid w:val="00DA40D4"/>
    <w:rsid w:val="00DA4271"/>
    <w:rsid w:val="00DA4479"/>
    <w:rsid w:val="00DA4677"/>
    <w:rsid w:val="00DA5857"/>
    <w:rsid w:val="00DA59B7"/>
    <w:rsid w:val="00DA5AAC"/>
    <w:rsid w:val="00DA5E88"/>
    <w:rsid w:val="00DA673C"/>
    <w:rsid w:val="00DA6AB3"/>
    <w:rsid w:val="00DA7288"/>
    <w:rsid w:val="00DA767A"/>
    <w:rsid w:val="00DA78D8"/>
    <w:rsid w:val="00DA7AF9"/>
    <w:rsid w:val="00DA7E36"/>
    <w:rsid w:val="00DB000D"/>
    <w:rsid w:val="00DB0418"/>
    <w:rsid w:val="00DB0D7A"/>
    <w:rsid w:val="00DB0F0E"/>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4F"/>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C6F"/>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4F4C"/>
    <w:rsid w:val="00DC525F"/>
    <w:rsid w:val="00DC5393"/>
    <w:rsid w:val="00DC562A"/>
    <w:rsid w:val="00DC584D"/>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626"/>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559"/>
    <w:rsid w:val="00DE5EC4"/>
    <w:rsid w:val="00DE67DA"/>
    <w:rsid w:val="00DE68C5"/>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593"/>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97B"/>
    <w:rsid w:val="00DF7B54"/>
    <w:rsid w:val="00DF7EE8"/>
    <w:rsid w:val="00E00401"/>
    <w:rsid w:val="00E00AFE"/>
    <w:rsid w:val="00E00C2B"/>
    <w:rsid w:val="00E00D2C"/>
    <w:rsid w:val="00E00E20"/>
    <w:rsid w:val="00E0126D"/>
    <w:rsid w:val="00E01290"/>
    <w:rsid w:val="00E015BA"/>
    <w:rsid w:val="00E01605"/>
    <w:rsid w:val="00E0164F"/>
    <w:rsid w:val="00E01844"/>
    <w:rsid w:val="00E0186F"/>
    <w:rsid w:val="00E019FE"/>
    <w:rsid w:val="00E01C3F"/>
    <w:rsid w:val="00E01EF6"/>
    <w:rsid w:val="00E02081"/>
    <w:rsid w:val="00E02217"/>
    <w:rsid w:val="00E026B8"/>
    <w:rsid w:val="00E038CD"/>
    <w:rsid w:val="00E03976"/>
    <w:rsid w:val="00E0424D"/>
    <w:rsid w:val="00E047FE"/>
    <w:rsid w:val="00E048E1"/>
    <w:rsid w:val="00E04D95"/>
    <w:rsid w:val="00E050B4"/>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0C6"/>
    <w:rsid w:val="00E12654"/>
    <w:rsid w:val="00E1278A"/>
    <w:rsid w:val="00E12CFE"/>
    <w:rsid w:val="00E12D1C"/>
    <w:rsid w:val="00E13ABC"/>
    <w:rsid w:val="00E13FB3"/>
    <w:rsid w:val="00E1407B"/>
    <w:rsid w:val="00E1545F"/>
    <w:rsid w:val="00E1549F"/>
    <w:rsid w:val="00E155AB"/>
    <w:rsid w:val="00E156CB"/>
    <w:rsid w:val="00E15841"/>
    <w:rsid w:val="00E16477"/>
    <w:rsid w:val="00E16F09"/>
    <w:rsid w:val="00E17061"/>
    <w:rsid w:val="00E17142"/>
    <w:rsid w:val="00E1751E"/>
    <w:rsid w:val="00E200B2"/>
    <w:rsid w:val="00E2053C"/>
    <w:rsid w:val="00E209FB"/>
    <w:rsid w:val="00E20ECB"/>
    <w:rsid w:val="00E20F53"/>
    <w:rsid w:val="00E20FE2"/>
    <w:rsid w:val="00E21275"/>
    <w:rsid w:val="00E2129F"/>
    <w:rsid w:val="00E212A4"/>
    <w:rsid w:val="00E213D1"/>
    <w:rsid w:val="00E2160E"/>
    <w:rsid w:val="00E216BF"/>
    <w:rsid w:val="00E2184A"/>
    <w:rsid w:val="00E219DD"/>
    <w:rsid w:val="00E21AA8"/>
    <w:rsid w:val="00E21D0D"/>
    <w:rsid w:val="00E22011"/>
    <w:rsid w:val="00E22051"/>
    <w:rsid w:val="00E220D5"/>
    <w:rsid w:val="00E2222A"/>
    <w:rsid w:val="00E222D4"/>
    <w:rsid w:val="00E229A4"/>
    <w:rsid w:val="00E22B3F"/>
    <w:rsid w:val="00E22CB3"/>
    <w:rsid w:val="00E22CC6"/>
    <w:rsid w:val="00E22DEF"/>
    <w:rsid w:val="00E236A9"/>
    <w:rsid w:val="00E23CC5"/>
    <w:rsid w:val="00E24231"/>
    <w:rsid w:val="00E245A2"/>
    <w:rsid w:val="00E245BB"/>
    <w:rsid w:val="00E246D8"/>
    <w:rsid w:val="00E25558"/>
    <w:rsid w:val="00E255BE"/>
    <w:rsid w:val="00E259AF"/>
    <w:rsid w:val="00E25A0A"/>
    <w:rsid w:val="00E25AC5"/>
    <w:rsid w:val="00E25C2B"/>
    <w:rsid w:val="00E25F13"/>
    <w:rsid w:val="00E263C6"/>
    <w:rsid w:val="00E26AA4"/>
    <w:rsid w:val="00E27A28"/>
    <w:rsid w:val="00E27E20"/>
    <w:rsid w:val="00E27FCB"/>
    <w:rsid w:val="00E30548"/>
    <w:rsid w:val="00E30951"/>
    <w:rsid w:val="00E30990"/>
    <w:rsid w:val="00E30F23"/>
    <w:rsid w:val="00E31181"/>
    <w:rsid w:val="00E311A0"/>
    <w:rsid w:val="00E31918"/>
    <w:rsid w:val="00E31B1D"/>
    <w:rsid w:val="00E323DD"/>
    <w:rsid w:val="00E32B7D"/>
    <w:rsid w:val="00E32CB1"/>
    <w:rsid w:val="00E3345B"/>
    <w:rsid w:val="00E3389C"/>
    <w:rsid w:val="00E33A00"/>
    <w:rsid w:val="00E33B4D"/>
    <w:rsid w:val="00E33F85"/>
    <w:rsid w:val="00E34178"/>
    <w:rsid w:val="00E345EB"/>
    <w:rsid w:val="00E34654"/>
    <w:rsid w:val="00E34791"/>
    <w:rsid w:val="00E35266"/>
    <w:rsid w:val="00E355B1"/>
    <w:rsid w:val="00E35AA0"/>
    <w:rsid w:val="00E35F05"/>
    <w:rsid w:val="00E3687F"/>
    <w:rsid w:val="00E3699B"/>
    <w:rsid w:val="00E36C6D"/>
    <w:rsid w:val="00E37327"/>
    <w:rsid w:val="00E3770B"/>
    <w:rsid w:val="00E37E1E"/>
    <w:rsid w:val="00E4004D"/>
    <w:rsid w:val="00E401CE"/>
    <w:rsid w:val="00E4041D"/>
    <w:rsid w:val="00E405C7"/>
    <w:rsid w:val="00E406F6"/>
    <w:rsid w:val="00E40C4E"/>
    <w:rsid w:val="00E40D13"/>
    <w:rsid w:val="00E40D1F"/>
    <w:rsid w:val="00E41101"/>
    <w:rsid w:val="00E4117D"/>
    <w:rsid w:val="00E412F3"/>
    <w:rsid w:val="00E41A70"/>
    <w:rsid w:val="00E41AB0"/>
    <w:rsid w:val="00E41CE4"/>
    <w:rsid w:val="00E41D69"/>
    <w:rsid w:val="00E42389"/>
    <w:rsid w:val="00E424BE"/>
    <w:rsid w:val="00E424EF"/>
    <w:rsid w:val="00E42532"/>
    <w:rsid w:val="00E426B9"/>
    <w:rsid w:val="00E42B30"/>
    <w:rsid w:val="00E42FA1"/>
    <w:rsid w:val="00E430B0"/>
    <w:rsid w:val="00E43145"/>
    <w:rsid w:val="00E433D1"/>
    <w:rsid w:val="00E439AD"/>
    <w:rsid w:val="00E43A23"/>
    <w:rsid w:val="00E43AC8"/>
    <w:rsid w:val="00E43B1E"/>
    <w:rsid w:val="00E43BDD"/>
    <w:rsid w:val="00E43C64"/>
    <w:rsid w:val="00E44304"/>
    <w:rsid w:val="00E448CA"/>
    <w:rsid w:val="00E44998"/>
    <w:rsid w:val="00E44FC1"/>
    <w:rsid w:val="00E4513D"/>
    <w:rsid w:val="00E452B9"/>
    <w:rsid w:val="00E46609"/>
    <w:rsid w:val="00E46F56"/>
    <w:rsid w:val="00E47225"/>
    <w:rsid w:val="00E47295"/>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85"/>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6D3"/>
    <w:rsid w:val="00E57896"/>
    <w:rsid w:val="00E57BDC"/>
    <w:rsid w:val="00E60282"/>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BFC"/>
    <w:rsid w:val="00E70EF3"/>
    <w:rsid w:val="00E7120D"/>
    <w:rsid w:val="00E71A13"/>
    <w:rsid w:val="00E71B21"/>
    <w:rsid w:val="00E72082"/>
    <w:rsid w:val="00E72202"/>
    <w:rsid w:val="00E7259A"/>
    <w:rsid w:val="00E72CB8"/>
    <w:rsid w:val="00E72CBA"/>
    <w:rsid w:val="00E73410"/>
    <w:rsid w:val="00E736DD"/>
    <w:rsid w:val="00E73A2F"/>
    <w:rsid w:val="00E73E30"/>
    <w:rsid w:val="00E73E65"/>
    <w:rsid w:val="00E740CA"/>
    <w:rsid w:val="00E741CF"/>
    <w:rsid w:val="00E742BE"/>
    <w:rsid w:val="00E74386"/>
    <w:rsid w:val="00E745A4"/>
    <w:rsid w:val="00E745DE"/>
    <w:rsid w:val="00E745E0"/>
    <w:rsid w:val="00E74AE9"/>
    <w:rsid w:val="00E74FC1"/>
    <w:rsid w:val="00E75288"/>
    <w:rsid w:val="00E752CA"/>
    <w:rsid w:val="00E753F4"/>
    <w:rsid w:val="00E75461"/>
    <w:rsid w:val="00E7583F"/>
    <w:rsid w:val="00E758E9"/>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911"/>
    <w:rsid w:val="00E80C5F"/>
    <w:rsid w:val="00E810E7"/>
    <w:rsid w:val="00E8132F"/>
    <w:rsid w:val="00E8138E"/>
    <w:rsid w:val="00E813F4"/>
    <w:rsid w:val="00E814C9"/>
    <w:rsid w:val="00E81929"/>
    <w:rsid w:val="00E81DC9"/>
    <w:rsid w:val="00E82071"/>
    <w:rsid w:val="00E82366"/>
    <w:rsid w:val="00E82420"/>
    <w:rsid w:val="00E826A6"/>
    <w:rsid w:val="00E82B90"/>
    <w:rsid w:val="00E82D6D"/>
    <w:rsid w:val="00E82E0D"/>
    <w:rsid w:val="00E82FBC"/>
    <w:rsid w:val="00E83610"/>
    <w:rsid w:val="00E83667"/>
    <w:rsid w:val="00E83896"/>
    <w:rsid w:val="00E83B85"/>
    <w:rsid w:val="00E8426E"/>
    <w:rsid w:val="00E84870"/>
    <w:rsid w:val="00E84995"/>
    <w:rsid w:val="00E85123"/>
    <w:rsid w:val="00E85224"/>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091D"/>
    <w:rsid w:val="00E90A78"/>
    <w:rsid w:val="00E91259"/>
    <w:rsid w:val="00E91329"/>
    <w:rsid w:val="00E91526"/>
    <w:rsid w:val="00E91CAB"/>
    <w:rsid w:val="00E91DB5"/>
    <w:rsid w:val="00E9220E"/>
    <w:rsid w:val="00E9243E"/>
    <w:rsid w:val="00E92603"/>
    <w:rsid w:val="00E929A9"/>
    <w:rsid w:val="00E93210"/>
    <w:rsid w:val="00E9365D"/>
    <w:rsid w:val="00E93DCD"/>
    <w:rsid w:val="00E941C1"/>
    <w:rsid w:val="00E943CA"/>
    <w:rsid w:val="00E94453"/>
    <w:rsid w:val="00E94590"/>
    <w:rsid w:val="00E948D6"/>
    <w:rsid w:val="00E94A30"/>
    <w:rsid w:val="00E95026"/>
    <w:rsid w:val="00E95361"/>
    <w:rsid w:val="00E9586F"/>
    <w:rsid w:val="00E95956"/>
    <w:rsid w:val="00E95B8D"/>
    <w:rsid w:val="00E9637A"/>
    <w:rsid w:val="00E96385"/>
    <w:rsid w:val="00E96441"/>
    <w:rsid w:val="00E965DC"/>
    <w:rsid w:val="00E968AA"/>
    <w:rsid w:val="00E968AF"/>
    <w:rsid w:val="00E969DE"/>
    <w:rsid w:val="00E970E9"/>
    <w:rsid w:val="00E97355"/>
    <w:rsid w:val="00E97421"/>
    <w:rsid w:val="00E977D1"/>
    <w:rsid w:val="00E97D42"/>
    <w:rsid w:val="00E97E5D"/>
    <w:rsid w:val="00EA05BB"/>
    <w:rsid w:val="00EA071E"/>
    <w:rsid w:val="00EA08A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BD4"/>
    <w:rsid w:val="00EA6D68"/>
    <w:rsid w:val="00EA7078"/>
    <w:rsid w:val="00EA7589"/>
    <w:rsid w:val="00EA7C2C"/>
    <w:rsid w:val="00EB0A29"/>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9EC"/>
    <w:rsid w:val="00EB4CBA"/>
    <w:rsid w:val="00EB4D85"/>
    <w:rsid w:val="00EB529C"/>
    <w:rsid w:val="00EB52B8"/>
    <w:rsid w:val="00EB55C1"/>
    <w:rsid w:val="00EB6262"/>
    <w:rsid w:val="00EB6446"/>
    <w:rsid w:val="00EB6554"/>
    <w:rsid w:val="00EB663F"/>
    <w:rsid w:val="00EB68BE"/>
    <w:rsid w:val="00EB6A91"/>
    <w:rsid w:val="00EB6F2F"/>
    <w:rsid w:val="00EB7748"/>
    <w:rsid w:val="00EB7BA1"/>
    <w:rsid w:val="00EB7DBA"/>
    <w:rsid w:val="00EB7E64"/>
    <w:rsid w:val="00EC006C"/>
    <w:rsid w:val="00EC0073"/>
    <w:rsid w:val="00EC0431"/>
    <w:rsid w:val="00EC0D74"/>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346"/>
    <w:rsid w:val="00EC44FC"/>
    <w:rsid w:val="00EC4E6B"/>
    <w:rsid w:val="00EC4F6C"/>
    <w:rsid w:val="00EC5392"/>
    <w:rsid w:val="00EC556C"/>
    <w:rsid w:val="00EC56B7"/>
    <w:rsid w:val="00EC56C1"/>
    <w:rsid w:val="00EC59C3"/>
    <w:rsid w:val="00EC5D67"/>
    <w:rsid w:val="00EC6647"/>
    <w:rsid w:val="00EC6A35"/>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18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40"/>
    <w:rsid w:val="00EE3CF1"/>
    <w:rsid w:val="00EE3D18"/>
    <w:rsid w:val="00EE3F43"/>
    <w:rsid w:val="00EE4622"/>
    <w:rsid w:val="00EE49BD"/>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21"/>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4A2"/>
    <w:rsid w:val="00EF54A8"/>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5341"/>
    <w:rsid w:val="00F05425"/>
    <w:rsid w:val="00F054CB"/>
    <w:rsid w:val="00F05508"/>
    <w:rsid w:val="00F056C9"/>
    <w:rsid w:val="00F0577D"/>
    <w:rsid w:val="00F05BCF"/>
    <w:rsid w:val="00F05E27"/>
    <w:rsid w:val="00F05F0D"/>
    <w:rsid w:val="00F0632E"/>
    <w:rsid w:val="00F064D7"/>
    <w:rsid w:val="00F06943"/>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442"/>
    <w:rsid w:val="00F1185F"/>
    <w:rsid w:val="00F11965"/>
    <w:rsid w:val="00F12497"/>
    <w:rsid w:val="00F129EB"/>
    <w:rsid w:val="00F12ED0"/>
    <w:rsid w:val="00F131A8"/>
    <w:rsid w:val="00F131F3"/>
    <w:rsid w:val="00F137FB"/>
    <w:rsid w:val="00F1393C"/>
    <w:rsid w:val="00F14086"/>
    <w:rsid w:val="00F1416E"/>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9E0"/>
    <w:rsid w:val="00F17A34"/>
    <w:rsid w:val="00F2011F"/>
    <w:rsid w:val="00F20A13"/>
    <w:rsid w:val="00F20AAE"/>
    <w:rsid w:val="00F21220"/>
    <w:rsid w:val="00F21272"/>
    <w:rsid w:val="00F21753"/>
    <w:rsid w:val="00F21AEA"/>
    <w:rsid w:val="00F2204A"/>
    <w:rsid w:val="00F22331"/>
    <w:rsid w:val="00F22961"/>
    <w:rsid w:val="00F22C68"/>
    <w:rsid w:val="00F22F86"/>
    <w:rsid w:val="00F232DC"/>
    <w:rsid w:val="00F2388E"/>
    <w:rsid w:val="00F238DD"/>
    <w:rsid w:val="00F239C7"/>
    <w:rsid w:val="00F239E5"/>
    <w:rsid w:val="00F23C4F"/>
    <w:rsid w:val="00F23F0A"/>
    <w:rsid w:val="00F23F21"/>
    <w:rsid w:val="00F240CA"/>
    <w:rsid w:val="00F2458C"/>
    <w:rsid w:val="00F247A7"/>
    <w:rsid w:val="00F2485C"/>
    <w:rsid w:val="00F248A6"/>
    <w:rsid w:val="00F24DB7"/>
    <w:rsid w:val="00F253CB"/>
    <w:rsid w:val="00F25D8E"/>
    <w:rsid w:val="00F260C7"/>
    <w:rsid w:val="00F2636D"/>
    <w:rsid w:val="00F269ED"/>
    <w:rsid w:val="00F26D97"/>
    <w:rsid w:val="00F26E25"/>
    <w:rsid w:val="00F27568"/>
    <w:rsid w:val="00F276DE"/>
    <w:rsid w:val="00F27D59"/>
    <w:rsid w:val="00F27E3C"/>
    <w:rsid w:val="00F3025B"/>
    <w:rsid w:val="00F308CE"/>
    <w:rsid w:val="00F30C4C"/>
    <w:rsid w:val="00F312A4"/>
    <w:rsid w:val="00F312C9"/>
    <w:rsid w:val="00F31A43"/>
    <w:rsid w:val="00F31B2C"/>
    <w:rsid w:val="00F31C6C"/>
    <w:rsid w:val="00F3221D"/>
    <w:rsid w:val="00F32374"/>
    <w:rsid w:val="00F3242E"/>
    <w:rsid w:val="00F32707"/>
    <w:rsid w:val="00F32986"/>
    <w:rsid w:val="00F3327B"/>
    <w:rsid w:val="00F334C7"/>
    <w:rsid w:val="00F337D8"/>
    <w:rsid w:val="00F33848"/>
    <w:rsid w:val="00F33B46"/>
    <w:rsid w:val="00F33CE1"/>
    <w:rsid w:val="00F3418B"/>
    <w:rsid w:val="00F34883"/>
    <w:rsid w:val="00F3491B"/>
    <w:rsid w:val="00F3530F"/>
    <w:rsid w:val="00F353EB"/>
    <w:rsid w:val="00F35915"/>
    <w:rsid w:val="00F35A70"/>
    <w:rsid w:val="00F35CCA"/>
    <w:rsid w:val="00F36159"/>
    <w:rsid w:val="00F365CE"/>
    <w:rsid w:val="00F367D4"/>
    <w:rsid w:val="00F368CE"/>
    <w:rsid w:val="00F402B6"/>
    <w:rsid w:val="00F4058B"/>
    <w:rsid w:val="00F40726"/>
    <w:rsid w:val="00F40BBB"/>
    <w:rsid w:val="00F40CFD"/>
    <w:rsid w:val="00F40DB4"/>
    <w:rsid w:val="00F40E60"/>
    <w:rsid w:val="00F41106"/>
    <w:rsid w:val="00F4117F"/>
    <w:rsid w:val="00F41963"/>
    <w:rsid w:val="00F41A5C"/>
    <w:rsid w:val="00F41C08"/>
    <w:rsid w:val="00F41EC1"/>
    <w:rsid w:val="00F41EC8"/>
    <w:rsid w:val="00F4214B"/>
    <w:rsid w:val="00F422E6"/>
    <w:rsid w:val="00F4255C"/>
    <w:rsid w:val="00F427AA"/>
    <w:rsid w:val="00F42FE9"/>
    <w:rsid w:val="00F434D5"/>
    <w:rsid w:val="00F43909"/>
    <w:rsid w:val="00F44307"/>
    <w:rsid w:val="00F443F4"/>
    <w:rsid w:val="00F44533"/>
    <w:rsid w:val="00F44679"/>
    <w:rsid w:val="00F449F2"/>
    <w:rsid w:val="00F44C66"/>
    <w:rsid w:val="00F44F31"/>
    <w:rsid w:val="00F44FED"/>
    <w:rsid w:val="00F45181"/>
    <w:rsid w:val="00F45574"/>
    <w:rsid w:val="00F455F5"/>
    <w:rsid w:val="00F45FAA"/>
    <w:rsid w:val="00F46157"/>
    <w:rsid w:val="00F46962"/>
    <w:rsid w:val="00F46DF5"/>
    <w:rsid w:val="00F46E26"/>
    <w:rsid w:val="00F46E7A"/>
    <w:rsid w:val="00F46FD9"/>
    <w:rsid w:val="00F4726D"/>
    <w:rsid w:val="00F47362"/>
    <w:rsid w:val="00F4787C"/>
    <w:rsid w:val="00F47E08"/>
    <w:rsid w:val="00F47F9C"/>
    <w:rsid w:val="00F50363"/>
    <w:rsid w:val="00F50523"/>
    <w:rsid w:val="00F5059D"/>
    <w:rsid w:val="00F50698"/>
    <w:rsid w:val="00F50790"/>
    <w:rsid w:val="00F507BC"/>
    <w:rsid w:val="00F50869"/>
    <w:rsid w:val="00F50ABB"/>
    <w:rsid w:val="00F50AFF"/>
    <w:rsid w:val="00F50CD2"/>
    <w:rsid w:val="00F5107A"/>
    <w:rsid w:val="00F515B1"/>
    <w:rsid w:val="00F515DC"/>
    <w:rsid w:val="00F5163E"/>
    <w:rsid w:val="00F51665"/>
    <w:rsid w:val="00F5166B"/>
    <w:rsid w:val="00F5169F"/>
    <w:rsid w:val="00F516EB"/>
    <w:rsid w:val="00F51E56"/>
    <w:rsid w:val="00F51F6E"/>
    <w:rsid w:val="00F52108"/>
    <w:rsid w:val="00F524D6"/>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70C"/>
    <w:rsid w:val="00F62910"/>
    <w:rsid w:val="00F62B5D"/>
    <w:rsid w:val="00F62BF8"/>
    <w:rsid w:val="00F62CA7"/>
    <w:rsid w:val="00F63484"/>
    <w:rsid w:val="00F6357C"/>
    <w:rsid w:val="00F64264"/>
    <w:rsid w:val="00F64389"/>
    <w:rsid w:val="00F6475C"/>
    <w:rsid w:val="00F648AF"/>
    <w:rsid w:val="00F64A86"/>
    <w:rsid w:val="00F64E10"/>
    <w:rsid w:val="00F65122"/>
    <w:rsid w:val="00F66288"/>
    <w:rsid w:val="00F6683A"/>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E60"/>
    <w:rsid w:val="00F73F97"/>
    <w:rsid w:val="00F74A90"/>
    <w:rsid w:val="00F755DC"/>
    <w:rsid w:val="00F7561B"/>
    <w:rsid w:val="00F75806"/>
    <w:rsid w:val="00F763E1"/>
    <w:rsid w:val="00F763EA"/>
    <w:rsid w:val="00F765F8"/>
    <w:rsid w:val="00F769FB"/>
    <w:rsid w:val="00F76CB1"/>
    <w:rsid w:val="00F77029"/>
    <w:rsid w:val="00F77370"/>
    <w:rsid w:val="00F7741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A48"/>
    <w:rsid w:val="00F85EC5"/>
    <w:rsid w:val="00F85F06"/>
    <w:rsid w:val="00F8611B"/>
    <w:rsid w:val="00F863A0"/>
    <w:rsid w:val="00F86873"/>
    <w:rsid w:val="00F86910"/>
    <w:rsid w:val="00F86A92"/>
    <w:rsid w:val="00F86BC8"/>
    <w:rsid w:val="00F86C7E"/>
    <w:rsid w:val="00F86FE4"/>
    <w:rsid w:val="00F8727C"/>
    <w:rsid w:val="00F872C3"/>
    <w:rsid w:val="00F873FC"/>
    <w:rsid w:val="00F87575"/>
    <w:rsid w:val="00F87588"/>
    <w:rsid w:val="00F8767C"/>
    <w:rsid w:val="00F8777D"/>
    <w:rsid w:val="00F8786B"/>
    <w:rsid w:val="00F87B21"/>
    <w:rsid w:val="00F9023F"/>
    <w:rsid w:val="00F9068F"/>
    <w:rsid w:val="00F909EC"/>
    <w:rsid w:val="00F90A4D"/>
    <w:rsid w:val="00F90B5A"/>
    <w:rsid w:val="00F90E2A"/>
    <w:rsid w:val="00F91228"/>
    <w:rsid w:val="00F912CC"/>
    <w:rsid w:val="00F912F8"/>
    <w:rsid w:val="00F913EC"/>
    <w:rsid w:val="00F9158E"/>
    <w:rsid w:val="00F91781"/>
    <w:rsid w:val="00F917E3"/>
    <w:rsid w:val="00F91804"/>
    <w:rsid w:val="00F91B2C"/>
    <w:rsid w:val="00F91B8A"/>
    <w:rsid w:val="00F91C12"/>
    <w:rsid w:val="00F91CAD"/>
    <w:rsid w:val="00F91CF9"/>
    <w:rsid w:val="00F9240A"/>
    <w:rsid w:val="00F92946"/>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6E8B"/>
    <w:rsid w:val="00F97558"/>
    <w:rsid w:val="00F979DC"/>
    <w:rsid w:val="00F97C05"/>
    <w:rsid w:val="00F97C95"/>
    <w:rsid w:val="00FA036D"/>
    <w:rsid w:val="00FA0397"/>
    <w:rsid w:val="00FA0BAE"/>
    <w:rsid w:val="00FA0FD0"/>
    <w:rsid w:val="00FA10F1"/>
    <w:rsid w:val="00FA1231"/>
    <w:rsid w:val="00FA123D"/>
    <w:rsid w:val="00FA129A"/>
    <w:rsid w:val="00FA1391"/>
    <w:rsid w:val="00FA14DF"/>
    <w:rsid w:val="00FA1566"/>
    <w:rsid w:val="00FA1904"/>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6C7"/>
    <w:rsid w:val="00FA6C21"/>
    <w:rsid w:val="00FA6F62"/>
    <w:rsid w:val="00FA7094"/>
    <w:rsid w:val="00FA754D"/>
    <w:rsid w:val="00FA78E7"/>
    <w:rsid w:val="00FA7B61"/>
    <w:rsid w:val="00FB038F"/>
    <w:rsid w:val="00FB05E6"/>
    <w:rsid w:val="00FB07B4"/>
    <w:rsid w:val="00FB0810"/>
    <w:rsid w:val="00FB0D10"/>
    <w:rsid w:val="00FB16DF"/>
    <w:rsid w:val="00FB1AF0"/>
    <w:rsid w:val="00FB1E5D"/>
    <w:rsid w:val="00FB1F21"/>
    <w:rsid w:val="00FB1F8F"/>
    <w:rsid w:val="00FB21AF"/>
    <w:rsid w:val="00FB2524"/>
    <w:rsid w:val="00FB2575"/>
    <w:rsid w:val="00FB2F34"/>
    <w:rsid w:val="00FB38D6"/>
    <w:rsid w:val="00FB39E6"/>
    <w:rsid w:val="00FB4C94"/>
    <w:rsid w:val="00FB4EA7"/>
    <w:rsid w:val="00FB55CA"/>
    <w:rsid w:val="00FB5602"/>
    <w:rsid w:val="00FB5759"/>
    <w:rsid w:val="00FB5831"/>
    <w:rsid w:val="00FB5860"/>
    <w:rsid w:val="00FB5D0B"/>
    <w:rsid w:val="00FB602F"/>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B32"/>
    <w:rsid w:val="00FC3BA1"/>
    <w:rsid w:val="00FC3C95"/>
    <w:rsid w:val="00FC3E20"/>
    <w:rsid w:val="00FC4011"/>
    <w:rsid w:val="00FC4518"/>
    <w:rsid w:val="00FC4799"/>
    <w:rsid w:val="00FC47AD"/>
    <w:rsid w:val="00FC492F"/>
    <w:rsid w:val="00FC4950"/>
    <w:rsid w:val="00FC4986"/>
    <w:rsid w:val="00FC4B32"/>
    <w:rsid w:val="00FC4CD6"/>
    <w:rsid w:val="00FC501D"/>
    <w:rsid w:val="00FC51C1"/>
    <w:rsid w:val="00FC5791"/>
    <w:rsid w:val="00FC57BA"/>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956"/>
    <w:rsid w:val="00FD2A2F"/>
    <w:rsid w:val="00FD2A8B"/>
    <w:rsid w:val="00FD2F16"/>
    <w:rsid w:val="00FD2F49"/>
    <w:rsid w:val="00FD30EF"/>
    <w:rsid w:val="00FD3335"/>
    <w:rsid w:val="00FD39A5"/>
    <w:rsid w:val="00FD3B34"/>
    <w:rsid w:val="00FD3DCB"/>
    <w:rsid w:val="00FD3E57"/>
    <w:rsid w:val="00FD3F27"/>
    <w:rsid w:val="00FD43B6"/>
    <w:rsid w:val="00FD43E4"/>
    <w:rsid w:val="00FD4C40"/>
    <w:rsid w:val="00FD4C9C"/>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B05"/>
    <w:rsid w:val="00FE2DF7"/>
    <w:rsid w:val="00FE2E10"/>
    <w:rsid w:val="00FE2E5A"/>
    <w:rsid w:val="00FE2F89"/>
    <w:rsid w:val="00FE302E"/>
    <w:rsid w:val="00FE3DCA"/>
    <w:rsid w:val="00FE45DE"/>
    <w:rsid w:val="00FE4AF4"/>
    <w:rsid w:val="00FE4B10"/>
    <w:rsid w:val="00FE52DD"/>
    <w:rsid w:val="00FE5479"/>
    <w:rsid w:val="00FE577C"/>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966"/>
    <w:rsid w:val="00FF2B91"/>
    <w:rsid w:val="00FF2C5A"/>
    <w:rsid w:val="00FF2D8F"/>
    <w:rsid w:val="00FF2E3C"/>
    <w:rsid w:val="00FF32E4"/>
    <w:rsid w:val="00FF3C1A"/>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 w:val="00FF7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E8C"/>
  </w:style>
  <w:style w:type="paragraph" w:styleId="Heading1">
    <w:name w:val="heading 1"/>
    <w:basedOn w:val="Normal"/>
    <w:next w:val="Normal"/>
    <w:link w:val="Heading1Char"/>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51A61"/>
  </w:style>
  <w:style w:type="character" w:customStyle="1" w:styleId="Heading1Char">
    <w:name w:val="Heading 1 Char"/>
    <w:basedOn w:val="DefaultParagraphFont"/>
    <w:link w:val="Heading1"/>
    <w:uiPriority w:val="9"/>
    <w:rsid w:val="00170E8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70E8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70E8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8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70E8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70E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8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70E8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70E8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8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8C"/>
    <w:rPr>
      <w:color w:val="5A5A5A" w:themeColor="text1" w:themeTint="A5"/>
      <w:spacing w:val="10"/>
    </w:rPr>
  </w:style>
  <w:style w:type="character" w:styleId="Strong">
    <w:name w:val="Strong"/>
    <w:basedOn w:val="DefaultParagraphFont"/>
    <w:uiPriority w:val="22"/>
    <w:qFormat/>
    <w:rsid w:val="00170E8C"/>
    <w:rPr>
      <w:b/>
      <w:bCs/>
      <w:color w:val="000000" w:themeColor="text1"/>
    </w:rPr>
  </w:style>
  <w:style w:type="character" w:styleId="Emphasis">
    <w:name w:val="Emphasis"/>
    <w:basedOn w:val="DefaultParagraphFont"/>
    <w:uiPriority w:val="20"/>
    <w:qFormat/>
    <w:rsid w:val="00170E8C"/>
    <w:rPr>
      <w:i/>
      <w:iCs/>
      <w:color w:val="auto"/>
    </w:rPr>
  </w:style>
  <w:style w:type="paragraph" w:styleId="NoSpacing">
    <w:name w:val="No Spacing"/>
    <w:uiPriority w:val="1"/>
    <w:qFormat/>
    <w:rsid w:val="00170E8C"/>
    <w:pPr>
      <w:spacing w:after="0" w:line="240" w:lineRule="auto"/>
    </w:pPr>
  </w:style>
  <w:style w:type="paragraph" w:styleId="Quote">
    <w:name w:val="Quote"/>
    <w:basedOn w:val="Normal"/>
    <w:next w:val="Normal"/>
    <w:link w:val="QuoteChar"/>
    <w:uiPriority w:val="29"/>
    <w:qFormat/>
    <w:rsid w:val="00170E8C"/>
    <w:pPr>
      <w:spacing w:before="160"/>
      <w:ind w:left="720" w:right="720"/>
    </w:pPr>
    <w:rPr>
      <w:i/>
      <w:iCs/>
      <w:color w:val="000000" w:themeColor="text1"/>
    </w:rPr>
  </w:style>
  <w:style w:type="character" w:customStyle="1" w:styleId="QuoteChar">
    <w:name w:val="Quote Char"/>
    <w:basedOn w:val="DefaultParagraphFont"/>
    <w:link w:val="Quote"/>
    <w:uiPriority w:val="29"/>
    <w:rsid w:val="00170E8C"/>
    <w:rPr>
      <w:i/>
      <w:iCs/>
      <w:color w:val="000000" w:themeColor="text1"/>
    </w:rPr>
  </w:style>
  <w:style w:type="paragraph" w:styleId="IntenseQuote">
    <w:name w:val="Intense Quote"/>
    <w:basedOn w:val="Normal"/>
    <w:next w:val="Normal"/>
    <w:link w:val="IntenseQuoteChar"/>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8C"/>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8C"/>
    <w:rPr>
      <w:i/>
      <w:iCs/>
      <w:color w:val="404040" w:themeColor="text1" w:themeTint="BF"/>
    </w:rPr>
  </w:style>
  <w:style w:type="character" w:styleId="IntenseEmphasis">
    <w:name w:val="Intense Emphasis"/>
    <w:basedOn w:val="DefaultParagraphFont"/>
    <w:uiPriority w:val="21"/>
    <w:qFormat/>
    <w:rsid w:val="00170E8C"/>
    <w:rPr>
      <w:b/>
      <w:bCs/>
      <w:i/>
      <w:iCs/>
      <w:caps/>
    </w:rPr>
  </w:style>
  <w:style w:type="character" w:styleId="SubtleReference">
    <w:name w:val="Subtle Reference"/>
    <w:basedOn w:val="DefaultParagraphFont"/>
    <w:uiPriority w:val="31"/>
    <w:qFormat/>
    <w:rsid w:val="00170E8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8C"/>
    <w:rPr>
      <w:b/>
      <w:bCs/>
      <w:smallCaps/>
      <w:u w:val="single"/>
    </w:rPr>
  </w:style>
  <w:style w:type="character" w:styleId="BookTitle">
    <w:name w:val="Book Title"/>
    <w:basedOn w:val="DefaultParagraphFont"/>
    <w:uiPriority w:val="33"/>
    <w:qFormat/>
    <w:rsid w:val="00170E8C"/>
    <w:rPr>
      <w:b w:val="0"/>
      <w:bCs w:val="0"/>
      <w:smallCaps/>
      <w:spacing w:val="5"/>
    </w:rPr>
  </w:style>
  <w:style w:type="paragraph" w:styleId="TOCHeading">
    <w:name w:val="TOC Heading"/>
    <w:basedOn w:val="Heading1"/>
    <w:next w:val="Normal"/>
    <w:uiPriority w:val="39"/>
    <w:semiHidden/>
    <w:unhideWhenUsed/>
    <w:qFormat/>
    <w:rsid w:val="00170E8C"/>
    <w:pPr>
      <w:outlineLvl w:val="9"/>
    </w:pPr>
  </w:style>
  <w:style w:type="paragraph" w:styleId="Header">
    <w:name w:val="header"/>
    <w:basedOn w:val="Normal"/>
    <w:link w:val="HeaderChar"/>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70E8C"/>
    <w:rPr>
      <w:sz w:val="18"/>
      <w:szCs w:val="18"/>
    </w:rPr>
  </w:style>
  <w:style w:type="paragraph" w:styleId="Footer">
    <w:name w:val="footer"/>
    <w:basedOn w:val="Normal"/>
    <w:link w:val="FooterChar"/>
    <w:uiPriority w:val="99"/>
    <w:unhideWhenUsed/>
    <w:rsid w:val="00170E8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70E8C"/>
    <w:rPr>
      <w:sz w:val="18"/>
      <w:szCs w:val="18"/>
    </w:rPr>
  </w:style>
  <w:style w:type="paragraph" w:styleId="ListParagraph">
    <w:name w:val="List Paragraph"/>
    <w:basedOn w:val="Normal"/>
    <w:uiPriority w:val="34"/>
    <w:qFormat/>
    <w:rsid w:val="00C7564C"/>
    <w:pPr>
      <w:ind w:firstLineChars="200" w:firstLine="420"/>
    </w:pPr>
  </w:style>
  <w:style w:type="paragraph" w:styleId="NormalWeb">
    <w:name w:val="Normal (Web)"/>
    <w:basedOn w:val="Normal"/>
    <w:uiPriority w:val="99"/>
    <w:semiHidden/>
    <w:unhideWhenUsed/>
    <w:rsid w:val="00961501"/>
    <w:pPr>
      <w:spacing w:before="100" w:beforeAutospacing="1" w:after="100" w:afterAutospacing="1" w:line="240" w:lineRule="auto"/>
    </w:pPr>
    <w:rPr>
      <w:rFonts w:ascii="SimSun" w:eastAsia="SimSun" w:hAnsi="SimSun" w:cs="SimSun"/>
      <w:sz w:val="24"/>
      <w:szCs w:val="24"/>
    </w:rPr>
  </w:style>
  <w:style w:type="character" w:styleId="Hyperlink">
    <w:name w:val="Hyperlink"/>
    <w:basedOn w:val="DefaultParagraphFont"/>
    <w:uiPriority w:val="99"/>
    <w:unhideWhenUsed/>
    <w:rsid w:val="0048775B"/>
    <w:rPr>
      <w:color w:val="0000FF"/>
      <w:u w:val="single"/>
    </w:rPr>
  </w:style>
  <w:style w:type="character" w:styleId="CommentReference">
    <w:name w:val="annotation reference"/>
    <w:basedOn w:val="DefaultParagraphFont"/>
    <w:uiPriority w:val="99"/>
    <w:semiHidden/>
    <w:unhideWhenUsed/>
    <w:rsid w:val="00A52320"/>
    <w:rPr>
      <w:sz w:val="21"/>
      <w:szCs w:val="21"/>
    </w:rPr>
  </w:style>
  <w:style w:type="paragraph" w:styleId="CommentText">
    <w:name w:val="annotation text"/>
    <w:basedOn w:val="Normal"/>
    <w:link w:val="CommentTextChar"/>
    <w:uiPriority w:val="99"/>
    <w:unhideWhenUsed/>
    <w:rsid w:val="00A52320"/>
  </w:style>
  <w:style w:type="character" w:customStyle="1" w:styleId="CommentTextChar">
    <w:name w:val="Comment Text Char"/>
    <w:basedOn w:val="DefaultParagraphFont"/>
    <w:link w:val="CommentText"/>
    <w:uiPriority w:val="99"/>
    <w:rsid w:val="00A52320"/>
  </w:style>
  <w:style w:type="paragraph" w:styleId="CommentSubject">
    <w:name w:val="annotation subject"/>
    <w:basedOn w:val="CommentText"/>
    <w:next w:val="CommentText"/>
    <w:link w:val="CommentSubjectChar"/>
    <w:uiPriority w:val="99"/>
    <w:semiHidden/>
    <w:unhideWhenUsed/>
    <w:rsid w:val="00A52320"/>
    <w:rPr>
      <w:b/>
      <w:bCs/>
    </w:rPr>
  </w:style>
  <w:style w:type="character" w:customStyle="1" w:styleId="CommentSubjectChar">
    <w:name w:val="Comment Subject Char"/>
    <w:basedOn w:val="CommentTextChar"/>
    <w:link w:val="CommentSubject"/>
    <w:uiPriority w:val="99"/>
    <w:semiHidden/>
    <w:rsid w:val="00A52320"/>
    <w:rPr>
      <w:b/>
      <w:bCs/>
    </w:rPr>
  </w:style>
  <w:style w:type="paragraph" w:styleId="BalloonText">
    <w:name w:val="Balloon Text"/>
    <w:basedOn w:val="Normal"/>
    <w:link w:val="BalloonTextChar"/>
    <w:uiPriority w:val="99"/>
    <w:semiHidden/>
    <w:unhideWhenUsed/>
    <w:rsid w:val="00A5232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52320"/>
    <w:rPr>
      <w:sz w:val="18"/>
      <w:szCs w:val="18"/>
    </w:rPr>
  </w:style>
  <w:style w:type="character" w:customStyle="1" w:styleId="1">
    <w:name w:val="未处理的提及1"/>
    <w:basedOn w:val="DefaultParagraphFont"/>
    <w:uiPriority w:val="99"/>
    <w:semiHidden/>
    <w:unhideWhenUsed/>
    <w:rsid w:val="00341013"/>
    <w:rPr>
      <w:color w:val="605E5C"/>
      <w:shd w:val="clear" w:color="auto" w:fill="E1DFDD"/>
    </w:rPr>
  </w:style>
  <w:style w:type="paragraph" w:styleId="Date">
    <w:name w:val="Date"/>
    <w:basedOn w:val="Normal"/>
    <w:next w:val="Normal"/>
    <w:link w:val="DateChar"/>
    <w:uiPriority w:val="99"/>
    <w:semiHidden/>
    <w:unhideWhenUsed/>
    <w:rsid w:val="00827174"/>
    <w:pPr>
      <w:ind w:leftChars="2500" w:left="100"/>
    </w:pPr>
  </w:style>
  <w:style w:type="character" w:customStyle="1" w:styleId="DateChar">
    <w:name w:val="Date Char"/>
    <w:basedOn w:val="DefaultParagraphFont"/>
    <w:link w:val="Date"/>
    <w:uiPriority w:val="99"/>
    <w:semiHidden/>
    <w:rsid w:val="00827174"/>
  </w:style>
  <w:style w:type="paragraph" w:customStyle="1" w:styleId="EndNoteBibliographyTitle">
    <w:name w:val="EndNote Bibliography Title"/>
    <w:basedOn w:val="Normal"/>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F619A9"/>
    <w:rPr>
      <w:rFonts w:ascii="Calibri" w:hAnsi="Calibri" w:cs="Calibri"/>
    </w:rPr>
  </w:style>
  <w:style w:type="paragraph" w:customStyle="1" w:styleId="EndNoteBibliography">
    <w:name w:val="EndNote Bibliography"/>
    <w:basedOn w:val="Normal"/>
    <w:link w:val="EndNoteBibliographyChar"/>
    <w:rsid w:val="00F619A9"/>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F619A9"/>
    <w:rPr>
      <w:rFonts w:ascii="Calibri" w:hAnsi="Calibri" w:cs="Calibri"/>
    </w:rPr>
  </w:style>
  <w:style w:type="paragraph" w:styleId="EndnoteText">
    <w:name w:val="endnote text"/>
    <w:basedOn w:val="Normal"/>
    <w:link w:val="EndnoteTextChar"/>
    <w:uiPriority w:val="99"/>
    <w:semiHidden/>
    <w:unhideWhenUsed/>
    <w:rsid w:val="00DB71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165"/>
    <w:rPr>
      <w:sz w:val="20"/>
      <w:szCs w:val="20"/>
    </w:rPr>
  </w:style>
  <w:style w:type="character" w:styleId="EndnoteReference">
    <w:name w:val="endnote reference"/>
    <w:basedOn w:val="DefaultParagraphFont"/>
    <w:uiPriority w:val="99"/>
    <w:semiHidden/>
    <w:unhideWhenUsed/>
    <w:rsid w:val="00DB7165"/>
    <w:rPr>
      <w:vertAlign w:val="superscript"/>
    </w:rPr>
  </w:style>
  <w:style w:type="character" w:styleId="FollowedHyperlink">
    <w:name w:val="FollowedHyperlink"/>
    <w:basedOn w:val="DefaultParagraphFont"/>
    <w:uiPriority w:val="99"/>
    <w:semiHidden/>
    <w:unhideWhenUsed/>
    <w:rsid w:val="00B40989"/>
    <w:rPr>
      <w:color w:val="954F72" w:themeColor="followedHyperlink"/>
      <w:u w:val="single"/>
    </w:rPr>
  </w:style>
  <w:style w:type="character" w:customStyle="1" w:styleId="2">
    <w:name w:val="未处理的提及2"/>
    <w:basedOn w:val="DefaultParagraphFont"/>
    <w:uiPriority w:val="99"/>
    <w:semiHidden/>
    <w:unhideWhenUsed/>
    <w:rsid w:val="002B43E5"/>
    <w:rPr>
      <w:color w:val="605E5C"/>
      <w:shd w:val="clear" w:color="auto" w:fill="E1DFDD"/>
    </w:rPr>
  </w:style>
  <w:style w:type="paragraph" w:styleId="Revision">
    <w:name w:val="Revision"/>
    <w:hidden/>
    <w:uiPriority w:val="99"/>
    <w:semiHidden/>
    <w:rsid w:val="00D60322"/>
    <w:pPr>
      <w:spacing w:after="0" w:line="240" w:lineRule="auto"/>
    </w:pPr>
  </w:style>
  <w:style w:type="character" w:customStyle="1" w:styleId="src">
    <w:name w:val="src"/>
    <w:basedOn w:val="DefaultParagraphFont"/>
    <w:rsid w:val="00C4586B"/>
  </w:style>
  <w:style w:type="character" w:customStyle="1" w:styleId="apple-converted-space">
    <w:name w:val="apple-converted-space"/>
    <w:basedOn w:val="DefaultParagraphFont"/>
    <w:rsid w:val="00C45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82791">
      <w:bodyDiv w:val="1"/>
      <w:marLeft w:val="0"/>
      <w:marRight w:val="0"/>
      <w:marTop w:val="0"/>
      <w:marBottom w:val="0"/>
      <w:divBdr>
        <w:top w:val="none" w:sz="0" w:space="0" w:color="auto"/>
        <w:left w:val="none" w:sz="0" w:space="0" w:color="auto"/>
        <w:bottom w:val="none" w:sz="0" w:space="0" w:color="auto"/>
        <w:right w:val="none" w:sz="0" w:space="0" w:color="auto"/>
      </w:divBdr>
    </w:div>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1938706460">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https://mydrive.effem.com/personal/jason_xu_effem_com/Documents/003%20Rice%20Authenticity/2019%20Publication/00%20Data/rf_svm_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29567770774496"/>
          <c:y val="0.13072946918576517"/>
          <c:w val="0.8580012344062693"/>
          <c:h val="0.6549285847785552"/>
        </c:manualLayout>
      </c:layout>
      <c:lineChart>
        <c:grouping val="standard"/>
        <c:varyColors val="0"/>
        <c:ser>
          <c:idx val="0"/>
          <c:order val="0"/>
          <c:tx>
            <c:v>RF</c:v>
          </c:tx>
          <c:spPr>
            <a:ln w="28575" cap="rnd">
              <a:solidFill>
                <a:schemeClr val="accent1"/>
              </a:solidFill>
              <a:round/>
            </a:ln>
            <a:effectLst/>
          </c:spPr>
          <c:marker>
            <c:symbol val="diamond"/>
            <c:size val="7"/>
            <c:spPr>
              <a:solidFill>
                <a:schemeClr val="accent1"/>
              </a:solidFill>
              <a:ln w="9525">
                <a:solidFill>
                  <a:schemeClr val="accent1"/>
                </a:solidFill>
              </a:ln>
              <a:effectLst/>
            </c:spPr>
          </c:marker>
          <c:cat>
            <c:numRef>
              <c:f>Sheet1!$A$2:$A$6</c:f>
              <c:numCache>
                <c:formatCode>General</c:formatCode>
                <c:ptCount val="5"/>
                <c:pt idx="0">
                  <c:v>1</c:v>
                </c:pt>
                <c:pt idx="1">
                  <c:v>2</c:v>
                </c:pt>
                <c:pt idx="2">
                  <c:v>3</c:v>
                </c:pt>
                <c:pt idx="3">
                  <c:v>4</c:v>
                </c:pt>
                <c:pt idx="4">
                  <c:v>5</c:v>
                </c:pt>
              </c:numCache>
            </c:numRef>
          </c:cat>
          <c:val>
            <c:numRef>
              <c:f>Sheet1!$B$2:$B$6</c:f>
              <c:numCache>
                <c:formatCode>0%</c:formatCode>
                <c:ptCount val="5"/>
                <c:pt idx="0">
                  <c:v>0.48727272700000002</c:v>
                </c:pt>
                <c:pt idx="1">
                  <c:v>0.83363636399999996</c:v>
                </c:pt>
                <c:pt idx="2">
                  <c:v>0.92181818199999999</c:v>
                </c:pt>
                <c:pt idx="3">
                  <c:v>1</c:v>
                </c:pt>
                <c:pt idx="4">
                  <c:v>1</c:v>
                </c:pt>
              </c:numCache>
            </c:numRef>
          </c:val>
          <c:smooth val="0"/>
          <c:extLst>
            <c:ext xmlns:c16="http://schemas.microsoft.com/office/drawing/2014/chart" uri="{C3380CC4-5D6E-409C-BE32-E72D297353CC}">
              <c16:uniqueId val="{00000000-9690-42F2-9B71-E8C18070D4A6}"/>
            </c:ext>
          </c:extLst>
        </c:ser>
        <c:ser>
          <c:idx val="1"/>
          <c:order val="1"/>
          <c:tx>
            <c:v>SVM</c:v>
          </c:tx>
          <c:spPr>
            <a:ln w="28575" cap="rnd">
              <a:solidFill>
                <a:schemeClr val="accent2"/>
              </a:solidFill>
              <a:round/>
            </a:ln>
            <a:effectLst/>
          </c:spPr>
          <c:marker>
            <c:symbol val="triangle"/>
            <c:size val="8"/>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0%</c:formatCode>
                <c:ptCount val="5"/>
                <c:pt idx="0">
                  <c:v>0.63545454499999998</c:v>
                </c:pt>
                <c:pt idx="1">
                  <c:v>0.86272727299999996</c:v>
                </c:pt>
                <c:pt idx="2">
                  <c:v>0.91181818199999998</c:v>
                </c:pt>
                <c:pt idx="3">
                  <c:v>1</c:v>
                </c:pt>
                <c:pt idx="4">
                  <c:v>1</c:v>
                </c:pt>
              </c:numCache>
            </c:numRef>
          </c:val>
          <c:smooth val="0"/>
          <c:extLst>
            <c:ext xmlns:c16="http://schemas.microsoft.com/office/drawing/2014/chart" uri="{C3380CC4-5D6E-409C-BE32-E72D297353CC}">
              <c16:uniqueId val="{00000001-9690-42F2-9B71-E8C18070D4A6}"/>
            </c:ext>
          </c:extLst>
        </c:ser>
        <c:dLbls>
          <c:showLegendKey val="0"/>
          <c:showVal val="0"/>
          <c:showCatName val="0"/>
          <c:showSerName val="0"/>
          <c:showPercent val="0"/>
          <c:showBubbleSize val="0"/>
        </c:dLbls>
        <c:marker val="1"/>
        <c:smooth val="0"/>
        <c:axId val="383542256"/>
        <c:axId val="245704176"/>
      </c:lineChart>
      <c:catAx>
        <c:axId val="38354225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Number of features</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245704176"/>
        <c:crosses val="autoZero"/>
        <c:auto val="1"/>
        <c:lblAlgn val="ctr"/>
        <c:lblOffset val="100"/>
        <c:noMultiLvlLbl val="0"/>
      </c:catAx>
      <c:valAx>
        <c:axId val="245704176"/>
        <c:scaling>
          <c:orientation val="minMax"/>
          <c:max val="1.0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Mean accuracy </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383542256"/>
        <c:crosses val="autoZero"/>
        <c:crossBetween val="between"/>
      </c:valAx>
      <c:spPr>
        <a:noFill/>
        <a:ln>
          <a:noFill/>
        </a:ln>
        <a:effectLst/>
      </c:spPr>
    </c:plotArea>
    <c:legend>
      <c:legendPos val="b"/>
      <c:layout>
        <c:manualLayout>
          <c:xMode val="edge"/>
          <c:yMode val="edge"/>
          <c:x val="0.75137959317585301"/>
          <c:y val="0.57278864362986759"/>
          <c:w val="0.20723078885972587"/>
          <c:h val="0.13951230171204257"/>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3.xml><?xml version="1.0" encoding="utf-8"?>
<ds:datastoreItem xmlns:ds="http://schemas.openxmlformats.org/officeDocument/2006/customXml" ds:itemID="{7AEB1897-C46C-4A06-B297-C2439AC09D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6E2C0BE-4619-4C2F-B801-E8F97F575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18038</Words>
  <Characters>102818</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fanzhou kong</cp:lastModifiedBy>
  <cp:revision>2</cp:revision>
  <cp:lastPrinted>2020-01-14T05:59:00Z</cp:lastPrinted>
  <dcterms:created xsi:type="dcterms:W3CDTF">2020-04-13T01:50:00Z</dcterms:created>
  <dcterms:modified xsi:type="dcterms:W3CDTF">2020-04-13T01:50:00Z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http://www.zotero.org/styles/journal-of-agricultural-and-food-chemistry</vt:lpwstr>
  </property>
  <property fmtid="{D5CDD505-2E9C-101B-9397-08002B2CF9AE}" pid="17" name="Mendeley Recent Style Name 7_1">
    <vt:lpwstr>Journal of Agricultural and Food Chemistry</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http://www.zotero.org/styles/journal-of-agricultural-and-food-chemistry</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
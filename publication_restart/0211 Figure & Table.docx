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AFAF00" w14:textId="77777777" w:rsidR="00134FC5" w:rsidRDefault="00134FC5" w:rsidP="00743FCB"/>
    <w:p w14:paraId="3BB24917" w14:textId="77777777" w:rsidR="00134FC5" w:rsidRDefault="00134FC5" w:rsidP="00743FCB"/>
    <w:p w14:paraId="4DB004CC" w14:textId="77777777" w:rsidR="00134FC5" w:rsidRDefault="00134FC5" w:rsidP="00743FCB"/>
    <w:p w14:paraId="3AA9C697" w14:textId="41AABA0B" w:rsidR="0059371D" w:rsidRDefault="00510289" w:rsidP="00423CFE">
      <w:pPr>
        <w:jc w:val="center"/>
        <w:rPr>
          <w:ins w:id="0" w:author="Xu, Jason" w:date="2019-08-08T16:19:00Z"/>
        </w:rPr>
      </w:pPr>
      <w:r>
        <w:rPr>
          <w:noProof/>
        </w:rPr>
        <w:drawing>
          <wp:inline distT="0" distB="0" distL="0" distR="0" wp14:anchorId="211F2084" wp14:editId="62115242">
            <wp:extent cx="5943600" cy="461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617720"/>
                    </a:xfrm>
                    <a:prstGeom prst="rect">
                      <a:avLst/>
                    </a:prstGeom>
                    <a:noFill/>
                    <a:ln>
                      <a:noFill/>
                    </a:ln>
                  </pic:spPr>
                </pic:pic>
              </a:graphicData>
            </a:graphic>
          </wp:inline>
        </w:drawing>
      </w:r>
    </w:p>
    <w:p w14:paraId="2B4D3F88" w14:textId="24874B9B" w:rsidR="00F23A7B" w:rsidRDefault="00510289" w:rsidP="00743FCB">
      <w:r w:rsidRPr="00510289">
        <w:t>Fig.1.</w:t>
      </w:r>
      <w:r>
        <w:t xml:space="preserve"> </w:t>
      </w:r>
      <w:r w:rsidR="00EB2A55">
        <w:t>G</w:t>
      </w:r>
      <w:r w:rsidRPr="00510289">
        <w:t>eographical</w:t>
      </w:r>
      <w:r>
        <w:t xml:space="preserve"> </w:t>
      </w:r>
      <w:r w:rsidRPr="00510289">
        <w:t>information</w:t>
      </w:r>
      <w:r>
        <w:t xml:space="preserve"> </w:t>
      </w:r>
      <w:r w:rsidRPr="00510289">
        <w:t>of</w:t>
      </w:r>
      <w:r>
        <w:t xml:space="preserve"> GI </w:t>
      </w:r>
      <w:r w:rsidRPr="00510289">
        <w:t>rice</w:t>
      </w:r>
      <w:r>
        <w:t xml:space="preserve"> </w:t>
      </w:r>
      <w:r w:rsidRPr="00510289">
        <w:t>samples</w:t>
      </w:r>
      <w:r>
        <w:t xml:space="preserve"> collected </w:t>
      </w:r>
      <w:r w:rsidRPr="00510289">
        <w:t>from</w:t>
      </w:r>
      <w:r>
        <w:t xml:space="preserve"> </w:t>
      </w:r>
      <w:r w:rsidRPr="00510289">
        <w:t>different</w:t>
      </w:r>
      <w:r>
        <w:t xml:space="preserve"> </w:t>
      </w:r>
      <w:r w:rsidRPr="00510289">
        <w:t>regions</w:t>
      </w:r>
      <w:r>
        <w:t xml:space="preserve"> of </w:t>
      </w:r>
      <w:r w:rsidRPr="00510289">
        <w:t>China</w:t>
      </w:r>
      <w:r>
        <w:t xml:space="preserve"> with </w:t>
      </w:r>
      <w:r w:rsidR="00BC538D">
        <w:rPr>
          <w:rFonts w:hint="eastAsia"/>
        </w:rPr>
        <w:t>corresponding</w:t>
      </w:r>
      <w:r w:rsidR="00BC538D">
        <w:t xml:space="preserve"> sample size</w:t>
      </w:r>
      <w:r w:rsidR="00C224E6">
        <w:t>.</w:t>
      </w:r>
    </w:p>
    <w:p w14:paraId="47E90958" w14:textId="23C0440D" w:rsidR="0091167D" w:rsidRDefault="002D2474" w:rsidP="00423CFE">
      <w:pPr>
        <w:jc w:val="center"/>
        <w:rPr>
          <w:ins w:id="1" w:author="Xu, Jason" w:date="2019-08-07T13:52:00Z"/>
        </w:rPr>
      </w:pPr>
      <w:r w:rsidRPr="002D2474">
        <w:rPr>
          <w:noProof/>
        </w:rPr>
        <w:lastRenderedPageBreak/>
        <w:drawing>
          <wp:inline distT="0" distB="0" distL="0" distR="0" wp14:anchorId="21FF5BC6" wp14:editId="0C732F43">
            <wp:extent cx="6898640" cy="517398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98640" cy="5173980"/>
                    </a:xfrm>
                    <a:prstGeom prst="rect">
                      <a:avLst/>
                    </a:prstGeom>
                  </pic:spPr>
                </pic:pic>
              </a:graphicData>
            </a:graphic>
          </wp:inline>
        </w:drawing>
      </w:r>
    </w:p>
    <w:p w14:paraId="348A5183" w14:textId="2EB3DAD2" w:rsidR="002D2474" w:rsidRDefault="002D2474" w:rsidP="002D2474">
      <w:pPr>
        <w:rPr>
          <w:ins w:id="2" w:author="Xu, Jason" w:date="2019-08-07T13:52:00Z"/>
        </w:rPr>
      </w:pPr>
      <w:r>
        <w:t>Fig.2. Entire workflow of</w:t>
      </w:r>
      <w:r w:rsidR="006845C5">
        <w:t xml:space="preserve"> implementation of </w:t>
      </w:r>
      <w:r>
        <w:t xml:space="preserve">machine learning </w:t>
      </w:r>
      <w:commentRangeStart w:id="3"/>
      <w:r w:rsidR="006845C5">
        <w:t>algorithms</w:t>
      </w:r>
      <w:commentRangeEnd w:id="3"/>
      <w:r w:rsidR="00423CFE">
        <w:rPr>
          <w:rStyle w:val="CommentReference"/>
        </w:rPr>
        <w:commentReference w:id="3"/>
      </w:r>
      <w:r>
        <w:t>.</w:t>
      </w:r>
    </w:p>
    <w:p w14:paraId="65BCF351" w14:textId="38C87F42" w:rsidR="0091167D" w:rsidRDefault="0091167D" w:rsidP="00ED262E">
      <w:pPr>
        <w:jc w:val="center"/>
        <w:rPr>
          <w:ins w:id="4" w:author="Xu, Jason" w:date="2019-08-07T13:52:00Z"/>
        </w:rPr>
      </w:pPr>
    </w:p>
    <w:p w14:paraId="7EC6CAC8" w14:textId="510886A3" w:rsidR="0091167D" w:rsidRDefault="0091167D" w:rsidP="00ED262E">
      <w:pPr>
        <w:jc w:val="center"/>
        <w:rPr>
          <w:ins w:id="5" w:author="Xu, Jason" w:date="2019-08-07T13:52:00Z"/>
        </w:rPr>
      </w:pPr>
    </w:p>
    <w:p w14:paraId="2771EA43" w14:textId="49BFC1F7" w:rsidR="00795F2E" w:rsidRDefault="00795F2E" w:rsidP="00795F2E">
      <w:pPr>
        <w:rPr>
          <w:ins w:id="6" w:author="Xu, Jason" w:date="2019-08-07T13:56:00Z"/>
        </w:rPr>
      </w:pPr>
      <w:r>
        <w:t>(</w:t>
      </w:r>
      <w:r>
        <w:rPr>
          <w:rFonts w:hint="eastAsia"/>
        </w:rPr>
        <w:t>a</w:t>
      </w:r>
      <w:r>
        <w:t>)</w:t>
      </w:r>
    </w:p>
    <w:p w14:paraId="5C80FEC4" w14:textId="6E274A5B" w:rsidR="00743FCB" w:rsidRDefault="00743FCB">
      <w:pPr>
        <w:jc w:val="center"/>
        <w:rPr>
          <w:noProof/>
        </w:rPr>
        <w:pPrChange w:id="7" w:author="Xu, Jason" w:date="2020-01-22T15:55:00Z">
          <w:pPr/>
        </w:pPrChange>
      </w:pPr>
      <w:commentRangeStart w:id="8"/>
      <w:r>
        <w:rPr>
          <w:noProof/>
        </w:rPr>
        <w:drawing>
          <wp:inline distT="0" distB="0" distL="0" distR="0" wp14:anchorId="745C8316" wp14:editId="342FBAF0">
            <wp:extent cx="4369981" cy="3160027"/>
            <wp:effectExtent l="0" t="0" r="0" b="254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74907" cy="3163589"/>
                    </a:xfrm>
                    <a:prstGeom prst="rect">
                      <a:avLst/>
                    </a:prstGeom>
                    <a:noFill/>
                    <a:ln>
                      <a:noFill/>
                    </a:ln>
                  </pic:spPr>
                </pic:pic>
              </a:graphicData>
            </a:graphic>
          </wp:inline>
        </w:drawing>
      </w:r>
      <w:commentRangeEnd w:id="8"/>
      <w:r w:rsidR="004917D9">
        <w:rPr>
          <w:rStyle w:val="CommentReference"/>
        </w:rPr>
        <w:commentReference w:id="8"/>
      </w:r>
    </w:p>
    <w:p w14:paraId="69BE651D" w14:textId="0FE31FF0" w:rsidR="0091167D" w:rsidRDefault="0091167D" w:rsidP="00795F2E">
      <w:pPr>
        <w:jc w:val="center"/>
        <w:rPr>
          <w:noProof/>
        </w:rPr>
      </w:pPr>
    </w:p>
    <w:p w14:paraId="318F5F89" w14:textId="31E59EAB" w:rsidR="00510289" w:rsidDel="0091167D" w:rsidRDefault="0091167D" w:rsidP="00423CFE">
      <w:pPr>
        <w:rPr>
          <w:del w:id="9" w:author="Xu, Jason" w:date="2019-08-07T13:52:00Z"/>
          <w:noProof/>
        </w:rPr>
      </w:pPr>
      <w:r>
        <w:rPr>
          <w:rFonts w:hint="eastAsia"/>
          <w:noProof/>
        </w:rPr>
        <w:lastRenderedPageBreak/>
        <w:t>(</w:t>
      </w:r>
      <w:r>
        <w:rPr>
          <w:noProof/>
        </w:rPr>
        <w:t>b)</w:t>
      </w:r>
    </w:p>
    <w:p w14:paraId="6D0FFBCC" w14:textId="23A2DDFA" w:rsidR="00743FCB" w:rsidRDefault="00423CFE">
      <w:pPr>
        <w:jc w:val="center"/>
        <w:pPrChange w:id="10" w:author="Xu, Jason" w:date="2020-01-22T15:55:00Z">
          <w:pPr/>
        </w:pPrChange>
      </w:pPr>
      <w:r>
        <w:rPr>
          <w:noProof/>
        </w:rPr>
        <w:drawing>
          <wp:inline distT="0" distB="0" distL="0" distR="0" wp14:anchorId="3A2A8415" wp14:editId="18336326">
            <wp:extent cx="3763926" cy="2197091"/>
            <wp:effectExtent l="0" t="0" r="825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7879" cy="2240259"/>
                    </a:xfrm>
                    <a:prstGeom prst="rect">
                      <a:avLst/>
                    </a:prstGeom>
                    <a:noFill/>
                    <a:ln>
                      <a:noFill/>
                    </a:ln>
                  </pic:spPr>
                </pic:pic>
              </a:graphicData>
            </a:graphic>
          </wp:inline>
        </w:drawing>
      </w:r>
    </w:p>
    <w:p w14:paraId="06A04C80" w14:textId="4A7FB8C1" w:rsidR="0091167D" w:rsidRDefault="0091167D" w:rsidP="00F415DA"/>
    <w:p w14:paraId="4E780652" w14:textId="6D97688E" w:rsidR="006845C5" w:rsidRDefault="006845C5" w:rsidP="00F415DA"/>
    <w:p w14:paraId="6492F796" w14:textId="03972935" w:rsidR="006845C5" w:rsidRDefault="006845C5" w:rsidP="00F415DA">
      <w:r>
        <w:t>(c)</w:t>
      </w:r>
    </w:p>
    <w:p w14:paraId="6EC9746A" w14:textId="678E8A5C" w:rsidR="00510289" w:rsidRDefault="006845C5">
      <w:pPr>
        <w:jc w:val="center"/>
        <w:pPrChange w:id="11" w:author="Xu, Jason" w:date="2020-01-22T15:55:00Z">
          <w:pPr/>
        </w:pPrChange>
      </w:pPr>
      <w:r>
        <w:rPr>
          <w:noProof/>
        </w:rPr>
        <w:drawing>
          <wp:inline distT="0" distB="0" distL="0" distR="0" wp14:anchorId="625EDCF0" wp14:editId="188F6E10">
            <wp:extent cx="2997200" cy="1931670"/>
            <wp:effectExtent l="0" t="0" r="0" b="0"/>
            <wp:docPr id="10"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7709" cy="1938443"/>
                    </a:xfrm>
                    <a:prstGeom prst="rect">
                      <a:avLst/>
                    </a:prstGeom>
                    <a:noFill/>
                    <a:ln>
                      <a:noFill/>
                    </a:ln>
                  </pic:spPr>
                </pic:pic>
              </a:graphicData>
            </a:graphic>
          </wp:inline>
        </w:drawing>
      </w:r>
    </w:p>
    <w:p w14:paraId="0B346AD1" w14:textId="5D39D45C" w:rsidR="00510289" w:rsidRDefault="00510289">
      <w:pPr>
        <w:rPr>
          <w:ins w:id="12" w:author="Xu, Jason" w:date="2019-08-07T13:58:00Z"/>
        </w:rPr>
      </w:pPr>
      <w:r w:rsidRPr="00510289">
        <w:t>Fig.</w:t>
      </w:r>
      <w:r w:rsidR="008059D6">
        <w:t>3</w:t>
      </w:r>
      <w:r w:rsidRPr="00510289">
        <w:t>.PCA</w:t>
      </w:r>
      <w:r>
        <w:t xml:space="preserve"> </w:t>
      </w:r>
      <w:r w:rsidR="00F701C9">
        <w:t xml:space="preserve">on </w:t>
      </w:r>
      <w:r w:rsidR="00314F8D">
        <w:t xml:space="preserve">elemental concentration based on 30 </w:t>
      </w:r>
      <w:del w:id="13" w:author="Xu, Jason" w:date="2020-01-22T15:52:00Z">
        <w:r w:rsidR="00314F8D" w:rsidDel="006E1937">
          <w:delText xml:space="preserve">variables </w:delText>
        </w:r>
      </w:del>
      <w:ins w:id="14" w:author="Xu, Jason" w:date="2020-01-22T15:52:00Z">
        <w:r w:rsidR="006E1937">
          <w:t xml:space="preserve">features </w:t>
        </w:r>
      </w:ins>
      <w:r w:rsidR="00314F8D">
        <w:t xml:space="preserve">in six GI </w:t>
      </w:r>
      <w:r w:rsidR="00C33DFC">
        <w:t>rice</w:t>
      </w:r>
      <w:r w:rsidR="009810DB">
        <w:t xml:space="preserve">: </w:t>
      </w:r>
      <w:r w:rsidR="00C33DFC">
        <w:t>(</w:t>
      </w:r>
      <w:r w:rsidR="00884ADA">
        <w:t>a</w:t>
      </w:r>
      <w:r w:rsidRPr="00510289">
        <w:t>)</w:t>
      </w:r>
      <w:r>
        <w:t xml:space="preserve"> </w:t>
      </w:r>
      <w:r w:rsidR="00D90916" w:rsidRPr="00510289">
        <w:t>Sc</w:t>
      </w:r>
      <w:r w:rsidR="00D90916">
        <w:t>or</w:t>
      </w:r>
      <w:ins w:id="15" w:author="Xu, Jason" w:date="2020-01-22T15:53:00Z">
        <w:r w:rsidR="00ED70FE">
          <w:t>ing</w:t>
        </w:r>
      </w:ins>
      <w:del w:id="16" w:author="Xu, Jason" w:date="2020-01-22T15:53:00Z">
        <w:r w:rsidR="00D90916" w:rsidDel="00ED70FE">
          <w:delText>e</w:delText>
        </w:r>
      </w:del>
      <w:r w:rsidR="00D90916">
        <w:t xml:space="preserve"> </w:t>
      </w:r>
      <w:r w:rsidRPr="00510289">
        <w:t>plot</w:t>
      </w:r>
      <w:r>
        <w:t xml:space="preserve"> </w:t>
      </w:r>
      <w:r w:rsidR="005A2EEE">
        <w:rPr>
          <w:rFonts w:hint="eastAsia"/>
        </w:rPr>
        <w:t>o</w:t>
      </w:r>
      <w:r w:rsidR="005A2EEE">
        <w:t xml:space="preserve">f PC1 </w:t>
      </w:r>
      <w:r w:rsidR="003A6E3D">
        <w:t>and PC</w:t>
      </w:r>
      <w:r w:rsidR="00932224">
        <w:t>2, with</w:t>
      </w:r>
      <w:r>
        <w:t xml:space="preserve"> 95% confidence interval eclipse</w:t>
      </w:r>
      <w:r w:rsidRPr="00510289">
        <w:t>;</w:t>
      </w:r>
      <w:r>
        <w:t xml:space="preserve"> </w:t>
      </w:r>
      <w:r w:rsidRPr="00510289">
        <w:t>(</w:t>
      </w:r>
      <w:r w:rsidR="00884ADA">
        <w:t>b</w:t>
      </w:r>
      <w:r w:rsidRPr="00510289">
        <w:t>)</w:t>
      </w:r>
      <w:r w:rsidR="006845C5" w:rsidRPr="006845C5">
        <w:t xml:space="preserve"> </w:t>
      </w:r>
      <w:r w:rsidR="006845C5">
        <w:t xml:space="preserve">Loading plot of all </w:t>
      </w:r>
      <w:del w:id="17" w:author="Xu, Jason" w:date="2020-01-22T15:53:00Z">
        <w:r w:rsidR="006845C5" w:rsidDel="00ED70FE">
          <w:delText xml:space="preserve">variables </w:delText>
        </w:r>
      </w:del>
      <w:ins w:id="18" w:author="Xu, Jason" w:date="2020-01-22T15:53:00Z">
        <w:r w:rsidR="00ED70FE">
          <w:t xml:space="preserve">features </w:t>
        </w:r>
      </w:ins>
      <w:r w:rsidR="006845C5">
        <w:t>on first two PCs</w:t>
      </w:r>
      <w:r>
        <w:t xml:space="preserve"> </w:t>
      </w:r>
      <w:r w:rsidRPr="00510289">
        <w:t>(</w:t>
      </w:r>
      <w:r w:rsidR="00884ADA">
        <w:t>c</w:t>
      </w:r>
      <w:r w:rsidRPr="00510289">
        <w:t>)</w:t>
      </w:r>
      <w:r>
        <w:t xml:space="preserve"> </w:t>
      </w:r>
      <w:r w:rsidR="006845C5" w:rsidRPr="00510289">
        <w:t>Distribution</w:t>
      </w:r>
      <w:r w:rsidR="006845C5">
        <w:t xml:space="preserve"> </w:t>
      </w:r>
      <w:r w:rsidR="006845C5" w:rsidRPr="00510289">
        <w:t>of</w:t>
      </w:r>
      <w:r w:rsidR="006845C5">
        <w:t xml:space="preserve"> </w:t>
      </w:r>
      <w:r w:rsidR="006845C5" w:rsidRPr="00510289">
        <w:t>variance contribution</w:t>
      </w:r>
      <w:r w:rsidR="006845C5">
        <w:t xml:space="preserve"> ratio </w:t>
      </w:r>
      <w:r w:rsidR="006845C5" w:rsidRPr="00510289">
        <w:t>of</w:t>
      </w:r>
      <w:r w:rsidR="006845C5">
        <w:t xml:space="preserve"> first ten </w:t>
      </w:r>
      <w:commentRangeStart w:id="19"/>
      <w:r w:rsidR="006845C5">
        <w:t>PCs</w:t>
      </w:r>
      <w:commentRangeEnd w:id="19"/>
      <w:r w:rsidR="006845C5">
        <w:rPr>
          <w:rStyle w:val="CommentReference"/>
        </w:rPr>
        <w:commentReference w:id="19"/>
      </w:r>
      <w:r>
        <w:t>.</w:t>
      </w:r>
    </w:p>
    <w:p w14:paraId="3A6E53A6" w14:textId="0E7403CB" w:rsidR="00743FCB" w:rsidRPr="00C33DFC" w:rsidRDefault="00743FCB">
      <w:pPr>
        <w:rPr>
          <w:ins w:id="20" w:author="Xu, Jason" w:date="2019-08-07T13:58:00Z"/>
        </w:rPr>
      </w:pPr>
    </w:p>
    <w:p w14:paraId="13C233D4" w14:textId="77777777" w:rsidR="00743FCB" w:rsidRPr="00314F8D" w:rsidRDefault="00743FCB"/>
    <w:p w14:paraId="5ABF2AAB" w14:textId="4A2B4994" w:rsidR="00510289" w:rsidRDefault="00134FC5">
      <w:pPr>
        <w:jc w:val="center"/>
        <w:pPrChange w:id="21" w:author="Xu, Jason" w:date="2020-01-22T15:55:00Z">
          <w:pPr/>
        </w:pPrChange>
      </w:pPr>
      <w:r>
        <w:rPr>
          <w:noProof/>
        </w:rPr>
        <w:drawing>
          <wp:inline distT="0" distB="0" distL="0" distR="0" wp14:anchorId="79B28376" wp14:editId="0E96CA47">
            <wp:extent cx="7452995" cy="5057775"/>
            <wp:effectExtent l="0" t="0" r="14605" b="9525"/>
            <wp:docPr id="4" name="Chart 4">
              <a:extLst xmlns:a="http://schemas.openxmlformats.org/drawingml/2006/main">
                <a:ext uri="{FF2B5EF4-FFF2-40B4-BE49-F238E27FC236}">
                  <a16:creationId xmlns:a16="http://schemas.microsoft.com/office/drawing/2014/main" id="{15DECF95-784D-4829-A288-B1EBB40B01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48191F1" w14:textId="7B0B9D72" w:rsidR="00743FCB" w:rsidRDefault="001F002A">
      <w:pPr>
        <w:rPr>
          <w:ins w:id="22" w:author="Xu, Jason" w:date="2019-08-07T13:58:00Z"/>
        </w:rPr>
      </w:pPr>
      <w:r w:rsidRPr="001F002A">
        <w:t xml:space="preserve">Fig. </w:t>
      </w:r>
      <w:r w:rsidR="008059D6">
        <w:t>4</w:t>
      </w:r>
      <w:r w:rsidRPr="001F002A">
        <w:t xml:space="preserve">. Relative variable importance based on </w:t>
      </w:r>
      <w:r>
        <w:t>Relief algorithm</w:t>
      </w:r>
      <w:r w:rsidRPr="001F002A">
        <w:t>.</w:t>
      </w:r>
      <w:r>
        <w:t xml:space="preserve"> </w:t>
      </w:r>
    </w:p>
    <w:p w14:paraId="3CC5E068" w14:textId="77777777" w:rsidR="007E216C" w:rsidRDefault="007E216C">
      <w:pPr>
        <w:jc w:val="center"/>
        <w:pPrChange w:id="23" w:author="Xu, Jason" w:date="2020-01-22T15:56:00Z">
          <w:pPr/>
        </w:pPrChange>
      </w:pPr>
      <w:r>
        <w:rPr>
          <w:noProof/>
        </w:rPr>
        <w:lastRenderedPageBreak/>
        <w:drawing>
          <wp:inline distT="0" distB="0" distL="0" distR="0" wp14:anchorId="123CCD4C" wp14:editId="384D97C6">
            <wp:extent cx="5943600" cy="3232298"/>
            <wp:effectExtent l="0" t="0" r="0" b="6350"/>
            <wp:docPr id="2" name="Chart 2">
              <a:extLst xmlns:a="http://schemas.openxmlformats.org/drawingml/2006/main">
                <a:ext uri="{FF2B5EF4-FFF2-40B4-BE49-F238E27FC236}">
                  <a16:creationId xmlns:a16="http://schemas.microsoft.com/office/drawing/2014/main" id="{AC0154AD-39CE-8343-B609-E9858433B6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3ED565" w14:textId="49846332" w:rsidR="007E216C" w:rsidRDefault="007E216C" w:rsidP="007E216C">
      <w:commentRangeStart w:id="24"/>
      <w:r w:rsidRPr="001F002A">
        <w:t>Fig</w:t>
      </w:r>
      <w:commentRangeEnd w:id="24"/>
      <w:r w:rsidR="006845C5">
        <w:rPr>
          <w:rStyle w:val="CommentReference"/>
        </w:rPr>
        <w:commentReference w:id="24"/>
      </w:r>
      <w:r w:rsidRPr="001F002A">
        <w:t xml:space="preserve">. </w:t>
      </w:r>
      <w:r w:rsidR="008059D6">
        <w:t>5</w:t>
      </w:r>
      <w:r w:rsidRPr="001F002A">
        <w:t xml:space="preserve">. </w:t>
      </w:r>
      <w:r>
        <w:t>10-fold grid-search</w:t>
      </w:r>
      <w:r w:rsidRPr="001F002A">
        <w:t xml:space="preserve"> results </w:t>
      </w:r>
      <w:r>
        <w:t xml:space="preserve">for finding the optimal classifiers. Both classifiers could reach 100% accuracy during the training process with only top 4 features selected. The best RF classifier has hyperparameters of </w:t>
      </w:r>
      <w:proofErr w:type="spellStart"/>
      <w:r>
        <w:t>max_depth</w:t>
      </w:r>
      <w:proofErr w:type="spellEnd"/>
      <w:r>
        <w:t xml:space="preserve"> equals 37, </w:t>
      </w:r>
      <w:proofErr w:type="spellStart"/>
      <w:r>
        <w:t>max_features</w:t>
      </w:r>
      <w:proofErr w:type="spellEnd"/>
      <w:r>
        <w:t xml:space="preserve"> set to ‘auto’ and </w:t>
      </w:r>
      <w:proofErr w:type="spellStart"/>
      <w:r>
        <w:t>n_estimators</w:t>
      </w:r>
      <w:proofErr w:type="spellEnd"/>
      <w:r>
        <w:t xml:space="preserve"> equals 200. The best SVM classifier has ‘</w:t>
      </w:r>
      <w:proofErr w:type="spellStart"/>
      <w:r>
        <w:t>rbf</w:t>
      </w:r>
      <w:proofErr w:type="spellEnd"/>
      <w:r>
        <w:t xml:space="preserve">’ kernel with C value of 1 and gamma value of 0.1. </w:t>
      </w:r>
    </w:p>
    <w:p w14:paraId="1B8D2E7A" w14:textId="77777777" w:rsidR="007E216C" w:rsidRDefault="007E216C" w:rsidP="007E216C"/>
    <w:p w14:paraId="445055EC" w14:textId="653CD4AB" w:rsidR="00760419" w:rsidRDefault="00760419">
      <w:pPr>
        <w:jc w:val="center"/>
        <w:pPrChange w:id="25" w:author="Xu, Jason" w:date="2020-01-22T16:00:00Z">
          <w:pPr/>
        </w:pPrChange>
      </w:pPr>
    </w:p>
    <w:p w14:paraId="3772ACA5" w14:textId="4065CCD9" w:rsidR="005368A0" w:rsidRDefault="005368A0">
      <w:pPr>
        <w:jc w:val="center"/>
        <w:pPrChange w:id="26" w:author="Xu, Jason" w:date="2020-01-22T16:00:00Z">
          <w:pPr/>
        </w:pPrChange>
      </w:pPr>
      <w:r>
        <w:t xml:space="preserve">Table 2: </w:t>
      </w:r>
      <w:r w:rsidR="002D2474">
        <w:t xml:space="preserve">validation results </w:t>
      </w:r>
      <w:r>
        <w:rPr>
          <w:rFonts w:hint="eastAsia"/>
        </w:rPr>
        <w:t>a</w:t>
      </w:r>
      <w:r>
        <w:t>chieved of 2 optimal classifiers on test set</w:t>
      </w:r>
      <w:r w:rsidR="002D2474">
        <w:t xml:space="preserve"> after feature </w:t>
      </w:r>
      <w:commentRangeStart w:id="27"/>
      <w:r w:rsidR="002D2474">
        <w:t>selection</w:t>
      </w:r>
      <w:commentRangeEnd w:id="27"/>
      <w:r w:rsidR="004A2F22">
        <w:rPr>
          <w:rStyle w:val="CommentReference"/>
        </w:rPr>
        <w:commentReference w:id="27"/>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0"/>
        <w:gridCol w:w="1300"/>
        <w:gridCol w:w="1300"/>
        <w:tblGridChange w:id="28">
          <w:tblGrid>
            <w:gridCol w:w="1540"/>
            <w:gridCol w:w="1300"/>
            <w:gridCol w:w="1300"/>
          </w:tblGrid>
        </w:tblGridChange>
      </w:tblGrid>
      <w:tr w:rsidR="0080569F" w:rsidRPr="002D2474" w14:paraId="2322D424" w14:textId="77777777" w:rsidTr="00CD3399">
        <w:trPr>
          <w:trHeight w:val="320"/>
          <w:jc w:val="center"/>
        </w:trPr>
        <w:tc>
          <w:tcPr>
            <w:tcW w:w="1540" w:type="dxa"/>
            <w:tcBorders>
              <w:top w:val="single" w:sz="4" w:space="0" w:color="auto"/>
              <w:bottom w:val="single" w:sz="4" w:space="0" w:color="auto"/>
            </w:tcBorders>
            <w:noWrap/>
            <w:hideMark/>
          </w:tcPr>
          <w:p w14:paraId="5486EC64" w14:textId="2A0E2D1B" w:rsidR="0080569F" w:rsidRPr="002D2474" w:rsidRDefault="0080569F">
            <w:r>
              <w:t>Classifier</w:t>
            </w:r>
          </w:p>
        </w:tc>
        <w:tc>
          <w:tcPr>
            <w:tcW w:w="1300" w:type="dxa"/>
            <w:tcBorders>
              <w:top w:val="single" w:sz="4" w:space="0" w:color="auto"/>
              <w:bottom w:val="single" w:sz="4" w:space="0" w:color="auto"/>
            </w:tcBorders>
            <w:noWrap/>
            <w:hideMark/>
          </w:tcPr>
          <w:p w14:paraId="407DE5C2" w14:textId="77777777" w:rsidR="0080569F" w:rsidRPr="002D2474" w:rsidRDefault="0080569F">
            <w:r w:rsidRPr="002D2474">
              <w:t>Accuracy</w:t>
            </w:r>
          </w:p>
        </w:tc>
        <w:tc>
          <w:tcPr>
            <w:tcW w:w="1300" w:type="dxa"/>
            <w:tcBorders>
              <w:top w:val="single" w:sz="4" w:space="0" w:color="auto"/>
              <w:bottom w:val="single" w:sz="4" w:space="0" w:color="auto"/>
            </w:tcBorders>
            <w:noWrap/>
            <w:hideMark/>
          </w:tcPr>
          <w:p w14:paraId="38E42316" w14:textId="77777777" w:rsidR="0080569F" w:rsidRPr="002D2474" w:rsidRDefault="0080569F">
            <w:r w:rsidRPr="002D2474">
              <w:t>Kappa</w:t>
            </w:r>
          </w:p>
        </w:tc>
      </w:tr>
      <w:tr w:rsidR="0080569F" w:rsidRPr="002D2474" w14:paraId="1EE99722" w14:textId="77777777" w:rsidTr="00CD3399">
        <w:trPr>
          <w:trHeight w:val="320"/>
          <w:jc w:val="center"/>
        </w:trPr>
        <w:tc>
          <w:tcPr>
            <w:tcW w:w="1540" w:type="dxa"/>
            <w:tcBorders>
              <w:top w:val="single" w:sz="4" w:space="0" w:color="auto"/>
            </w:tcBorders>
            <w:noWrap/>
            <w:hideMark/>
          </w:tcPr>
          <w:p w14:paraId="0A31380E" w14:textId="77777777" w:rsidR="0080569F" w:rsidRPr="002D2474" w:rsidRDefault="0080569F">
            <w:proofErr w:type="spellStart"/>
            <w:r w:rsidRPr="002D2474">
              <w:t>ReliefF</w:t>
            </w:r>
            <w:proofErr w:type="spellEnd"/>
            <w:r w:rsidRPr="002D2474">
              <w:t xml:space="preserve"> + SVM</w:t>
            </w:r>
          </w:p>
        </w:tc>
        <w:tc>
          <w:tcPr>
            <w:tcW w:w="1300" w:type="dxa"/>
            <w:tcBorders>
              <w:top w:val="single" w:sz="4" w:space="0" w:color="auto"/>
            </w:tcBorders>
            <w:noWrap/>
            <w:hideMark/>
          </w:tcPr>
          <w:p w14:paraId="52E2B4CA" w14:textId="77777777" w:rsidR="0080569F" w:rsidRPr="002D2474" w:rsidRDefault="0080569F">
            <w:r w:rsidRPr="002D2474">
              <w:t>1.0</w:t>
            </w:r>
          </w:p>
        </w:tc>
        <w:tc>
          <w:tcPr>
            <w:tcW w:w="1300" w:type="dxa"/>
            <w:tcBorders>
              <w:top w:val="single" w:sz="4" w:space="0" w:color="auto"/>
            </w:tcBorders>
            <w:noWrap/>
            <w:hideMark/>
          </w:tcPr>
          <w:p w14:paraId="5E3E810C" w14:textId="77777777" w:rsidR="0080569F" w:rsidRPr="002D2474" w:rsidRDefault="0080569F">
            <w:r w:rsidRPr="002D2474">
              <w:t>1.0</w:t>
            </w:r>
          </w:p>
        </w:tc>
      </w:tr>
      <w:tr w:rsidR="0080569F" w:rsidRPr="002D2474" w14:paraId="490057A3" w14:textId="77777777" w:rsidTr="00CD3399">
        <w:trPr>
          <w:trHeight w:val="320"/>
          <w:jc w:val="center"/>
        </w:trPr>
        <w:tc>
          <w:tcPr>
            <w:tcW w:w="1540" w:type="dxa"/>
            <w:tcBorders>
              <w:bottom w:val="single" w:sz="4" w:space="0" w:color="auto"/>
            </w:tcBorders>
            <w:noWrap/>
            <w:hideMark/>
          </w:tcPr>
          <w:p w14:paraId="0257AACD" w14:textId="77777777" w:rsidR="0080569F" w:rsidRPr="002D2474" w:rsidRDefault="0080569F">
            <w:proofErr w:type="spellStart"/>
            <w:r w:rsidRPr="002D2474">
              <w:t>ReliefF</w:t>
            </w:r>
            <w:proofErr w:type="spellEnd"/>
            <w:r w:rsidRPr="002D2474">
              <w:t xml:space="preserve"> + RF</w:t>
            </w:r>
          </w:p>
        </w:tc>
        <w:tc>
          <w:tcPr>
            <w:tcW w:w="1300" w:type="dxa"/>
            <w:tcBorders>
              <w:bottom w:val="single" w:sz="4" w:space="0" w:color="auto"/>
            </w:tcBorders>
            <w:noWrap/>
            <w:hideMark/>
          </w:tcPr>
          <w:p w14:paraId="7BC1CF90" w14:textId="77777777" w:rsidR="0080569F" w:rsidRPr="002D2474" w:rsidRDefault="0080569F">
            <w:r w:rsidRPr="002D2474">
              <w:t>1.0</w:t>
            </w:r>
          </w:p>
        </w:tc>
        <w:tc>
          <w:tcPr>
            <w:tcW w:w="1300" w:type="dxa"/>
            <w:tcBorders>
              <w:bottom w:val="single" w:sz="4" w:space="0" w:color="auto"/>
            </w:tcBorders>
            <w:noWrap/>
            <w:hideMark/>
          </w:tcPr>
          <w:p w14:paraId="5544BC80" w14:textId="77777777" w:rsidR="0080569F" w:rsidRPr="002D2474" w:rsidRDefault="0080569F">
            <w:r w:rsidRPr="002D2474">
              <w:t>1.0</w:t>
            </w:r>
          </w:p>
        </w:tc>
      </w:tr>
    </w:tbl>
    <w:p w14:paraId="4E3D6581" w14:textId="76DE49E8" w:rsidR="005368A0" w:rsidRDefault="005368A0"/>
    <w:p w14:paraId="48C633D4" w14:textId="2C34E32D" w:rsidR="008059D6" w:rsidRDefault="008059D6">
      <w:r>
        <w:lastRenderedPageBreak/>
        <w:t xml:space="preserve">Table 3: detailed statistics of Cd content in GG and non-GG </w:t>
      </w:r>
      <w:r w:rsidR="004A2F22">
        <w:t>samples.</w:t>
      </w:r>
    </w:p>
    <w:tbl>
      <w:tblPr>
        <w:tblW w:w="11700" w:type="dxa"/>
        <w:tblLook w:val="04A0" w:firstRow="1" w:lastRow="0" w:firstColumn="1" w:lastColumn="0" w:noHBand="0" w:noVBand="1"/>
      </w:tblPr>
      <w:tblGrid>
        <w:gridCol w:w="1300"/>
        <w:gridCol w:w="1300"/>
        <w:gridCol w:w="1300"/>
        <w:gridCol w:w="1300"/>
        <w:gridCol w:w="1300"/>
        <w:gridCol w:w="1300"/>
        <w:gridCol w:w="1300"/>
        <w:gridCol w:w="1300"/>
        <w:gridCol w:w="1300"/>
      </w:tblGrid>
      <w:tr w:rsidR="004A2F22" w:rsidRPr="004A2F22" w14:paraId="68F390B3" w14:textId="77777777" w:rsidTr="004A2F22">
        <w:trPr>
          <w:trHeight w:val="320"/>
        </w:trPr>
        <w:tc>
          <w:tcPr>
            <w:tcW w:w="1300" w:type="dxa"/>
            <w:tcBorders>
              <w:top w:val="single" w:sz="4" w:space="0" w:color="auto"/>
              <w:left w:val="nil"/>
              <w:bottom w:val="single" w:sz="4" w:space="0" w:color="auto"/>
              <w:right w:val="nil"/>
            </w:tcBorders>
            <w:shd w:val="clear" w:color="auto" w:fill="auto"/>
            <w:noWrap/>
            <w:vAlign w:val="center"/>
            <w:hideMark/>
          </w:tcPr>
          <w:p w14:paraId="30AFF0A5"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GI type</w:t>
            </w:r>
          </w:p>
        </w:tc>
        <w:tc>
          <w:tcPr>
            <w:tcW w:w="1300" w:type="dxa"/>
            <w:tcBorders>
              <w:top w:val="single" w:sz="4" w:space="0" w:color="auto"/>
              <w:left w:val="nil"/>
              <w:bottom w:val="single" w:sz="4" w:space="0" w:color="auto"/>
              <w:right w:val="nil"/>
            </w:tcBorders>
            <w:shd w:val="clear" w:color="auto" w:fill="auto"/>
            <w:noWrap/>
            <w:vAlign w:val="center"/>
            <w:hideMark/>
          </w:tcPr>
          <w:p w14:paraId="68AFB997"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count</w:t>
            </w:r>
          </w:p>
        </w:tc>
        <w:tc>
          <w:tcPr>
            <w:tcW w:w="1300" w:type="dxa"/>
            <w:tcBorders>
              <w:top w:val="single" w:sz="4" w:space="0" w:color="auto"/>
              <w:left w:val="nil"/>
              <w:bottom w:val="single" w:sz="4" w:space="0" w:color="auto"/>
              <w:right w:val="nil"/>
            </w:tcBorders>
            <w:shd w:val="clear" w:color="auto" w:fill="auto"/>
            <w:noWrap/>
            <w:vAlign w:val="center"/>
            <w:hideMark/>
          </w:tcPr>
          <w:p w14:paraId="386FB2EB"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mean</w:t>
            </w:r>
          </w:p>
        </w:tc>
        <w:tc>
          <w:tcPr>
            <w:tcW w:w="1300" w:type="dxa"/>
            <w:tcBorders>
              <w:top w:val="single" w:sz="4" w:space="0" w:color="auto"/>
              <w:left w:val="nil"/>
              <w:bottom w:val="single" w:sz="4" w:space="0" w:color="auto"/>
              <w:right w:val="nil"/>
            </w:tcBorders>
            <w:shd w:val="clear" w:color="auto" w:fill="auto"/>
            <w:noWrap/>
            <w:vAlign w:val="center"/>
            <w:hideMark/>
          </w:tcPr>
          <w:p w14:paraId="302FABC7"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std</w:t>
            </w:r>
          </w:p>
        </w:tc>
        <w:tc>
          <w:tcPr>
            <w:tcW w:w="1300" w:type="dxa"/>
            <w:tcBorders>
              <w:top w:val="single" w:sz="4" w:space="0" w:color="auto"/>
              <w:left w:val="nil"/>
              <w:bottom w:val="single" w:sz="4" w:space="0" w:color="auto"/>
              <w:right w:val="nil"/>
            </w:tcBorders>
            <w:shd w:val="clear" w:color="auto" w:fill="auto"/>
            <w:noWrap/>
            <w:vAlign w:val="center"/>
            <w:hideMark/>
          </w:tcPr>
          <w:p w14:paraId="2FDDB2EE"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min</w:t>
            </w:r>
          </w:p>
        </w:tc>
        <w:tc>
          <w:tcPr>
            <w:tcW w:w="1300" w:type="dxa"/>
            <w:tcBorders>
              <w:top w:val="single" w:sz="4" w:space="0" w:color="auto"/>
              <w:left w:val="nil"/>
              <w:bottom w:val="single" w:sz="4" w:space="0" w:color="auto"/>
              <w:right w:val="nil"/>
            </w:tcBorders>
            <w:shd w:val="clear" w:color="auto" w:fill="auto"/>
            <w:noWrap/>
            <w:vAlign w:val="center"/>
            <w:hideMark/>
          </w:tcPr>
          <w:p w14:paraId="672632CB"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0.25</w:t>
            </w:r>
          </w:p>
        </w:tc>
        <w:tc>
          <w:tcPr>
            <w:tcW w:w="1300" w:type="dxa"/>
            <w:tcBorders>
              <w:top w:val="single" w:sz="4" w:space="0" w:color="auto"/>
              <w:left w:val="nil"/>
              <w:bottom w:val="single" w:sz="4" w:space="0" w:color="auto"/>
              <w:right w:val="nil"/>
            </w:tcBorders>
            <w:shd w:val="clear" w:color="auto" w:fill="auto"/>
            <w:noWrap/>
            <w:vAlign w:val="center"/>
            <w:hideMark/>
          </w:tcPr>
          <w:p w14:paraId="3F7789E3"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0.50</w:t>
            </w:r>
          </w:p>
        </w:tc>
        <w:tc>
          <w:tcPr>
            <w:tcW w:w="1300" w:type="dxa"/>
            <w:tcBorders>
              <w:top w:val="single" w:sz="4" w:space="0" w:color="auto"/>
              <w:left w:val="nil"/>
              <w:bottom w:val="single" w:sz="4" w:space="0" w:color="auto"/>
              <w:right w:val="nil"/>
            </w:tcBorders>
            <w:shd w:val="clear" w:color="auto" w:fill="auto"/>
            <w:noWrap/>
            <w:vAlign w:val="center"/>
            <w:hideMark/>
          </w:tcPr>
          <w:p w14:paraId="67F191C5"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0.75</w:t>
            </w:r>
          </w:p>
        </w:tc>
        <w:tc>
          <w:tcPr>
            <w:tcW w:w="1300" w:type="dxa"/>
            <w:tcBorders>
              <w:top w:val="single" w:sz="4" w:space="0" w:color="auto"/>
              <w:left w:val="nil"/>
              <w:bottom w:val="single" w:sz="4" w:space="0" w:color="auto"/>
              <w:right w:val="nil"/>
            </w:tcBorders>
            <w:shd w:val="clear" w:color="auto" w:fill="auto"/>
            <w:noWrap/>
            <w:vAlign w:val="center"/>
            <w:hideMark/>
          </w:tcPr>
          <w:p w14:paraId="39721745"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max</w:t>
            </w:r>
          </w:p>
        </w:tc>
      </w:tr>
      <w:tr w:rsidR="004A2F22" w:rsidRPr="004A2F22" w14:paraId="50377597" w14:textId="77777777" w:rsidTr="004A2F22">
        <w:trPr>
          <w:trHeight w:val="320"/>
        </w:trPr>
        <w:tc>
          <w:tcPr>
            <w:tcW w:w="1300" w:type="dxa"/>
            <w:tcBorders>
              <w:top w:val="single" w:sz="4" w:space="0" w:color="auto"/>
              <w:left w:val="nil"/>
              <w:bottom w:val="nil"/>
              <w:right w:val="nil"/>
            </w:tcBorders>
            <w:shd w:val="clear" w:color="auto" w:fill="auto"/>
            <w:noWrap/>
            <w:vAlign w:val="center"/>
            <w:hideMark/>
          </w:tcPr>
          <w:p w14:paraId="63030CAD"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GG</w:t>
            </w:r>
          </w:p>
        </w:tc>
        <w:tc>
          <w:tcPr>
            <w:tcW w:w="1300" w:type="dxa"/>
            <w:tcBorders>
              <w:top w:val="single" w:sz="4" w:space="0" w:color="auto"/>
              <w:left w:val="nil"/>
              <w:bottom w:val="nil"/>
              <w:right w:val="nil"/>
            </w:tcBorders>
            <w:shd w:val="clear" w:color="auto" w:fill="auto"/>
            <w:noWrap/>
            <w:vAlign w:val="center"/>
            <w:hideMark/>
          </w:tcPr>
          <w:p w14:paraId="070A2709" w14:textId="53F55D0C"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16</w:t>
            </w:r>
          </w:p>
        </w:tc>
        <w:tc>
          <w:tcPr>
            <w:tcW w:w="1300" w:type="dxa"/>
            <w:tcBorders>
              <w:top w:val="single" w:sz="4" w:space="0" w:color="auto"/>
              <w:left w:val="nil"/>
              <w:bottom w:val="nil"/>
              <w:right w:val="nil"/>
            </w:tcBorders>
            <w:shd w:val="clear" w:color="auto" w:fill="auto"/>
            <w:noWrap/>
            <w:vAlign w:val="center"/>
            <w:hideMark/>
          </w:tcPr>
          <w:p w14:paraId="2B88441C"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7.82</w:t>
            </w:r>
          </w:p>
        </w:tc>
        <w:tc>
          <w:tcPr>
            <w:tcW w:w="1300" w:type="dxa"/>
            <w:tcBorders>
              <w:top w:val="single" w:sz="4" w:space="0" w:color="auto"/>
              <w:left w:val="nil"/>
              <w:bottom w:val="nil"/>
              <w:right w:val="nil"/>
            </w:tcBorders>
            <w:shd w:val="clear" w:color="auto" w:fill="auto"/>
            <w:noWrap/>
            <w:vAlign w:val="center"/>
            <w:hideMark/>
          </w:tcPr>
          <w:p w14:paraId="25A9B6B9"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0.25</w:t>
            </w:r>
          </w:p>
        </w:tc>
        <w:tc>
          <w:tcPr>
            <w:tcW w:w="1300" w:type="dxa"/>
            <w:tcBorders>
              <w:top w:val="single" w:sz="4" w:space="0" w:color="auto"/>
              <w:left w:val="nil"/>
              <w:bottom w:val="nil"/>
              <w:right w:val="nil"/>
            </w:tcBorders>
            <w:shd w:val="clear" w:color="auto" w:fill="auto"/>
            <w:noWrap/>
            <w:vAlign w:val="center"/>
            <w:hideMark/>
          </w:tcPr>
          <w:p w14:paraId="7AD394CB"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7.31</w:t>
            </w:r>
          </w:p>
        </w:tc>
        <w:tc>
          <w:tcPr>
            <w:tcW w:w="1300" w:type="dxa"/>
            <w:tcBorders>
              <w:top w:val="single" w:sz="4" w:space="0" w:color="auto"/>
              <w:left w:val="nil"/>
              <w:bottom w:val="nil"/>
              <w:right w:val="nil"/>
            </w:tcBorders>
            <w:shd w:val="clear" w:color="auto" w:fill="auto"/>
            <w:noWrap/>
            <w:vAlign w:val="center"/>
            <w:hideMark/>
          </w:tcPr>
          <w:p w14:paraId="22003BCA"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7.66</w:t>
            </w:r>
          </w:p>
        </w:tc>
        <w:tc>
          <w:tcPr>
            <w:tcW w:w="1300" w:type="dxa"/>
            <w:tcBorders>
              <w:top w:val="single" w:sz="4" w:space="0" w:color="auto"/>
              <w:left w:val="nil"/>
              <w:bottom w:val="nil"/>
              <w:right w:val="nil"/>
            </w:tcBorders>
            <w:shd w:val="clear" w:color="auto" w:fill="auto"/>
            <w:noWrap/>
            <w:vAlign w:val="center"/>
            <w:hideMark/>
          </w:tcPr>
          <w:p w14:paraId="7E027A96"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7.83</w:t>
            </w:r>
          </w:p>
        </w:tc>
        <w:tc>
          <w:tcPr>
            <w:tcW w:w="1300" w:type="dxa"/>
            <w:tcBorders>
              <w:top w:val="single" w:sz="4" w:space="0" w:color="auto"/>
              <w:left w:val="nil"/>
              <w:bottom w:val="nil"/>
              <w:right w:val="nil"/>
            </w:tcBorders>
            <w:shd w:val="clear" w:color="auto" w:fill="auto"/>
            <w:noWrap/>
            <w:vAlign w:val="center"/>
            <w:hideMark/>
          </w:tcPr>
          <w:p w14:paraId="4025D443"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7.91</w:t>
            </w:r>
          </w:p>
        </w:tc>
        <w:tc>
          <w:tcPr>
            <w:tcW w:w="1300" w:type="dxa"/>
            <w:tcBorders>
              <w:top w:val="single" w:sz="4" w:space="0" w:color="auto"/>
              <w:left w:val="nil"/>
              <w:bottom w:val="nil"/>
              <w:right w:val="nil"/>
            </w:tcBorders>
            <w:shd w:val="clear" w:color="auto" w:fill="auto"/>
            <w:noWrap/>
            <w:vAlign w:val="center"/>
            <w:hideMark/>
          </w:tcPr>
          <w:p w14:paraId="064CED47"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8.23</w:t>
            </w:r>
          </w:p>
        </w:tc>
      </w:tr>
      <w:tr w:rsidR="004A2F22" w:rsidRPr="004A2F22" w14:paraId="393C45BB" w14:textId="77777777" w:rsidTr="004A2F22">
        <w:trPr>
          <w:trHeight w:val="320"/>
        </w:trPr>
        <w:tc>
          <w:tcPr>
            <w:tcW w:w="1300" w:type="dxa"/>
            <w:tcBorders>
              <w:top w:val="nil"/>
              <w:left w:val="nil"/>
              <w:bottom w:val="single" w:sz="4" w:space="0" w:color="auto"/>
              <w:right w:val="nil"/>
            </w:tcBorders>
            <w:shd w:val="clear" w:color="auto" w:fill="auto"/>
            <w:noWrap/>
            <w:vAlign w:val="center"/>
            <w:hideMark/>
          </w:tcPr>
          <w:p w14:paraId="7AA6EF8E"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None GG</w:t>
            </w:r>
          </w:p>
        </w:tc>
        <w:tc>
          <w:tcPr>
            <w:tcW w:w="1300" w:type="dxa"/>
            <w:tcBorders>
              <w:top w:val="nil"/>
              <w:left w:val="nil"/>
              <w:bottom w:val="single" w:sz="4" w:space="0" w:color="auto"/>
              <w:right w:val="nil"/>
            </w:tcBorders>
            <w:shd w:val="clear" w:color="auto" w:fill="auto"/>
            <w:noWrap/>
            <w:vAlign w:val="center"/>
            <w:hideMark/>
          </w:tcPr>
          <w:p w14:paraId="71410249" w14:textId="6F7A5211"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115</w:t>
            </w:r>
          </w:p>
        </w:tc>
        <w:tc>
          <w:tcPr>
            <w:tcW w:w="1300" w:type="dxa"/>
            <w:tcBorders>
              <w:top w:val="nil"/>
              <w:left w:val="nil"/>
              <w:bottom w:val="single" w:sz="4" w:space="0" w:color="auto"/>
              <w:right w:val="nil"/>
            </w:tcBorders>
            <w:shd w:val="clear" w:color="auto" w:fill="auto"/>
            <w:noWrap/>
            <w:vAlign w:val="center"/>
            <w:hideMark/>
          </w:tcPr>
          <w:p w14:paraId="66019358"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3.86</w:t>
            </w:r>
          </w:p>
        </w:tc>
        <w:tc>
          <w:tcPr>
            <w:tcW w:w="1300" w:type="dxa"/>
            <w:tcBorders>
              <w:top w:val="nil"/>
              <w:left w:val="nil"/>
              <w:bottom w:val="single" w:sz="4" w:space="0" w:color="auto"/>
              <w:right w:val="nil"/>
            </w:tcBorders>
            <w:shd w:val="clear" w:color="auto" w:fill="auto"/>
            <w:noWrap/>
            <w:vAlign w:val="center"/>
            <w:hideMark/>
          </w:tcPr>
          <w:p w14:paraId="657E754D"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0.97</w:t>
            </w:r>
          </w:p>
        </w:tc>
        <w:tc>
          <w:tcPr>
            <w:tcW w:w="1300" w:type="dxa"/>
            <w:tcBorders>
              <w:top w:val="nil"/>
              <w:left w:val="nil"/>
              <w:bottom w:val="single" w:sz="4" w:space="0" w:color="auto"/>
              <w:right w:val="nil"/>
            </w:tcBorders>
            <w:shd w:val="clear" w:color="auto" w:fill="auto"/>
            <w:noWrap/>
            <w:vAlign w:val="center"/>
            <w:hideMark/>
          </w:tcPr>
          <w:p w14:paraId="3F66FF1D"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2.13</w:t>
            </w:r>
          </w:p>
        </w:tc>
        <w:tc>
          <w:tcPr>
            <w:tcW w:w="1300" w:type="dxa"/>
            <w:tcBorders>
              <w:top w:val="nil"/>
              <w:left w:val="nil"/>
              <w:bottom w:val="single" w:sz="4" w:space="0" w:color="auto"/>
              <w:right w:val="nil"/>
            </w:tcBorders>
            <w:shd w:val="clear" w:color="auto" w:fill="auto"/>
            <w:noWrap/>
            <w:vAlign w:val="center"/>
            <w:hideMark/>
          </w:tcPr>
          <w:p w14:paraId="6D55C3D7"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3.12</w:t>
            </w:r>
          </w:p>
        </w:tc>
        <w:tc>
          <w:tcPr>
            <w:tcW w:w="1300" w:type="dxa"/>
            <w:tcBorders>
              <w:top w:val="nil"/>
              <w:left w:val="nil"/>
              <w:bottom w:val="single" w:sz="4" w:space="0" w:color="auto"/>
              <w:right w:val="nil"/>
            </w:tcBorders>
            <w:shd w:val="clear" w:color="auto" w:fill="auto"/>
            <w:noWrap/>
            <w:vAlign w:val="center"/>
            <w:hideMark/>
          </w:tcPr>
          <w:p w14:paraId="0E46F3D0"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3.76</w:t>
            </w:r>
          </w:p>
        </w:tc>
        <w:tc>
          <w:tcPr>
            <w:tcW w:w="1300" w:type="dxa"/>
            <w:tcBorders>
              <w:top w:val="nil"/>
              <w:left w:val="nil"/>
              <w:bottom w:val="single" w:sz="4" w:space="0" w:color="auto"/>
              <w:right w:val="nil"/>
            </w:tcBorders>
            <w:shd w:val="clear" w:color="auto" w:fill="auto"/>
            <w:noWrap/>
            <w:vAlign w:val="center"/>
            <w:hideMark/>
          </w:tcPr>
          <w:p w14:paraId="53042AD5"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4.38</w:t>
            </w:r>
          </w:p>
        </w:tc>
        <w:tc>
          <w:tcPr>
            <w:tcW w:w="1300" w:type="dxa"/>
            <w:tcBorders>
              <w:top w:val="nil"/>
              <w:left w:val="nil"/>
              <w:bottom w:val="single" w:sz="4" w:space="0" w:color="auto"/>
              <w:right w:val="nil"/>
            </w:tcBorders>
            <w:shd w:val="clear" w:color="auto" w:fill="auto"/>
            <w:noWrap/>
            <w:vAlign w:val="center"/>
            <w:hideMark/>
          </w:tcPr>
          <w:p w14:paraId="61EC1707"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6.26</w:t>
            </w:r>
          </w:p>
        </w:tc>
      </w:tr>
    </w:tbl>
    <w:p w14:paraId="5B279EBD" w14:textId="3C4413BC" w:rsidR="001A1C01" w:rsidRDefault="001A1C01">
      <w:pPr>
        <w:spacing w:after="0" w:line="240" w:lineRule="auto"/>
        <w:jc w:val="center"/>
        <w:rPr>
          <w:ins w:id="29" w:author="fanzhou kong" w:date="2020-02-11T10:58:00Z"/>
        </w:rPr>
      </w:pPr>
    </w:p>
    <w:p w14:paraId="1AB5E5CC" w14:textId="6109EE68" w:rsidR="0080569F" w:rsidRDefault="0080569F">
      <w:pPr>
        <w:spacing w:after="0" w:line="240" w:lineRule="auto"/>
        <w:jc w:val="center"/>
        <w:rPr>
          <w:ins w:id="30" w:author="fanzhou kong" w:date="2020-02-11T11:01:00Z"/>
        </w:rPr>
      </w:pPr>
    </w:p>
    <w:p w14:paraId="550C0756" w14:textId="4CFEEAF3" w:rsidR="0080569F" w:rsidRDefault="0080569F">
      <w:pPr>
        <w:spacing w:after="0" w:line="240" w:lineRule="auto"/>
        <w:jc w:val="center"/>
        <w:rPr>
          <w:ins w:id="31" w:author="fanzhou kong" w:date="2020-02-11T11:01:00Z"/>
        </w:rPr>
      </w:pPr>
    </w:p>
    <w:p w14:paraId="6A88528D" w14:textId="0AD3E91B" w:rsidR="0080569F" w:rsidRDefault="0080569F">
      <w:pPr>
        <w:spacing w:after="0" w:line="240" w:lineRule="auto"/>
        <w:jc w:val="center"/>
        <w:rPr>
          <w:ins w:id="32" w:author="fanzhou kong" w:date="2020-02-11T11:01:00Z"/>
        </w:rPr>
      </w:pPr>
    </w:p>
    <w:p w14:paraId="7EA26A46" w14:textId="37D40BD9" w:rsidR="0080569F" w:rsidRDefault="0080569F">
      <w:pPr>
        <w:spacing w:after="0" w:line="240" w:lineRule="auto"/>
        <w:jc w:val="center"/>
        <w:rPr>
          <w:ins w:id="33" w:author="fanzhou kong" w:date="2020-02-11T11:01:00Z"/>
        </w:rPr>
      </w:pPr>
    </w:p>
    <w:p w14:paraId="5CD74697" w14:textId="49BC08FD" w:rsidR="0080569F" w:rsidRDefault="0080569F">
      <w:pPr>
        <w:spacing w:after="0" w:line="240" w:lineRule="auto"/>
        <w:jc w:val="center"/>
        <w:rPr>
          <w:ins w:id="34" w:author="fanzhou kong" w:date="2020-02-11T11:01:00Z"/>
        </w:rPr>
      </w:pPr>
    </w:p>
    <w:p w14:paraId="4DB1AE99" w14:textId="3483F182" w:rsidR="0080569F" w:rsidRDefault="0080569F">
      <w:pPr>
        <w:spacing w:after="0" w:line="240" w:lineRule="auto"/>
        <w:jc w:val="center"/>
        <w:rPr>
          <w:ins w:id="35" w:author="fanzhou kong" w:date="2020-02-11T11:01:00Z"/>
        </w:rPr>
      </w:pPr>
    </w:p>
    <w:p w14:paraId="44D4DE78" w14:textId="35677E0E" w:rsidR="0080569F" w:rsidRDefault="0080569F">
      <w:pPr>
        <w:spacing w:after="0" w:line="240" w:lineRule="auto"/>
        <w:jc w:val="center"/>
        <w:rPr>
          <w:ins w:id="36" w:author="fanzhou kong" w:date="2020-02-11T11:01:00Z"/>
        </w:rPr>
      </w:pPr>
    </w:p>
    <w:p w14:paraId="5E5BBE78" w14:textId="00A6E434" w:rsidR="0080569F" w:rsidRDefault="0080569F">
      <w:pPr>
        <w:spacing w:after="0" w:line="240" w:lineRule="auto"/>
        <w:jc w:val="center"/>
        <w:rPr>
          <w:ins w:id="37" w:author="fanzhou kong" w:date="2020-02-11T11:01:00Z"/>
        </w:rPr>
      </w:pPr>
    </w:p>
    <w:p w14:paraId="1D8D53DE" w14:textId="51D72F3C" w:rsidR="0080569F" w:rsidRDefault="0080569F">
      <w:pPr>
        <w:spacing w:after="0" w:line="240" w:lineRule="auto"/>
        <w:jc w:val="center"/>
        <w:rPr>
          <w:ins w:id="38" w:author="fanzhou kong" w:date="2020-02-11T11:01:00Z"/>
        </w:rPr>
      </w:pPr>
    </w:p>
    <w:p w14:paraId="473BEFFE" w14:textId="6172C7AD" w:rsidR="0080569F" w:rsidRDefault="0080569F">
      <w:pPr>
        <w:spacing w:after="0" w:line="240" w:lineRule="auto"/>
        <w:jc w:val="center"/>
        <w:rPr>
          <w:ins w:id="39" w:author="fanzhou kong" w:date="2020-02-11T11:01:00Z"/>
        </w:rPr>
      </w:pPr>
    </w:p>
    <w:p w14:paraId="0B6320FA" w14:textId="74F4C439" w:rsidR="0080569F" w:rsidRDefault="0080569F">
      <w:pPr>
        <w:spacing w:after="0" w:line="240" w:lineRule="auto"/>
        <w:jc w:val="center"/>
        <w:rPr>
          <w:ins w:id="40" w:author="fanzhou kong" w:date="2020-02-11T11:01:00Z"/>
        </w:rPr>
      </w:pPr>
    </w:p>
    <w:p w14:paraId="6D18C1C1" w14:textId="69CDFD7A" w:rsidR="0080569F" w:rsidRDefault="0080569F">
      <w:pPr>
        <w:spacing w:after="0" w:line="240" w:lineRule="auto"/>
        <w:jc w:val="center"/>
        <w:rPr>
          <w:ins w:id="41" w:author="fanzhou kong" w:date="2020-02-11T11:01:00Z"/>
        </w:rPr>
      </w:pPr>
    </w:p>
    <w:p w14:paraId="1E820E9C" w14:textId="7E772F9D" w:rsidR="0080569F" w:rsidRDefault="0080569F">
      <w:pPr>
        <w:spacing w:after="0" w:line="240" w:lineRule="auto"/>
        <w:jc w:val="center"/>
        <w:rPr>
          <w:ins w:id="42" w:author="fanzhou kong" w:date="2020-02-11T11:01:00Z"/>
        </w:rPr>
      </w:pPr>
    </w:p>
    <w:p w14:paraId="3D6A9C09" w14:textId="3DF0E4CE" w:rsidR="0080569F" w:rsidRDefault="0080569F">
      <w:pPr>
        <w:spacing w:after="0" w:line="240" w:lineRule="auto"/>
        <w:jc w:val="center"/>
        <w:rPr>
          <w:ins w:id="43" w:author="fanzhou kong" w:date="2020-02-11T11:01:00Z"/>
        </w:rPr>
      </w:pPr>
    </w:p>
    <w:p w14:paraId="5D867D03" w14:textId="0B76D58D" w:rsidR="0080569F" w:rsidRDefault="0080569F">
      <w:pPr>
        <w:spacing w:after="0" w:line="240" w:lineRule="auto"/>
        <w:jc w:val="center"/>
        <w:rPr>
          <w:ins w:id="44" w:author="fanzhou kong" w:date="2020-02-11T11:01:00Z"/>
        </w:rPr>
      </w:pPr>
    </w:p>
    <w:p w14:paraId="68EB468E" w14:textId="24FEA89A" w:rsidR="0080569F" w:rsidRDefault="0080569F">
      <w:pPr>
        <w:spacing w:after="0" w:line="240" w:lineRule="auto"/>
        <w:jc w:val="center"/>
        <w:rPr>
          <w:ins w:id="45" w:author="fanzhou kong" w:date="2020-02-11T11:01:00Z"/>
        </w:rPr>
      </w:pPr>
    </w:p>
    <w:p w14:paraId="5896EED1" w14:textId="31549DB8" w:rsidR="0080569F" w:rsidRDefault="0080569F">
      <w:pPr>
        <w:spacing w:after="0" w:line="240" w:lineRule="auto"/>
        <w:jc w:val="center"/>
        <w:rPr>
          <w:ins w:id="46" w:author="fanzhou kong" w:date="2020-02-11T11:01:00Z"/>
        </w:rPr>
      </w:pPr>
    </w:p>
    <w:p w14:paraId="163374DD" w14:textId="4F16EDAB" w:rsidR="0080569F" w:rsidRDefault="0080569F">
      <w:pPr>
        <w:spacing w:after="0" w:line="240" w:lineRule="auto"/>
        <w:jc w:val="center"/>
        <w:rPr>
          <w:ins w:id="47" w:author="fanzhou kong" w:date="2020-02-11T11:01:00Z"/>
        </w:rPr>
      </w:pPr>
    </w:p>
    <w:p w14:paraId="3DA8997B" w14:textId="0814CDCB" w:rsidR="0080569F" w:rsidRDefault="0080569F">
      <w:pPr>
        <w:spacing w:after="0" w:line="240" w:lineRule="auto"/>
        <w:jc w:val="center"/>
        <w:rPr>
          <w:ins w:id="48" w:author="fanzhou kong" w:date="2020-02-11T11:01:00Z"/>
        </w:rPr>
      </w:pPr>
    </w:p>
    <w:p w14:paraId="21278A83" w14:textId="04F98C0D" w:rsidR="0080569F" w:rsidRDefault="0080569F">
      <w:pPr>
        <w:spacing w:after="0" w:line="240" w:lineRule="auto"/>
        <w:jc w:val="center"/>
        <w:rPr>
          <w:ins w:id="49" w:author="fanzhou kong" w:date="2020-02-11T11:01:00Z"/>
        </w:rPr>
      </w:pPr>
    </w:p>
    <w:p w14:paraId="747E74A2" w14:textId="324D679C" w:rsidR="0080569F" w:rsidRDefault="0080569F">
      <w:pPr>
        <w:spacing w:after="0" w:line="240" w:lineRule="auto"/>
        <w:jc w:val="center"/>
        <w:rPr>
          <w:ins w:id="50" w:author="fanzhou kong" w:date="2020-02-11T11:01:00Z"/>
        </w:rPr>
      </w:pPr>
    </w:p>
    <w:p w14:paraId="5E8C8FC8" w14:textId="5174C9C4" w:rsidR="0080569F" w:rsidRDefault="0080569F">
      <w:pPr>
        <w:spacing w:after="0" w:line="240" w:lineRule="auto"/>
        <w:jc w:val="center"/>
        <w:rPr>
          <w:ins w:id="51" w:author="fanzhou kong" w:date="2020-02-11T11:01:00Z"/>
        </w:rPr>
      </w:pPr>
    </w:p>
    <w:p w14:paraId="086D4371" w14:textId="62C0F45B" w:rsidR="0080569F" w:rsidRDefault="0080569F">
      <w:pPr>
        <w:spacing w:after="0" w:line="240" w:lineRule="auto"/>
        <w:jc w:val="center"/>
        <w:rPr>
          <w:ins w:id="52" w:author="fanzhou kong" w:date="2020-02-11T11:01:00Z"/>
        </w:rPr>
      </w:pPr>
    </w:p>
    <w:p w14:paraId="1F6B2AA4" w14:textId="6D4F9869" w:rsidR="0080569F" w:rsidRDefault="0080569F">
      <w:pPr>
        <w:spacing w:after="0" w:line="240" w:lineRule="auto"/>
        <w:jc w:val="center"/>
        <w:rPr>
          <w:ins w:id="53" w:author="fanzhou kong" w:date="2020-02-11T11:01:00Z"/>
        </w:rPr>
      </w:pPr>
    </w:p>
    <w:p w14:paraId="2196F540" w14:textId="374B4A87" w:rsidR="0080569F" w:rsidRDefault="0080569F">
      <w:pPr>
        <w:spacing w:after="0" w:line="240" w:lineRule="auto"/>
        <w:jc w:val="center"/>
        <w:rPr>
          <w:ins w:id="54" w:author="fanzhou kong" w:date="2020-02-11T11:01:00Z"/>
        </w:rPr>
      </w:pPr>
    </w:p>
    <w:p w14:paraId="5E76F24F" w14:textId="143AB5AA" w:rsidR="0080569F" w:rsidRDefault="0080569F">
      <w:pPr>
        <w:spacing w:after="0" w:line="240" w:lineRule="auto"/>
        <w:jc w:val="center"/>
        <w:rPr>
          <w:ins w:id="55" w:author="fanzhou kong" w:date="2020-02-11T11:01:00Z"/>
        </w:rPr>
      </w:pPr>
    </w:p>
    <w:p w14:paraId="2B5802FE" w14:textId="6A7781A5" w:rsidR="0080569F" w:rsidRDefault="0080569F">
      <w:pPr>
        <w:spacing w:after="0" w:line="240" w:lineRule="auto"/>
        <w:jc w:val="center"/>
        <w:rPr>
          <w:ins w:id="56" w:author="fanzhou kong" w:date="2020-02-11T11:01:00Z"/>
        </w:rPr>
      </w:pPr>
    </w:p>
    <w:p w14:paraId="7772D0CE" w14:textId="77777777" w:rsidR="0080569F" w:rsidRDefault="0080569F" w:rsidP="0080569F">
      <w:pPr>
        <w:spacing w:after="0" w:line="240" w:lineRule="auto"/>
        <w:rPr>
          <w:ins w:id="57" w:author="fanzhou kong" w:date="2020-02-11T11:02:00Z"/>
        </w:rPr>
      </w:pPr>
    </w:p>
    <w:p w14:paraId="37436423" w14:textId="143B48BB" w:rsidR="00FC7477" w:rsidRDefault="00FC7477" w:rsidP="0080569F">
      <w:pPr>
        <w:spacing w:after="0" w:line="240" w:lineRule="auto"/>
        <w:rPr>
          <w:ins w:id="58" w:author="fanzhou kong" w:date="2020-02-11T11:05:00Z"/>
        </w:rPr>
      </w:pPr>
      <w:ins w:id="59" w:author="fanzhou kong" w:date="2020-02-11T11:05:00Z">
        <w:r w:rsidRPr="00FC7477">
          <w:lastRenderedPageBreak/>
          <mc:AlternateContent>
            <mc:Choice Requires="wpg">
              <w:drawing>
                <wp:inline distT="0" distB="0" distL="0" distR="0" wp14:anchorId="3B090DF3" wp14:editId="0059BF4C">
                  <wp:extent cx="9502140" cy="5426710"/>
                  <wp:effectExtent l="0" t="0" r="3810" b="2540"/>
                  <wp:docPr id="26" name="Group 10"/>
                  <wp:cNvGraphicFramePr xmlns:a="http://schemas.openxmlformats.org/drawingml/2006/main"/>
                  <a:graphic xmlns:a="http://schemas.openxmlformats.org/drawingml/2006/main">
                    <a:graphicData uri="http://schemas.microsoft.com/office/word/2010/wordprocessingGroup">
                      <wpg:wgp>
                        <wpg:cNvGrpSpPr/>
                        <wpg:grpSpPr>
                          <a:xfrm>
                            <a:off x="0" y="0"/>
                            <a:ext cx="9502140" cy="5426710"/>
                            <a:chOff x="0" y="0"/>
                            <a:chExt cx="13712428" cy="5426869"/>
                          </a:xfrm>
                        </wpg:grpSpPr>
                        <wpg:graphicFrame>
                          <wpg:cNvPr id="27" name="Chart 27"/>
                          <wpg:cNvFrPr/>
                          <wpg:xfrm>
                            <a:off x="4570809" y="0"/>
                            <a:ext cx="4569618" cy="2693195"/>
                          </wpg:xfrm>
                          <a:graphic>
                            <a:graphicData uri="http://schemas.openxmlformats.org/drawingml/2006/chart">
                              <c:chart xmlns:c="http://schemas.openxmlformats.org/drawingml/2006/chart" xmlns:r="http://schemas.openxmlformats.org/officeDocument/2006/relationships" r:id="rId19"/>
                            </a:graphicData>
                          </a:graphic>
                        </wpg:graphicFrame>
                        <wpg:graphicFrame>
                          <wpg:cNvPr id="28" name="Chart 28"/>
                          <wpg:cNvFrPr/>
                          <wpg:xfrm>
                            <a:off x="9142810" y="0"/>
                            <a:ext cx="4569618" cy="2709863"/>
                          </wpg:xfrm>
                          <a:graphic>
                            <a:graphicData uri="http://schemas.openxmlformats.org/drawingml/2006/chart">
                              <c:chart xmlns:c="http://schemas.openxmlformats.org/drawingml/2006/chart" xmlns:r="http://schemas.openxmlformats.org/officeDocument/2006/relationships" r:id="rId20"/>
                            </a:graphicData>
                          </a:graphic>
                        </wpg:graphicFrame>
                        <wpg:graphicFrame>
                          <wpg:cNvPr id="29" name="Chart 29"/>
                          <wpg:cNvFrPr/>
                          <wpg:xfrm>
                            <a:off x="0" y="0"/>
                            <a:ext cx="4573190" cy="2700338"/>
                          </wpg:xfrm>
                          <a:graphic>
                            <a:graphicData uri="http://schemas.openxmlformats.org/drawingml/2006/chart">
                              <c:chart xmlns:c="http://schemas.openxmlformats.org/drawingml/2006/chart" xmlns:r="http://schemas.openxmlformats.org/officeDocument/2006/relationships" r:id="rId21"/>
                            </a:graphicData>
                          </a:graphic>
                        </wpg:graphicFrame>
                        <wpg:graphicFrame>
                          <wpg:cNvPr id="30" name="Chart 30"/>
                          <wpg:cNvFrPr/>
                          <wpg:xfrm>
                            <a:off x="0" y="2707481"/>
                            <a:ext cx="4572000" cy="2719388"/>
                          </wpg:xfrm>
                          <a:graphic>
                            <a:graphicData uri="http://schemas.openxmlformats.org/drawingml/2006/chart">
                              <c:chart xmlns:c="http://schemas.openxmlformats.org/drawingml/2006/chart" xmlns:r="http://schemas.openxmlformats.org/officeDocument/2006/relationships" r:id="rId22"/>
                            </a:graphicData>
                          </a:graphic>
                        </wpg:graphicFrame>
                        <wpg:graphicFrame>
                          <wpg:cNvPr id="31" name="Chart 31"/>
                          <wpg:cNvFrPr/>
                          <wpg:xfrm>
                            <a:off x="4568427" y="2717006"/>
                            <a:ext cx="4576764" cy="2709863"/>
                          </wpg:xfrm>
                          <a:graphic>
                            <a:graphicData uri="http://schemas.openxmlformats.org/drawingml/2006/chart">
                              <c:chart xmlns:c="http://schemas.openxmlformats.org/drawingml/2006/chart" xmlns:r="http://schemas.openxmlformats.org/officeDocument/2006/relationships" r:id="rId23"/>
                            </a:graphicData>
                          </a:graphic>
                        </wpg:graphicFrame>
                        <wpg:graphicFrame>
                          <wpg:cNvPr id="32" name="Chart 32"/>
                          <wpg:cNvFrPr/>
                          <wpg:xfrm>
                            <a:off x="9140427" y="2700338"/>
                            <a:ext cx="4572000" cy="2693195"/>
                          </wpg:xfrm>
                          <a:graphic>
                            <a:graphicData uri="http://schemas.openxmlformats.org/drawingml/2006/chart">
                              <c:chart xmlns:c="http://schemas.openxmlformats.org/drawingml/2006/chart" xmlns:r="http://schemas.openxmlformats.org/officeDocument/2006/relationships" r:id="rId24"/>
                            </a:graphicData>
                          </a:graphic>
                        </wpg:graphicFrame>
                      </wpg:wgp>
                    </a:graphicData>
                  </a:graphic>
                </wp:inline>
              </w:drawing>
            </mc:Choice>
            <mc:Fallback>
              <w:pict>
                <v:group w14:anchorId="34B0CCF7" id="Group 10" o:spid="_x0000_s1026" style="width:748.2pt;height:427.3pt;mso-position-horizontal-relative:char;mso-position-vertical-relative:line" coordsize="137124,54268" o:gfxdata="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27" o:spid="_x0000_s1027" type="#_x0000_t75" style="position:absolute;left:45744;width:45657;height:269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">
                    <v:imagedata r:id="rId25" o:title=""/>
                    <o:lock v:ext="edit" aspectratio="f"/>
                  </v:shape>
                  <v:shape id="Chart 28" o:spid="_x0000_s1028" type="#_x0000_t75" style="position:absolute;left:91313;top:-60;width:45921;height:27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">
                    <v:imagedata r:id="rId26" o:title=""/>
                    <o:lock v:ext="edit" aspectratio="f"/>
                  </v:shape>
                  <v:shape id="Chart 29" o:spid="_x0000_s1029" type="#_x0000_t75" style="position:absolute;left:-87;top:-60;width:45919;height:271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">
                    <v:imagedata r:id="rId27" o:title=""/>
                    <o:lock v:ext="edit" aspectratio="f"/>
                  </v:shape>
                  <v:shape id="Chart 30" o:spid="_x0000_s1030" type="#_x0000_t75" style="position:absolute;left:-87;top:27006;width:45919;height:27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">
                    <v:imagedata r:id="rId28" o:title=""/>
                    <o:lock v:ext="edit" aspectratio="f"/>
                  </v:shape>
                  <v:shape id="Chart 31" o:spid="_x0000_s1031" type="#_x0000_t75" style="position:absolute;left:45568;top:27127;width:46009;height:271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">
                    <v:imagedata r:id="rId29" o:title=""/>
                    <o:lock v:ext="edit" aspectratio="f"/>
                  </v:shape>
                  <v:shape id="Chart 32" o:spid="_x0000_s1032" type="#_x0000_t75" style="position:absolute;left:91313;top:26945;width:45921;height:270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">
                    <v:imagedata r:id="rId30" o:title=""/>
                    <o:lock v:ext="edit" aspectratio="f"/>
                  </v:shape>
                  <w10:anchorlock/>
                </v:group>
              </w:pict>
            </mc:Fallback>
          </mc:AlternateContent>
        </w:r>
      </w:ins>
    </w:p>
    <w:p w14:paraId="3C1BF6DF" w14:textId="4EDF2408" w:rsidR="0080569F" w:rsidRDefault="0080569F" w:rsidP="0080569F">
      <w:pPr>
        <w:spacing w:after="0" w:line="240" w:lineRule="auto"/>
        <w:rPr>
          <w:ins w:id="60" w:author="fanzhou kong" w:date="2020-02-11T10:58:00Z"/>
        </w:rPr>
        <w:pPrChange w:id="61" w:author="fanzhou kong" w:date="2020-02-11T10:58:00Z">
          <w:pPr>
            <w:spacing w:after="0" w:line="240" w:lineRule="auto"/>
            <w:jc w:val="center"/>
          </w:pPr>
        </w:pPrChange>
      </w:pPr>
      <w:ins w:id="62" w:author="fanzhou kong" w:date="2020-02-11T11:03:00Z">
        <w:r>
          <w:t>Fig</w:t>
        </w:r>
        <w:r w:rsidR="00FC7477">
          <w:t xml:space="preserve">. 6. </w:t>
        </w:r>
      </w:ins>
      <w:ins w:id="63" w:author="fanzhou kong" w:date="2020-02-11T11:04:00Z">
        <w:r w:rsidR="00FC7477">
          <w:t>Radar plot of</w:t>
        </w:r>
        <w:r w:rsidR="00FC7477" w:rsidRPr="00FC7477">
          <w:t xml:space="preserve"> </w:t>
        </w:r>
      </w:ins>
      <w:ins w:id="64" w:author="fanzhou kong" w:date="2020-02-11T11:05:00Z">
        <w:r w:rsidR="00FC7477" w:rsidRPr="00FC7477">
          <w:t>relative median</w:t>
        </w:r>
      </w:ins>
      <w:ins w:id="65" w:author="fanzhou kong" w:date="2020-02-11T11:04:00Z">
        <w:r w:rsidR="00FC7477" w:rsidRPr="00FC7477">
          <w:t xml:space="preserve"> concentrations of </w:t>
        </w:r>
      </w:ins>
      <w:ins w:id="66" w:author="fanzhou kong" w:date="2020-02-11T11:06:00Z">
        <w:r w:rsidR="00FC7477">
          <w:t>four</w:t>
        </w:r>
      </w:ins>
      <w:ins w:id="67" w:author="fanzhou kong" w:date="2020-02-11T11:04:00Z">
        <w:r w:rsidR="00FC7477" w:rsidRPr="00FC7477">
          <w:t xml:space="preserve"> elements</w:t>
        </w:r>
      </w:ins>
      <w:ins w:id="68" w:author="fanzhou kong" w:date="2020-02-11T11:09:00Z">
        <w:r w:rsidR="00FC7477">
          <w:t xml:space="preserve"> (Al, </w:t>
        </w:r>
        <w:proofErr w:type="spellStart"/>
        <w:r w:rsidR="00FC7477">
          <w:t>Rb</w:t>
        </w:r>
        <w:proofErr w:type="spellEnd"/>
        <w:r w:rsidR="00FC7477">
          <w:t>, B and Na)</w:t>
        </w:r>
      </w:ins>
      <w:ins w:id="69" w:author="fanzhou kong" w:date="2020-02-11T11:04:00Z">
        <w:r w:rsidR="00FC7477" w:rsidRPr="00FC7477">
          <w:t xml:space="preserve"> in</w:t>
        </w:r>
        <w:bookmarkStart w:id="70" w:name="_GoBack"/>
        <w:bookmarkEnd w:id="70"/>
        <w:r w:rsidR="00FC7477" w:rsidRPr="00FC7477">
          <w:t xml:space="preserve"> six types of Chinese GI rice samples.</w:t>
        </w:r>
      </w:ins>
    </w:p>
    <w:p w14:paraId="1AE7736E" w14:textId="6933C4E1" w:rsidR="0080569F" w:rsidDel="00F65EB4" w:rsidRDefault="0080569F" w:rsidP="00664966">
      <w:pPr>
        <w:rPr>
          <w:ins w:id="71" w:author="Xu, Jason" w:date="2020-02-04T14:57:00Z"/>
          <w:moveFrom w:id="72" w:author="fanzhou kong" w:date="2020-02-07T13:51:00Z"/>
        </w:rPr>
      </w:pPr>
      <w:moveFromRangeStart w:id="73" w:author="fanzhou kong" w:date="2020-02-07T13:51:00Z" w:name="move31975885"/>
    </w:p>
    <w:p w14:paraId="0941FD77" w14:textId="281D5171" w:rsidR="00664966" w:rsidRPr="00664966" w:rsidDel="00F65EB4" w:rsidRDefault="004A2F22" w:rsidP="00664966">
      <w:pPr>
        <w:rPr>
          <w:moveFrom w:id="74" w:author="fanzhou kong" w:date="2020-02-07T13:51:00Z"/>
        </w:rPr>
      </w:pPr>
      <w:moveFrom w:id="75" w:author="fanzhou kong" w:date="2020-02-07T13:51:00Z">
        <w:r w:rsidDel="00F65EB4">
          <w:t xml:space="preserve">Fig.5. kernel density estimation of Cd concentration in GG and non-GG samples with histograms and </w:t>
        </w:r>
        <w:r w:rsidR="00664966" w:rsidDel="00F65EB4">
          <w:t xml:space="preserve">fitted normal distribution </w:t>
        </w:r>
        <w:commentRangeStart w:id="76"/>
        <w:r w:rsidR="00664966" w:rsidDel="00F65EB4">
          <w:t>curve</w:t>
        </w:r>
        <w:commentRangeEnd w:id="76"/>
        <w:r w:rsidR="00664966" w:rsidDel="00F65EB4">
          <w:rPr>
            <w:rStyle w:val="CommentReference"/>
          </w:rPr>
          <w:commentReference w:id="76"/>
        </w:r>
        <w:r w:rsidR="00664966" w:rsidDel="00F65EB4">
          <w:t>.</w:t>
        </w:r>
      </w:moveFrom>
    </w:p>
    <w:moveFromRangeEnd w:id="73"/>
    <w:p w14:paraId="70E19BC2" w14:textId="36267EE2" w:rsidR="00F65EB4" w:rsidRDefault="00C22026">
      <w:pPr>
        <w:spacing w:after="0" w:line="240" w:lineRule="auto"/>
        <w:jc w:val="center"/>
        <w:rPr>
          <w:ins w:id="77" w:author="fanzhou kong" w:date="2020-02-07T13:51:00Z"/>
          <w:rFonts w:ascii="Times New Roman" w:eastAsia="Times New Roman" w:hAnsi="Times New Roman" w:cs="Times New Roman"/>
          <w:sz w:val="24"/>
          <w:szCs w:val="24"/>
        </w:rPr>
      </w:pPr>
      <w:commentRangeStart w:id="78"/>
      <w:ins w:id="79" w:author="fanzhou kong" w:date="2020-02-07T14:19:00Z">
        <w:r>
          <w:rPr>
            <w:noProof/>
          </w:rPr>
          <w:drawing>
            <wp:inline distT="0" distB="0" distL="0" distR="0" wp14:anchorId="4F63DD28" wp14:editId="140EA879">
              <wp:extent cx="7864475" cy="5172075"/>
              <wp:effectExtent l="0" t="0" r="3175" b="0"/>
              <wp:docPr id="7" name="Picture 7" descr="C:\Users\fzkon\AppData\Local\Microsoft\Windows\INetCache\Content.MSO\3BA3F2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zkon\AppData\Local\Microsoft\Windows\INetCache\Content.MSO\3BA3F25C.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864475" cy="5172075"/>
                      </a:xfrm>
                      <a:prstGeom prst="rect">
                        <a:avLst/>
                      </a:prstGeom>
                      <a:noFill/>
                      <a:ln>
                        <a:noFill/>
                      </a:ln>
                    </pic:spPr>
                  </pic:pic>
                </a:graphicData>
              </a:graphic>
            </wp:inline>
          </w:drawing>
        </w:r>
      </w:ins>
    </w:p>
    <w:p w14:paraId="1A21667A" w14:textId="77777777" w:rsidR="00F65EB4" w:rsidRDefault="00F65EB4" w:rsidP="00F65EB4">
      <w:pPr>
        <w:rPr>
          <w:moveTo w:id="80" w:author="fanzhou kong" w:date="2020-02-07T13:51:00Z"/>
        </w:rPr>
      </w:pPr>
      <w:moveToRangeStart w:id="81" w:author="fanzhou kong" w:date="2020-02-07T13:51:00Z" w:name="move31975885"/>
    </w:p>
    <w:p w14:paraId="0E6519AF" w14:textId="0E0C6782" w:rsidR="00F65EB4" w:rsidRPr="00664966" w:rsidRDefault="00F65EB4" w:rsidP="00F65EB4">
      <w:pPr>
        <w:rPr>
          <w:moveTo w:id="82" w:author="fanzhou kong" w:date="2020-02-07T13:51:00Z"/>
        </w:rPr>
      </w:pPr>
      <w:moveTo w:id="83" w:author="fanzhou kong" w:date="2020-02-07T13:51:00Z">
        <w:r w:rsidRPr="0080569F">
          <w:rPr>
            <w:highlight w:val="yellow"/>
            <w:rPrChange w:id="84" w:author="fanzhou kong" w:date="2020-02-11T10:53:00Z">
              <w:rPr/>
            </w:rPrChange>
          </w:rPr>
          <w:t>Fig.</w:t>
        </w:r>
      </w:moveTo>
      <w:ins w:id="85" w:author="fanzhou kong" w:date="2020-02-11T11:07:00Z">
        <w:r w:rsidR="00FC7477">
          <w:rPr>
            <w:highlight w:val="yellow"/>
          </w:rPr>
          <w:t>7</w:t>
        </w:r>
      </w:ins>
      <w:moveTo w:id="86" w:author="fanzhou kong" w:date="2020-02-07T13:51:00Z">
        <w:del w:id="87" w:author="fanzhou kong" w:date="2020-02-11T11:07:00Z">
          <w:r w:rsidRPr="0080569F" w:rsidDel="00FC7477">
            <w:rPr>
              <w:highlight w:val="yellow"/>
              <w:rPrChange w:id="88" w:author="fanzhou kong" w:date="2020-02-11T10:53:00Z">
                <w:rPr/>
              </w:rPrChange>
            </w:rPr>
            <w:delText>5</w:delText>
          </w:r>
        </w:del>
        <w:r>
          <w:t xml:space="preserve">. kernel density estimation </w:t>
        </w:r>
      </w:moveTo>
      <w:ins w:id="89" w:author="fanzhou kong" w:date="2020-02-07T13:51:00Z">
        <w:r>
          <w:t xml:space="preserve">plot </w:t>
        </w:r>
      </w:ins>
      <w:moveTo w:id="90" w:author="fanzhou kong" w:date="2020-02-07T13:51:00Z">
        <w:r>
          <w:t>of Cd concentration</w:t>
        </w:r>
      </w:moveTo>
      <w:ins w:id="91" w:author="fanzhou kong" w:date="2020-02-07T13:51:00Z">
        <w:r>
          <w:t xml:space="preserve"> (after log 2 scaling)</w:t>
        </w:r>
      </w:ins>
      <w:moveTo w:id="92" w:author="fanzhou kong" w:date="2020-02-07T13:51:00Z">
        <w:r>
          <w:t xml:space="preserve"> in GG and non-GG samples </w:t>
        </w:r>
        <w:del w:id="93" w:author="fanzhou kong" w:date="2020-02-07T14:19:00Z">
          <w:r w:rsidDel="00736251">
            <w:delText xml:space="preserve">with histograms and fitted normal distribution </w:delText>
          </w:r>
          <w:commentRangeStart w:id="94"/>
          <w:r w:rsidDel="00736251">
            <w:delText>curve</w:delText>
          </w:r>
          <w:commentRangeEnd w:id="94"/>
          <w:r w:rsidDel="00736251">
            <w:rPr>
              <w:rStyle w:val="CommentReference"/>
            </w:rPr>
            <w:commentReference w:id="94"/>
          </w:r>
        </w:del>
      </w:moveTo>
      <w:ins w:id="95" w:author="fanzhou kong" w:date="2020-02-07T14:19:00Z">
        <w:r w:rsidR="00736251">
          <w:t xml:space="preserve">using </w:t>
        </w:r>
      </w:ins>
      <w:ins w:id="96" w:author="fanzhou kong" w:date="2020-02-07T14:20:00Z">
        <w:r w:rsidR="00736251" w:rsidRPr="00736251">
          <w:t>gaussian kernel</w:t>
        </w:r>
        <w:r w:rsidR="00736251">
          <w:t xml:space="preserve"> and the bandwidth was set to </w:t>
        </w:r>
      </w:ins>
      <w:ins w:id="97" w:author="fanzhou kong" w:date="2020-02-07T14:21:00Z">
        <w:r w:rsidR="00736251">
          <w:t xml:space="preserve">0.37. </w:t>
        </w:r>
      </w:ins>
      <w:moveTo w:id="98" w:author="fanzhou kong" w:date="2020-02-07T13:51:00Z">
        <w:del w:id="99" w:author="fanzhou kong" w:date="2020-02-07T14:20:00Z">
          <w:r w:rsidDel="00736251">
            <w:delText>.</w:delText>
          </w:r>
        </w:del>
      </w:moveTo>
    </w:p>
    <w:moveToRangeEnd w:id="81"/>
    <w:p w14:paraId="2AC15D9B" w14:textId="039C6A75" w:rsidR="00552D2A" w:rsidRDefault="00552D2A">
      <w:pPr>
        <w:spacing w:after="0" w:line="240" w:lineRule="auto"/>
        <w:jc w:val="both"/>
        <w:rPr>
          <w:ins w:id="100" w:author="fanzhou kong" w:date="2020-02-07T16:38:00Z"/>
          <w:rFonts w:ascii="Times New Roman" w:eastAsia="Times New Roman" w:hAnsi="Times New Roman" w:cs="Times New Roman"/>
          <w:sz w:val="24"/>
          <w:szCs w:val="24"/>
        </w:rPr>
      </w:pPr>
      <w:ins w:id="101" w:author="fanzhou kong" w:date="2020-02-07T16:39:00Z">
        <w:r>
          <w:rPr>
            <w:noProof/>
          </w:rPr>
          <w:lastRenderedPageBreak/>
          <w:drawing>
            <wp:inline distT="0" distB="0" distL="0" distR="0" wp14:anchorId="1795F853" wp14:editId="6605B277">
              <wp:extent cx="4886325" cy="3343275"/>
              <wp:effectExtent l="0" t="0" r="0" b="0"/>
              <wp:docPr id="6" name="Picture 6" descr="C:\Users\fzkon\AppData\Local\Microsoft\Windows\INetCache\Content.MSO\1AF29C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zkon\AppData\Local\Microsoft\Windows\INetCache\Content.MSO\1AF29C59.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325" cy="3343275"/>
                      </a:xfrm>
                      <a:prstGeom prst="rect">
                        <a:avLst/>
                      </a:prstGeom>
                      <a:noFill/>
                      <a:ln>
                        <a:noFill/>
                      </a:ln>
                    </pic:spPr>
                  </pic:pic>
                </a:graphicData>
              </a:graphic>
            </wp:inline>
          </w:drawing>
        </w:r>
      </w:ins>
    </w:p>
    <w:p w14:paraId="5730CD43" w14:textId="43F61FA1" w:rsidR="00552D2A" w:rsidRPr="00664966" w:rsidRDefault="00552D2A" w:rsidP="00552D2A">
      <w:pPr>
        <w:rPr>
          <w:ins w:id="102" w:author="fanzhou kong" w:date="2020-02-07T16:38:00Z"/>
        </w:rPr>
      </w:pPr>
      <w:ins w:id="103" w:author="fanzhou kong" w:date="2020-02-07T16:38:00Z">
        <w:r w:rsidRPr="0080569F">
          <w:rPr>
            <w:highlight w:val="yellow"/>
            <w:rPrChange w:id="104" w:author="fanzhou kong" w:date="2020-02-11T10:53:00Z">
              <w:rPr/>
            </w:rPrChange>
          </w:rPr>
          <w:t>Fig.</w:t>
        </w:r>
      </w:ins>
      <w:ins w:id="105" w:author="fanzhou kong" w:date="2020-02-11T11:07:00Z">
        <w:r w:rsidR="00FC7477">
          <w:rPr>
            <w:highlight w:val="yellow"/>
          </w:rPr>
          <w:t>7</w:t>
        </w:r>
      </w:ins>
      <w:ins w:id="106" w:author="fanzhou kong" w:date="2020-02-07T16:38:00Z">
        <w:r w:rsidRPr="0080569F">
          <w:rPr>
            <w:highlight w:val="yellow"/>
            <w:rPrChange w:id="107" w:author="fanzhou kong" w:date="2020-02-11T10:53:00Z">
              <w:rPr/>
            </w:rPrChange>
          </w:rPr>
          <w:t>.</w:t>
        </w:r>
        <w:r>
          <w:t xml:space="preserve"> </w:t>
        </w:r>
      </w:ins>
      <w:ins w:id="108" w:author="fanzhou kong" w:date="2020-02-07T16:39:00Z">
        <w:r>
          <w:rPr>
            <w:rFonts w:hint="eastAsia"/>
          </w:rPr>
          <w:t>box</w:t>
        </w:r>
        <w:r>
          <w:t xml:space="preserve">plot </w:t>
        </w:r>
      </w:ins>
      <w:ins w:id="109" w:author="fanzhou kong" w:date="2020-02-07T16:38:00Z">
        <w:r>
          <w:t xml:space="preserve">of Cd concentration (after log 2 scaling) in GG and non-GG samples. </w:t>
        </w:r>
      </w:ins>
    </w:p>
    <w:p w14:paraId="1D36B18F" w14:textId="6FBC6D7E" w:rsidR="00664966" w:rsidRPr="00664966" w:rsidRDefault="00664966">
      <w:pPr>
        <w:spacing w:after="0" w:line="240" w:lineRule="auto"/>
        <w:jc w:val="both"/>
        <w:rPr>
          <w:rFonts w:ascii="Times New Roman" w:eastAsia="Times New Roman" w:hAnsi="Times New Roman" w:cs="Times New Roman"/>
          <w:sz w:val="24"/>
          <w:szCs w:val="24"/>
        </w:rPr>
        <w:pPrChange w:id="110" w:author="fanzhou kong" w:date="2020-02-07T13:51:00Z">
          <w:pPr>
            <w:spacing w:after="0" w:line="240" w:lineRule="auto"/>
          </w:pPr>
        </w:pPrChange>
      </w:pPr>
      <w:del w:id="111" w:author="fanzhou kong" w:date="2020-02-07T13:50:00Z">
        <w:r w:rsidRPr="00664966" w:rsidDel="00F65EB4">
          <w:rPr>
            <w:noProof/>
          </w:rPr>
          <w:drawing>
            <wp:inline distT="0" distB="0" distL="0" distR="0" wp14:anchorId="4AF1116F" wp14:editId="558BF84B">
              <wp:extent cx="5245554" cy="39659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54538" cy="3972737"/>
                      </a:xfrm>
                      <a:prstGeom prst="rect">
                        <a:avLst/>
                      </a:prstGeom>
                      <a:noFill/>
                      <a:ln>
                        <a:noFill/>
                      </a:ln>
                    </pic:spPr>
                  </pic:pic>
                </a:graphicData>
              </a:graphic>
            </wp:inline>
          </w:drawing>
        </w:r>
      </w:del>
      <w:commentRangeEnd w:id="78"/>
      <w:r w:rsidR="00B942ED">
        <w:rPr>
          <w:rStyle w:val="CommentReference"/>
        </w:rPr>
        <w:commentReference w:id="78"/>
      </w:r>
    </w:p>
    <w:p w14:paraId="7D48F079" w14:textId="1538CBB0" w:rsidR="00916015" w:rsidDel="00736251" w:rsidRDefault="00916015" w:rsidP="004A2F22">
      <w:pPr>
        <w:rPr>
          <w:del w:id="112" w:author="fanzhou kong" w:date="2020-02-07T14:21:00Z"/>
        </w:rPr>
      </w:pPr>
    </w:p>
    <w:p w14:paraId="768DAA03" w14:textId="72D29AA3" w:rsidR="00253920" w:rsidRPr="00EB64D4" w:rsidRDefault="00253920" w:rsidP="00253920">
      <w:pPr>
        <w:pStyle w:val="Caption"/>
        <w:keepNext/>
        <w:rPr>
          <w:sz w:val="24"/>
        </w:rPr>
      </w:pPr>
      <w:r w:rsidRPr="00EB64D4">
        <w:rPr>
          <w:sz w:val="24"/>
        </w:rPr>
        <w:t xml:space="preserve">Table  </w:t>
      </w:r>
      <w:r w:rsidRPr="00EB64D4">
        <w:rPr>
          <w:sz w:val="24"/>
        </w:rPr>
        <w:fldChar w:fldCharType="begin"/>
      </w:r>
      <w:r w:rsidRPr="00EB64D4">
        <w:rPr>
          <w:sz w:val="24"/>
        </w:rPr>
        <w:instrText xml:space="preserve"> SEQ Table_ \* ARABIC </w:instrText>
      </w:r>
      <w:r w:rsidRPr="00EB64D4">
        <w:rPr>
          <w:sz w:val="24"/>
        </w:rPr>
        <w:fldChar w:fldCharType="separate"/>
      </w:r>
      <w:r w:rsidR="00094537">
        <w:rPr>
          <w:noProof/>
          <w:sz w:val="24"/>
        </w:rPr>
        <w:t>1</w:t>
      </w:r>
      <w:r w:rsidRPr="00EB64D4">
        <w:rPr>
          <w:sz w:val="24"/>
        </w:rPr>
        <w:fldChar w:fldCharType="end"/>
      </w:r>
      <w:r w:rsidRPr="00EB64D4">
        <w:rPr>
          <w:sz w:val="24"/>
        </w:rPr>
        <w:t>. The concentrations of 30 elements in six GI rice.</w:t>
      </w:r>
    </w:p>
    <w:tbl>
      <w:tblPr>
        <w:tblpPr w:leftFromText="180" w:rightFromText="180" w:vertAnchor="text" w:horzAnchor="margin" w:tblpXSpec="center" w:tblpY="-931"/>
        <w:tblW w:w="14962" w:type="dxa"/>
        <w:tblLook w:val="04A0" w:firstRow="1" w:lastRow="0" w:firstColumn="1" w:lastColumn="0" w:noHBand="0" w:noVBand="1"/>
      </w:tblPr>
      <w:tblGrid>
        <w:gridCol w:w="1642"/>
        <w:gridCol w:w="1995"/>
        <w:gridCol w:w="1919"/>
        <w:gridCol w:w="2363"/>
        <w:gridCol w:w="1940"/>
        <w:gridCol w:w="2157"/>
        <w:gridCol w:w="1986"/>
        <w:gridCol w:w="960"/>
      </w:tblGrid>
      <w:tr w:rsidR="00253920" w:rsidRPr="00CA4E85" w14:paraId="718B30C6" w14:textId="77777777" w:rsidTr="00DF1217">
        <w:trPr>
          <w:trHeight w:val="290"/>
        </w:trPr>
        <w:tc>
          <w:tcPr>
            <w:tcW w:w="14002" w:type="dxa"/>
            <w:gridSpan w:val="7"/>
            <w:vMerge w:val="restart"/>
            <w:tcBorders>
              <w:top w:val="single" w:sz="12" w:space="0" w:color="auto"/>
              <w:left w:val="nil"/>
              <w:bottom w:val="single" w:sz="4" w:space="0" w:color="000000"/>
              <w:right w:val="nil"/>
            </w:tcBorders>
            <w:shd w:val="clear" w:color="auto" w:fill="auto"/>
            <w:noWrap/>
            <w:vAlign w:val="center"/>
            <w:hideMark/>
          </w:tcPr>
          <w:p w14:paraId="03FEF341" w14:textId="48D45DF9" w:rsidR="00253920" w:rsidRPr="00CA4E85" w:rsidRDefault="00253920" w:rsidP="00253920">
            <w:pPr>
              <w:spacing w:after="0" w:line="240" w:lineRule="auto"/>
              <w:jc w:val="center"/>
              <w:rPr>
                <w:rFonts w:ascii="DengXian" w:eastAsia="DengXian" w:hAnsi="DengXian" w:cs="SimSun"/>
                <w:color w:val="000000"/>
              </w:rPr>
            </w:pPr>
            <w:r>
              <w:rPr>
                <w:rFonts w:ascii="DengXian" w:eastAsia="DengXian" w:hAnsi="DengXian" w:cs="SimSun" w:hint="eastAsia"/>
                <w:color w:val="000000"/>
              </w:rPr>
              <w:lastRenderedPageBreak/>
              <w:t>T</w:t>
            </w:r>
            <w:r w:rsidR="007E216C">
              <w:rPr>
                <w:rFonts w:ascii="DengXian" w:eastAsia="DengXian" w:hAnsi="DengXian" w:cs="SimSun"/>
                <w:color w:val="000000"/>
              </w:rPr>
              <w:t>y</w:t>
            </w:r>
            <w:r>
              <w:rPr>
                <w:rFonts w:ascii="DengXian" w:eastAsia="DengXian" w:hAnsi="DengXian" w:cs="SimSun"/>
                <w:color w:val="000000"/>
              </w:rPr>
              <w:t xml:space="preserve">pe of GI </w:t>
            </w:r>
            <w:r w:rsidR="00FF7674">
              <w:rPr>
                <w:rFonts w:ascii="DengXian" w:eastAsia="DengXian" w:hAnsi="DengXian" w:cs="SimSun"/>
                <w:color w:val="000000"/>
              </w:rPr>
              <w:t>R</w:t>
            </w:r>
            <w:r>
              <w:rPr>
                <w:rFonts w:ascii="DengXian" w:eastAsia="DengXian" w:hAnsi="DengXian" w:cs="SimSun"/>
                <w:color w:val="000000"/>
              </w:rPr>
              <w:t xml:space="preserve">ice </w:t>
            </w:r>
          </w:p>
        </w:tc>
        <w:tc>
          <w:tcPr>
            <w:tcW w:w="960" w:type="dxa"/>
            <w:tcBorders>
              <w:top w:val="single" w:sz="12" w:space="0" w:color="auto"/>
              <w:left w:val="nil"/>
              <w:bottom w:val="nil"/>
              <w:right w:val="nil"/>
            </w:tcBorders>
            <w:shd w:val="clear" w:color="auto" w:fill="auto"/>
            <w:noWrap/>
            <w:vAlign w:val="bottom"/>
            <w:hideMark/>
          </w:tcPr>
          <w:p w14:paraId="66C6BE9B" w14:textId="77777777" w:rsidR="00253920" w:rsidRPr="00CA4E85" w:rsidRDefault="00253920" w:rsidP="00253920">
            <w:pPr>
              <w:spacing w:after="0" w:line="240" w:lineRule="auto"/>
              <w:rPr>
                <w:rFonts w:ascii="DengXian" w:eastAsia="DengXian" w:hAnsi="DengXian" w:cs="SimSun"/>
                <w:color w:val="000000"/>
              </w:rPr>
            </w:pPr>
            <w:r w:rsidRPr="00CA4E85">
              <w:rPr>
                <w:rFonts w:ascii="DengXian" w:eastAsia="DengXian" w:hAnsi="DengXian" w:cs="SimSun" w:hint="eastAsia"/>
                <w:color w:val="000000"/>
              </w:rPr>
              <w:t xml:space="preserve">　</w:t>
            </w:r>
          </w:p>
        </w:tc>
      </w:tr>
      <w:tr w:rsidR="00253920" w:rsidRPr="00CA4E85" w14:paraId="73AB0B93" w14:textId="77777777" w:rsidTr="007E216C">
        <w:trPr>
          <w:trHeight w:val="280"/>
        </w:trPr>
        <w:tc>
          <w:tcPr>
            <w:tcW w:w="14002" w:type="dxa"/>
            <w:gridSpan w:val="7"/>
            <w:vMerge/>
            <w:tcBorders>
              <w:top w:val="single" w:sz="12" w:space="0" w:color="auto"/>
              <w:left w:val="nil"/>
              <w:bottom w:val="single" w:sz="4" w:space="0" w:color="000000"/>
              <w:right w:val="nil"/>
            </w:tcBorders>
            <w:textDirection w:val="tbRlV"/>
            <w:vAlign w:val="center"/>
            <w:hideMark/>
          </w:tcPr>
          <w:p w14:paraId="03DB0E6D" w14:textId="77777777" w:rsidR="00253920" w:rsidRPr="00CA4E85" w:rsidRDefault="00253920" w:rsidP="007E216C">
            <w:pPr>
              <w:spacing w:after="0" w:line="240" w:lineRule="auto"/>
              <w:ind w:left="113" w:right="113"/>
              <w:rPr>
                <w:rFonts w:ascii="DengXian" w:eastAsia="DengXian" w:hAnsi="DengXian" w:cs="SimSun"/>
                <w:color w:val="000000"/>
              </w:rPr>
            </w:pPr>
          </w:p>
        </w:tc>
        <w:tc>
          <w:tcPr>
            <w:tcW w:w="960" w:type="dxa"/>
            <w:tcBorders>
              <w:top w:val="nil"/>
              <w:left w:val="nil"/>
              <w:bottom w:val="nil"/>
              <w:right w:val="nil"/>
            </w:tcBorders>
            <w:shd w:val="clear" w:color="auto" w:fill="auto"/>
            <w:noWrap/>
            <w:textDirection w:val="tbRlV"/>
            <w:vAlign w:val="bottom"/>
            <w:hideMark/>
          </w:tcPr>
          <w:p w14:paraId="05C50DB2" w14:textId="77777777" w:rsidR="00253920" w:rsidRPr="00CA4E85" w:rsidRDefault="00253920" w:rsidP="007E216C">
            <w:pPr>
              <w:spacing w:after="0" w:line="240" w:lineRule="auto"/>
              <w:ind w:left="113" w:right="113"/>
              <w:rPr>
                <w:rFonts w:ascii="DengXian" w:eastAsia="DengXian" w:hAnsi="DengXian" w:cs="SimSun"/>
                <w:color w:val="000000"/>
              </w:rPr>
            </w:pPr>
          </w:p>
        </w:tc>
      </w:tr>
      <w:tr w:rsidR="00253920" w:rsidRPr="00CA4E85" w14:paraId="23CB1621" w14:textId="77777777" w:rsidTr="00DF1217">
        <w:trPr>
          <w:trHeight w:val="497"/>
        </w:trPr>
        <w:tc>
          <w:tcPr>
            <w:tcW w:w="1642" w:type="dxa"/>
            <w:vMerge w:val="restart"/>
            <w:tcBorders>
              <w:top w:val="nil"/>
              <w:left w:val="nil"/>
              <w:bottom w:val="single" w:sz="4" w:space="0" w:color="000000"/>
              <w:right w:val="nil"/>
            </w:tcBorders>
            <w:shd w:val="clear" w:color="auto" w:fill="auto"/>
            <w:noWrap/>
            <w:vAlign w:val="center"/>
            <w:hideMark/>
          </w:tcPr>
          <w:p w14:paraId="03E8032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Element</w:t>
            </w:r>
          </w:p>
        </w:tc>
        <w:tc>
          <w:tcPr>
            <w:tcW w:w="1995" w:type="dxa"/>
            <w:vMerge w:val="restart"/>
            <w:tcBorders>
              <w:top w:val="nil"/>
              <w:left w:val="nil"/>
              <w:bottom w:val="single" w:sz="4" w:space="0" w:color="000000"/>
              <w:right w:val="nil"/>
            </w:tcBorders>
            <w:shd w:val="clear" w:color="auto" w:fill="auto"/>
            <w:noWrap/>
            <w:vAlign w:val="center"/>
            <w:hideMark/>
          </w:tcPr>
          <w:p w14:paraId="76CE0000"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GG (n=16)</w:t>
            </w:r>
          </w:p>
        </w:tc>
        <w:tc>
          <w:tcPr>
            <w:tcW w:w="1919" w:type="dxa"/>
            <w:vMerge w:val="restart"/>
            <w:tcBorders>
              <w:top w:val="nil"/>
              <w:left w:val="nil"/>
              <w:bottom w:val="single" w:sz="4" w:space="0" w:color="000000"/>
              <w:right w:val="nil"/>
            </w:tcBorders>
            <w:shd w:val="clear" w:color="auto" w:fill="auto"/>
            <w:noWrap/>
            <w:vAlign w:val="center"/>
            <w:hideMark/>
          </w:tcPr>
          <w:p w14:paraId="57E3047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JS (n=20)</w:t>
            </w:r>
          </w:p>
        </w:tc>
        <w:tc>
          <w:tcPr>
            <w:tcW w:w="2363" w:type="dxa"/>
            <w:vMerge w:val="restart"/>
            <w:tcBorders>
              <w:top w:val="nil"/>
              <w:left w:val="nil"/>
              <w:bottom w:val="single" w:sz="4" w:space="0" w:color="000000"/>
              <w:right w:val="nil"/>
            </w:tcBorders>
            <w:shd w:val="clear" w:color="auto" w:fill="auto"/>
            <w:noWrap/>
            <w:vAlign w:val="center"/>
            <w:hideMark/>
          </w:tcPr>
          <w:p w14:paraId="3B2F7531"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PJ-1（n=35）</w:t>
            </w:r>
          </w:p>
        </w:tc>
        <w:tc>
          <w:tcPr>
            <w:tcW w:w="1940" w:type="dxa"/>
            <w:vMerge w:val="restart"/>
            <w:tcBorders>
              <w:top w:val="nil"/>
              <w:left w:val="nil"/>
              <w:bottom w:val="single" w:sz="4" w:space="0" w:color="000000"/>
              <w:right w:val="nil"/>
            </w:tcBorders>
            <w:shd w:val="clear" w:color="auto" w:fill="auto"/>
            <w:noWrap/>
            <w:vAlign w:val="center"/>
            <w:hideMark/>
          </w:tcPr>
          <w:p w14:paraId="26AFAD7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PJ-2 (n=20)</w:t>
            </w:r>
          </w:p>
        </w:tc>
        <w:tc>
          <w:tcPr>
            <w:tcW w:w="2157" w:type="dxa"/>
            <w:vMerge w:val="restart"/>
            <w:tcBorders>
              <w:top w:val="nil"/>
              <w:left w:val="nil"/>
              <w:bottom w:val="single" w:sz="4" w:space="0" w:color="000000"/>
              <w:right w:val="nil"/>
            </w:tcBorders>
            <w:shd w:val="clear" w:color="auto" w:fill="auto"/>
            <w:noWrap/>
            <w:vAlign w:val="center"/>
            <w:hideMark/>
          </w:tcPr>
          <w:p w14:paraId="3C9EB82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WC (n=20)</w:t>
            </w:r>
          </w:p>
        </w:tc>
        <w:tc>
          <w:tcPr>
            <w:tcW w:w="1986" w:type="dxa"/>
            <w:vMerge w:val="restart"/>
            <w:tcBorders>
              <w:top w:val="nil"/>
              <w:left w:val="nil"/>
              <w:bottom w:val="single" w:sz="4" w:space="0" w:color="000000"/>
              <w:right w:val="nil"/>
            </w:tcBorders>
            <w:shd w:val="clear" w:color="auto" w:fill="auto"/>
            <w:noWrap/>
            <w:vAlign w:val="center"/>
            <w:hideMark/>
          </w:tcPr>
          <w:p w14:paraId="300C592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SY (n=20)</w:t>
            </w:r>
          </w:p>
        </w:tc>
        <w:tc>
          <w:tcPr>
            <w:tcW w:w="960" w:type="dxa"/>
            <w:vMerge w:val="restart"/>
            <w:tcBorders>
              <w:top w:val="nil"/>
              <w:left w:val="nil"/>
              <w:bottom w:val="nil"/>
              <w:right w:val="nil"/>
            </w:tcBorders>
            <w:shd w:val="clear" w:color="auto" w:fill="auto"/>
            <w:noWrap/>
            <w:vAlign w:val="center"/>
            <w:hideMark/>
          </w:tcPr>
          <w:p w14:paraId="64C63ACF" w14:textId="67CC2339"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p value</w:t>
            </w:r>
          </w:p>
        </w:tc>
      </w:tr>
      <w:tr w:rsidR="00253920" w:rsidRPr="00CA4E85" w14:paraId="5A4255E3" w14:textId="77777777" w:rsidTr="00DF1217">
        <w:trPr>
          <w:trHeight w:val="497"/>
        </w:trPr>
        <w:tc>
          <w:tcPr>
            <w:tcW w:w="1642" w:type="dxa"/>
            <w:vMerge/>
            <w:tcBorders>
              <w:top w:val="nil"/>
              <w:left w:val="nil"/>
              <w:bottom w:val="single" w:sz="4" w:space="0" w:color="000000"/>
              <w:right w:val="nil"/>
            </w:tcBorders>
            <w:vAlign w:val="center"/>
            <w:hideMark/>
          </w:tcPr>
          <w:p w14:paraId="411CBE4A" w14:textId="77777777" w:rsidR="00253920" w:rsidRPr="00CA4E85" w:rsidRDefault="00253920" w:rsidP="00DF1217">
            <w:pPr>
              <w:spacing w:after="0" w:line="240" w:lineRule="auto"/>
              <w:jc w:val="center"/>
              <w:rPr>
                <w:rFonts w:ascii="DengXian" w:eastAsia="DengXian" w:hAnsi="DengXian" w:cs="SimSun"/>
                <w:color w:val="000000"/>
              </w:rPr>
            </w:pPr>
          </w:p>
        </w:tc>
        <w:tc>
          <w:tcPr>
            <w:tcW w:w="1995" w:type="dxa"/>
            <w:vMerge/>
            <w:tcBorders>
              <w:top w:val="nil"/>
              <w:left w:val="nil"/>
              <w:bottom w:val="single" w:sz="4" w:space="0" w:color="000000"/>
              <w:right w:val="nil"/>
            </w:tcBorders>
            <w:vAlign w:val="center"/>
            <w:hideMark/>
          </w:tcPr>
          <w:p w14:paraId="06BCEF9C" w14:textId="77777777" w:rsidR="00253920" w:rsidRPr="00CA4E85" w:rsidRDefault="00253920" w:rsidP="00DF1217">
            <w:pPr>
              <w:spacing w:after="0" w:line="240" w:lineRule="auto"/>
              <w:jc w:val="center"/>
              <w:rPr>
                <w:rFonts w:ascii="DengXian" w:eastAsia="DengXian" w:hAnsi="DengXian" w:cs="SimSun"/>
                <w:color w:val="000000"/>
              </w:rPr>
            </w:pPr>
          </w:p>
        </w:tc>
        <w:tc>
          <w:tcPr>
            <w:tcW w:w="1919" w:type="dxa"/>
            <w:vMerge/>
            <w:tcBorders>
              <w:top w:val="nil"/>
              <w:left w:val="nil"/>
              <w:bottom w:val="single" w:sz="4" w:space="0" w:color="000000"/>
              <w:right w:val="nil"/>
            </w:tcBorders>
            <w:vAlign w:val="center"/>
            <w:hideMark/>
          </w:tcPr>
          <w:p w14:paraId="1940D52B" w14:textId="77777777" w:rsidR="00253920" w:rsidRPr="00CA4E85" w:rsidRDefault="00253920" w:rsidP="00DF1217">
            <w:pPr>
              <w:spacing w:after="0" w:line="240" w:lineRule="auto"/>
              <w:jc w:val="center"/>
              <w:rPr>
                <w:rFonts w:ascii="DengXian" w:eastAsia="DengXian" w:hAnsi="DengXian" w:cs="SimSun"/>
                <w:color w:val="000000"/>
              </w:rPr>
            </w:pPr>
          </w:p>
        </w:tc>
        <w:tc>
          <w:tcPr>
            <w:tcW w:w="2363" w:type="dxa"/>
            <w:vMerge/>
            <w:tcBorders>
              <w:top w:val="nil"/>
              <w:left w:val="nil"/>
              <w:bottom w:val="single" w:sz="4" w:space="0" w:color="000000"/>
              <w:right w:val="nil"/>
            </w:tcBorders>
            <w:vAlign w:val="center"/>
            <w:hideMark/>
          </w:tcPr>
          <w:p w14:paraId="673E8D83" w14:textId="77777777" w:rsidR="00253920" w:rsidRPr="00CA4E85" w:rsidRDefault="00253920" w:rsidP="00DF1217">
            <w:pPr>
              <w:spacing w:after="0" w:line="240" w:lineRule="auto"/>
              <w:jc w:val="center"/>
              <w:rPr>
                <w:rFonts w:ascii="DengXian" w:eastAsia="DengXian" w:hAnsi="DengXian" w:cs="SimSun"/>
                <w:color w:val="000000"/>
              </w:rPr>
            </w:pPr>
          </w:p>
        </w:tc>
        <w:tc>
          <w:tcPr>
            <w:tcW w:w="1940" w:type="dxa"/>
            <w:vMerge/>
            <w:tcBorders>
              <w:top w:val="nil"/>
              <w:left w:val="nil"/>
              <w:bottom w:val="single" w:sz="4" w:space="0" w:color="000000"/>
              <w:right w:val="nil"/>
            </w:tcBorders>
            <w:vAlign w:val="center"/>
            <w:hideMark/>
          </w:tcPr>
          <w:p w14:paraId="65C7D1F3" w14:textId="77777777" w:rsidR="00253920" w:rsidRPr="00CA4E85" w:rsidRDefault="00253920" w:rsidP="00DF1217">
            <w:pPr>
              <w:spacing w:after="0" w:line="240" w:lineRule="auto"/>
              <w:jc w:val="center"/>
              <w:rPr>
                <w:rFonts w:ascii="DengXian" w:eastAsia="DengXian" w:hAnsi="DengXian" w:cs="SimSun"/>
                <w:color w:val="000000"/>
              </w:rPr>
            </w:pPr>
          </w:p>
        </w:tc>
        <w:tc>
          <w:tcPr>
            <w:tcW w:w="2157" w:type="dxa"/>
            <w:vMerge/>
            <w:tcBorders>
              <w:top w:val="nil"/>
              <w:left w:val="nil"/>
              <w:bottom w:val="single" w:sz="4" w:space="0" w:color="000000"/>
              <w:right w:val="nil"/>
            </w:tcBorders>
            <w:vAlign w:val="center"/>
            <w:hideMark/>
          </w:tcPr>
          <w:p w14:paraId="3DCE3EAE" w14:textId="77777777" w:rsidR="00253920" w:rsidRPr="00CA4E85" w:rsidRDefault="00253920" w:rsidP="00DF1217">
            <w:pPr>
              <w:spacing w:after="0" w:line="240" w:lineRule="auto"/>
              <w:jc w:val="center"/>
              <w:rPr>
                <w:rFonts w:ascii="DengXian" w:eastAsia="DengXian" w:hAnsi="DengXian" w:cs="SimSun"/>
                <w:color w:val="000000"/>
              </w:rPr>
            </w:pPr>
          </w:p>
        </w:tc>
        <w:tc>
          <w:tcPr>
            <w:tcW w:w="1986" w:type="dxa"/>
            <w:vMerge/>
            <w:tcBorders>
              <w:top w:val="nil"/>
              <w:left w:val="nil"/>
              <w:bottom w:val="single" w:sz="4" w:space="0" w:color="000000"/>
              <w:right w:val="nil"/>
            </w:tcBorders>
            <w:vAlign w:val="center"/>
            <w:hideMark/>
          </w:tcPr>
          <w:p w14:paraId="2C47662A" w14:textId="77777777" w:rsidR="00253920" w:rsidRPr="00CA4E85" w:rsidRDefault="00253920" w:rsidP="00DF1217">
            <w:pPr>
              <w:spacing w:after="0" w:line="240" w:lineRule="auto"/>
              <w:jc w:val="center"/>
              <w:rPr>
                <w:rFonts w:ascii="DengXian" w:eastAsia="DengXian" w:hAnsi="DengXian" w:cs="SimSun"/>
                <w:color w:val="000000"/>
              </w:rPr>
            </w:pPr>
          </w:p>
        </w:tc>
        <w:tc>
          <w:tcPr>
            <w:tcW w:w="960" w:type="dxa"/>
            <w:vMerge/>
            <w:tcBorders>
              <w:top w:val="nil"/>
              <w:left w:val="nil"/>
              <w:bottom w:val="nil"/>
              <w:right w:val="nil"/>
            </w:tcBorders>
            <w:vAlign w:val="center"/>
            <w:hideMark/>
          </w:tcPr>
          <w:p w14:paraId="4A2721A3" w14:textId="77777777" w:rsidR="00253920" w:rsidRPr="00CA4E85" w:rsidRDefault="00253920" w:rsidP="00DF1217">
            <w:pPr>
              <w:spacing w:after="0" w:line="240" w:lineRule="auto"/>
              <w:jc w:val="center"/>
              <w:rPr>
                <w:rFonts w:ascii="DengXian" w:eastAsia="DengXian" w:hAnsi="DengXian" w:cs="SimSun"/>
                <w:color w:val="000000"/>
              </w:rPr>
            </w:pPr>
          </w:p>
        </w:tc>
      </w:tr>
      <w:tr w:rsidR="00253920" w:rsidRPr="00CA4E85" w14:paraId="0453F8AA" w14:textId="77777777" w:rsidTr="00DF1217">
        <w:trPr>
          <w:trHeight w:val="330"/>
        </w:trPr>
        <w:tc>
          <w:tcPr>
            <w:tcW w:w="1642" w:type="dxa"/>
            <w:tcBorders>
              <w:top w:val="nil"/>
              <w:left w:val="nil"/>
              <w:bottom w:val="nil"/>
              <w:right w:val="nil"/>
            </w:tcBorders>
            <w:shd w:val="clear" w:color="auto" w:fill="auto"/>
            <w:noWrap/>
            <w:vAlign w:val="center"/>
            <w:hideMark/>
          </w:tcPr>
          <w:p w14:paraId="3DE5BFFB"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color w:val="000000"/>
                <w:vertAlign w:val="superscript"/>
              </w:rPr>
              <w:t>10</w:t>
            </w:r>
            <w:r w:rsidRPr="00CA4E85">
              <w:rPr>
                <w:rFonts w:ascii="DengXian" w:eastAsia="DengXian" w:hAnsi="DengXian" w:cs="SimSun" w:hint="eastAsia"/>
                <w:color w:val="000000"/>
              </w:rPr>
              <w:t xml:space="preserve">B </w:t>
            </w:r>
            <w:r>
              <w:rPr>
                <w:rFonts w:ascii="DengXian" w:eastAsia="DengXian" w:hAnsi="DengXian" w:cs="SimSun"/>
                <w:color w:val="000000"/>
              </w:rPr>
              <w:t>(ng/kg)</w:t>
            </w:r>
          </w:p>
        </w:tc>
        <w:tc>
          <w:tcPr>
            <w:tcW w:w="1995" w:type="dxa"/>
            <w:tcBorders>
              <w:top w:val="nil"/>
              <w:left w:val="nil"/>
              <w:bottom w:val="nil"/>
              <w:right w:val="nil"/>
            </w:tcBorders>
            <w:shd w:val="clear" w:color="auto" w:fill="auto"/>
            <w:noWrap/>
            <w:vAlign w:val="center"/>
            <w:hideMark/>
          </w:tcPr>
          <w:p w14:paraId="3202C3D8" w14:textId="1D7025BE" w:rsidR="00253920" w:rsidRPr="009714EF"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392.</w:t>
            </w:r>
            <w:r>
              <w:rPr>
                <w:rFonts w:ascii="DengXian" w:eastAsia="DengXian" w:hAnsi="DengXian" w:cs="SimSun"/>
                <w:color w:val="000000"/>
              </w:rPr>
              <w:t xml:space="preserve">50 </w:t>
            </w:r>
            <w:r w:rsidRPr="009714EF">
              <w:rPr>
                <w:rFonts w:ascii="DengXian" w:eastAsia="DengXian" w:hAnsi="DengXian" w:cs="SimSun"/>
                <w:color w:val="000000"/>
              </w:rPr>
              <w:t>±</w:t>
            </w:r>
            <w:r>
              <w:rPr>
                <w:rFonts w:ascii="DengXian" w:eastAsia="DengXian" w:hAnsi="DengXian" w:cs="SimSun"/>
                <w:color w:val="000000"/>
              </w:rPr>
              <w:t xml:space="preserve"> 41.03</w:t>
            </w:r>
            <w:r w:rsidRPr="00CA4E85">
              <w:rPr>
                <w:rFonts w:ascii="DengXian" w:eastAsia="DengXian" w:hAnsi="DengXian" w:cs="SimSun"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2F201022" w14:textId="7264A0F1" w:rsidR="00253920" w:rsidRPr="00E215AE"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30</w:t>
            </w:r>
            <w:r>
              <w:rPr>
                <w:rFonts w:ascii="DengXian" w:eastAsia="DengXian" w:hAnsi="DengXian" w:cs="SimSun"/>
                <w:color w:val="000000"/>
              </w:rPr>
              <w:t>2</w:t>
            </w:r>
            <w:r w:rsidRPr="00CA4E85">
              <w:rPr>
                <w:rFonts w:ascii="DengXian" w:eastAsia="DengXian" w:hAnsi="DengXian" w:cs="SimSun" w:hint="eastAsia"/>
                <w:color w:val="000000"/>
              </w:rPr>
              <w:t>.</w:t>
            </w:r>
            <w:r>
              <w:rPr>
                <w:rFonts w:ascii="DengXian" w:eastAsia="DengXian" w:hAnsi="DengXian" w:cs="SimSun"/>
                <w:color w:val="000000"/>
              </w:rPr>
              <w:t xml:space="preserve">00 </w:t>
            </w:r>
            <w:r w:rsidRPr="009714EF">
              <w:rPr>
                <w:rFonts w:ascii="DengXian" w:eastAsia="DengXian" w:hAnsi="DengXian" w:cs="SimSun"/>
                <w:color w:val="000000"/>
              </w:rPr>
              <w:t>±</w:t>
            </w:r>
            <w:r>
              <w:rPr>
                <w:rFonts w:ascii="DengXian" w:eastAsia="DengXian" w:hAnsi="DengXian" w:cs="SimSun"/>
                <w:color w:val="000000"/>
              </w:rPr>
              <w:t xml:space="preserve"> 36.18</w:t>
            </w:r>
            <w:r w:rsidRPr="00CA4E85">
              <w:rPr>
                <w:rFonts w:ascii="DengXian" w:eastAsia="DengXian" w:hAnsi="DengXian" w:cs="SimSun" w:hint="eastAsia"/>
                <w:color w:val="000000"/>
                <w:vertAlign w:val="superscript"/>
              </w:rPr>
              <w:t>c</w:t>
            </w:r>
          </w:p>
        </w:tc>
        <w:tc>
          <w:tcPr>
            <w:tcW w:w="2363" w:type="dxa"/>
            <w:tcBorders>
              <w:top w:val="nil"/>
              <w:left w:val="nil"/>
              <w:bottom w:val="nil"/>
              <w:right w:val="nil"/>
            </w:tcBorders>
            <w:shd w:val="clear" w:color="auto" w:fill="auto"/>
            <w:noWrap/>
            <w:vAlign w:val="center"/>
            <w:hideMark/>
          </w:tcPr>
          <w:p w14:paraId="7C17B9F2"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727.3</w:t>
            </w:r>
            <w:r>
              <w:rPr>
                <w:rFonts w:ascii="DengXian" w:eastAsia="DengXian" w:hAnsi="DengXian" w:cs="SimSun"/>
                <w:color w:val="000000"/>
              </w:rPr>
              <w:t xml:space="preserve">9 </w:t>
            </w:r>
            <w:r w:rsidRPr="009714EF">
              <w:rPr>
                <w:rFonts w:ascii="DengXian" w:eastAsia="DengXian" w:hAnsi="DengXian" w:cs="SimSun"/>
                <w:color w:val="000000"/>
              </w:rPr>
              <w:t>±</w:t>
            </w:r>
            <w:r>
              <w:rPr>
                <w:rFonts w:ascii="DengXian" w:eastAsia="DengXian" w:hAnsi="DengXian" w:cs="SimSun"/>
                <w:color w:val="000000"/>
              </w:rPr>
              <w:t xml:space="preserve"> 75.75</w:t>
            </w:r>
            <w:r w:rsidRPr="00CA4E85">
              <w:rPr>
                <w:rFonts w:ascii="DengXian" w:eastAsia="DengXian" w:hAnsi="DengXian" w:cs="SimSun"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354571B3"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425.56</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49.09</w:t>
            </w:r>
            <w:r w:rsidRPr="00CA4E85">
              <w:rPr>
                <w:rFonts w:ascii="DengXian" w:eastAsia="DengXian" w:hAnsi="DengXian" w:cs="SimSun" w:hint="eastAsia"/>
                <w:color w:val="000000"/>
                <w:vertAlign w:val="superscript"/>
              </w:rPr>
              <w:t>b</w:t>
            </w:r>
          </w:p>
        </w:tc>
        <w:tc>
          <w:tcPr>
            <w:tcW w:w="2157" w:type="dxa"/>
            <w:tcBorders>
              <w:top w:val="nil"/>
              <w:left w:val="nil"/>
              <w:bottom w:val="nil"/>
              <w:right w:val="nil"/>
            </w:tcBorders>
            <w:shd w:val="clear" w:color="auto" w:fill="auto"/>
            <w:noWrap/>
            <w:vAlign w:val="center"/>
            <w:hideMark/>
          </w:tcPr>
          <w:p w14:paraId="4427B260"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320.3</w:t>
            </w:r>
            <w:r>
              <w:rPr>
                <w:rFonts w:ascii="DengXian" w:eastAsia="DengXian" w:hAnsi="DengXian" w:cs="SimSun"/>
                <w:color w:val="000000"/>
              </w:rPr>
              <w:t xml:space="preserve">3 </w:t>
            </w:r>
            <w:r w:rsidRPr="009714EF">
              <w:rPr>
                <w:rFonts w:ascii="DengXian" w:eastAsia="DengXian" w:hAnsi="DengXian" w:cs="SimSun"/>
                <w:color w:val="000000"/>
              </w:rPr>
              <w:t>±</w:t>
            </w:r>
            <w:r>
              <w:rPr>
                <w:rFonts w:ascii="DengXian" w:eastAsia="DengXian" w:hAnsi="DengXian" w:cs="SimSun"/>
                <w:color w:val="000000"/>
              </w:rPr>
              <w:t xml:space="preserve"> 28.38</w:t>
            </w:r>
            <w:r w:rsidRPr="00CA4E85">
              <w:rPr>
                <w:rFonts w:ascii="DengXian" w:eastAsia="DengXian" w:hAnsi="DengXian" w:cs="SimSun" w:hint="eastAsia"/>
                <w:color w:val="000000"/>
                <w:vertAlign w:val="superscript"/>
              </w:rPr>
              <w:t>c</w:t>
            </w:r>
          </w:p>
        </w:tc>
        <w:tc>
          <w:tcPr>
            <w:tcW w:w="1986" w:type="dxa"/>
            <w:tcBorders>
              <w:top w:val="nil"/>
              <w:left w:val="nil"/>
              <w:bottom w:val="nil"/>
              <w:right w:val="nil"/>
            </w:tcBorders>
            <w:shd w:val="clear" w:color="auto" w:fill="auto"/>
            <w:noWrap/>
            <w:vAlign w:val="center"/>
            <w:hideMark/>
          </w:tcPr>
          <w:p w14:paraId="41F2D841"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440.5</w:t>
            </w:r>
            <w:r>
              <w:rPr>
                <w:rFonts w:ascii="DengXian" w:eastAsia="DengXian" w:hAnsi="DengXian" w:cs="SimSun"/>
                <w:color w:val="000000"/>
              </w:rPr>
              <w:t xml:space="preserve">6 </w:t>
            </w:r>
            <w:r w:rsidRPr="009714EF">
              <w:rPr>
                <w:rFonts w:ascii="DengXian" w:eastAsia="DengXian" w:hAnsi="DengXian" w:cs="SimSun"/>
                <w:color w:val="000000"/>
              </w:rPr>
              <w:t>±</w:t>
            </w:r>
            <w:r>
              <w:rPr>
                <w:rFonts w:ascii="DengXian" w:eastAsia="DengXian" w:hAnsi="DengXian" w:cs="SimSun"/>
                <w:color w:val="000000"/>
              </w:rPr>
              <w:t xml:space="preserve"> 50.61</w:t>
            </w:r>
            <w:r w:rsidRPr="00CA4E85">
              <w:rPr>
                <w:rFonts w:ascii="DengXian" w:eastAsia="DengXian" w:hAnsi="DengXian" w:cs="SimSun" w:hint="eastAsia"/>
                <w:color w:val="000000"/>
                <w:vertAlign w:val="superscript"/>
              </w:rPr>
              <w:t>b</w:t>
            </w:r>
          </w:p>
        </w:tc>
        <w:tc>
          <w:tcPr>
            <w:tcW w:w="960" w:type="dxa"/>
            <w:tcBorders>
              <w:top w:val="nil"/>
              <w:left w:val="nil"/>
              <w:bottom w:val="nil"/>
              <w:right w:val="nil"/>
            </w:tcBorders>
            <w:shd w:val="clear" w:color="auto" w:fill="auto"/>
            <w:noWrap/>
            <w:vAlign w:val="center"/>
            <w:hideMark/>
          </w:tcPr>
          <w:p w14:paraId="1C5F051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327DC291" w14:textId="77777777" w:rsidTr="00DF1217">
        <w:trPr>
          <w:trHeight w:val="330"/>
        </w:trPr>
        <w:tc>
          <w:tcPr>
            <w:tcW w:w="1642" w:type="dxa"/>
            <w:tcBorders>
              <w:top w:val="nil"/>
              <w:left w:val="nil"/>
              <w:bottom w:val="nil"/>
              <w:right w:val="nil"/>
            </w:tcBorders>
            <w:shd w:val="clear" w:color="auto" w:fill="auto"/>
            <w:noWrap/>
            <w:vAlign w:val="center"/>
            <w:hideMark/>
          </w:tcPr>
          <w:p w14:paraId="24773E0B"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vertAlign w:val="superscript"/>
              </w:rPr>
              <w:t>23</w:t>
            </w:r>
            <w:r w:rsidRPr="00B7574C">
              <w:rPr>
                <w:rFonts w:ascii="DengXian" w:eastAsia="DengXian" w:hAnsi="DengXian" w:cs="SimSun" w:hint="eastAsia"/>
              </w:rPr>
              <w:t>Na</w:t>
            </w:r>
            <w:r w:rsidRPr="00B7574C">
              <w:rPr>
                <w:rFonts w:ascii="DengXian" w:eastAsia="DengXian" w:hAnsi="DengXian" w:cs="SimSun"/>
              </w:rPr>
              <w:t xml:space="preserve"> (mg/kg)</w:t>
            </w:r>
          </w:p>
        </w:tc>
        <w:tc>
          <w:tcPr>
            <w:tcW w:w="1995" w:type="dxa"/>
            <w:tcBorders>
              <w:top w:val="nil"/>
              <w:left w:val="nil"/>
              <w:bottom w:val="nil"/>
              <w:right w:val="nil"/>
            </w:tcBorders>
            <w:shd w:val="clear" w:color="auto" w:fill="auto"/>
            <w:noWrap/>
            <w:vAlign w:val="center"/>
            <w:hideMark/>
          </w:tcPr>
          <w:p w14:paraId="0D93ECE3"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2</w:t>
            </w:r>
            <w:r w:rsidRPr="00B7574C">
              <w:rPr>
                <w:rFonts w:ascii="DengXian" w:eastAsia="DengXian" w:hAnsi="DengXian" w:cs="SimSun"/>
              </w:rPr>
              <w:t>.08 ± 0.19</w:t>
            </w:r>
            <w:r w:rsidRPr="00B7574C">
              <w:rPr>
                <w:rFonts w:ascii="DengXian" w:eastAsia="DengXian" w:hAnsi="DengXian" w:cs="SimSun" w:hint="eastAsia"/>
                <w:vertAlign w:val="superscript"/>
              </w:rPr>
              <w:t>de</w:t>
            </w:r>
          </w:p>
        </w:tc>
        <w:tc>
          <w:tcPr>
            <w:tcW w:w="1919" w:type="dxa"/>
            <w:tcBorders>
              <w:top w:val="nil"/>
              <w:left w:val="nil"/>
              <w:bottom w:val="nil"/>
              <w:right w:val="nil"/>
            </w:tcBorders>
            <w:shd w:val="clear" w:color="auto" w:fill="auto"/>
            <w:noWrap/>
            <w:vAlign w:val="center"/>
            <w:hideMark/>
          </w:tcPr>
          <w:p w14:paraId="7EF37F7A"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w:t>
            </w:r>
            <w:r w:rsidRPr="00B7574C">
              <w:rPr>
                <w:rFonts w:ascii="DengXian" w:eastAsia="DengXian" w:hAnsi="DengXian" w:cs="SimSun"/>
              </w:rPr>
              <w:t>.18 ± 0.12</w:t>
            </w:r>
            <w:r w:rsidRPr="00B7574C">
              <w:rPr>
                <w:rFonts w:ascii="DengXian" w:eastAsia="DengXian" w:hAnsi="DengXian" w:cs="SimSun" w:hint="eastAsia"/>
                <w:vertAlign w:val="superscript"/>
              </w:rPr>
              <w:t>e</w:t>
            </w:r>
          </w:p>
        </w:tc>
        <w:tc>
          <w:tcPr>
            <w:tcW w:w="2363" w:type="dxa"/>
            <w:tcBorders>
              <w:top w:val="nil"/>
              <w:left w:val="nil"/>
              <w:bottom w:val="nil"/>
              <w:right w:val="nil"/>
            </w:tcBorders>
            <w:shd w:val="clear" w:color="auto" w:fill="auto"/>
            <w:noWrap/>
            <w:vAlign w:val="center"/>
            <w:hideMark/>
          </w:tcPr>
          <w:p w14:paraId="5E6E624E"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w:t>
            </w:r>
            <w:r w:rsidRPr="00B7574C">
              <w:rPr>
                <w:rFonts w:ascii="DengXian" w:eastAsia="DengXian" w:hAnsi="DengXian" w:cs="SimSun"/>
              </w:rPr>
              <w:t>4.25 ± 6.41</w:t>
            </w:r>
            <w:r w:rsidRPr="00B7574C">
              <w:rPr>
                <w:rFonts w:ascii="DengXian" w:eastAsia="DengXian" w:hAnsi="DengXian" w:cs="SimSun" w:hint="eastAsia"/>
                <w:vertAlign w:val="superscript"/>
              </w:rPr>
              <w:t>b</w:t>
            </w:r>
          </w:p>
        </w:tc>
        <w:tc>
          <w:tcPr>
            <w:tcW w:w="1940" w:type="dxa"/>
            <w:tcBorders>
              <w:top w:val="nil"/>
              <w:left w:val="nil"/>
              <w:bottom w:val="nil"/>
              <w:right w:val="nil"/>
            </w:tcBorders>
            <w:shd w:val="clear" w:color="auto" w:fill="auto"/>
            <w:noWrap/>
            <w:vAlign w:val="center"/>
            <w:hideMark/>
          </w:tcPr>
          <w:p w14:paraId="4BBE3542"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6</w:t>
            </w:r>
            <w:r w:rsidRPr="00B7574C">
              <w:rPr>
                <w:rFonts w:ascii="DengXian" w:eastAsia="DengXian" w:hAnsi="DengXian" w:cs="SimSun"/>
              </w:rPr>
              <w:t>.00 ± 0.63</w:t>
            </w:r>
            <w:r w:rsidRPr="00B7574C">
              <w:rPr>
                <w:rFonts w:ascii="DengXian" w:eastAsia="DengXian" w:hAnsi="DengXian" w:cs="SimSun" w:hint="eastAsia"/>
                <w:vertAlign w:val="superscript"/>
              </w:rPr>
              <w:t>c</w:t>
            </w:r>
          </w:p>
        </w:tc>
        <w:tc>
          <w:tcPr>
            <w:tcW w:w="2157" w:type="dxa"/>
            <w:tcBorders>
              <w:top w:val="nil"/>
              <w:left w:val="nil"/>
              <w:bottom w:val="nil"/>
              <w:right w:val="nil"/>
            </w:tcBorders>
            <w:shd w:val="clear" w:color="auto" w:fill="auto"/>
            <w:noWrap/>
            <w:vAlign w:val="center"/>
            <w:hideMark/>
          </w:tcPr>
          <w:p w14:paraId="5B0E0688"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5</w:t>
            </w:r>
            <w:r w:rsidRPr="00B7574C">
              <w:rPr>
                <w:rFonts w:ascii="DengXian" w:eastAsia="DengXian" w:hAnsi="DengXian" w:cs="SimSun"/>
              </w:rPr>
              <w:t>.30 ± 0.59</w:t>
            </w:r>
            <w:r w:rsidRPr="00B7574C">
              <w:rPr>
                <w:rFonts w:ascii="DengXian" w:eastAsia="DengXian" w:hAnsi="DengXian" w:cs="SimSun" w:hint="eastAsia"/>
                <w:vertAlign w:val="superscript"/>
              </w:rPr>
              <w:t>cd</w:t>
            </w:r>
          </w:p>
        </w:tc>
        <w:tc>
          <w:tcPr>
            <w:tcW w:w="1986" w:type="dxa"/>
            <w:tcBorders>
              <w:top w:val="nil"/>
              <w:left w:val="nil"/>
              <w:bottom w:val="nil"/>
              <w:right w:val="nil"/>
            </w:tcBorders>
            <w:shd w:val="clear" w:color="auto" w:fill="auto"/>
            <w:noWrap/>
            <w:vAlign w:val="center"/>
            <w:hideMark/>
          </w:tcPr>
          <w:p w14:paraId="441D7C47"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rPr>
              <w:t>20.00 ± 3.14</w:t>
            </w:r>
            <w:r w:rsidRPr="00B7574C">
              <w:rPr>
                <w:rFonts w:ascii="DengXian" w:eastAsia="DengXian" w:hAnsi="DengXian" w:cs="SimSun" w:hint="eastAsia"/>
                <w:vertAlign w:val="superscript"/>
              </w:rPr>
              <w:t>a</w:t>
            </w:r>
          </w:p>
        </w:tc>
        <w:tc>
          <w:tcPr>
            <w:tcW w:w="960" w:type="dxa"/>
            <w:tcBorders>
              <w:top w:val="nil"/>
              <w:left w:val="nil"/>
              <w:bottom w:val="nil"/>
              <w:right w:val="nil"/>
            </w:tcBorders>
            <w:shd w:val="clear" w:color="auto" w:fill="auto"/>
            <w:noWrap/>
            <w:vAlign w:val="center"/>
            <w:hideMark/>
          </w:tcPr>
          <w:p w14:paraId="3A3586B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1B9AF51F" w14:textId="77777777" w:rsidTr="00DF1217">
        <w:trPr>
          <w:trHeight w:val="330"/>
        </w:trPr>
        <w:tc>
          <w:tcPr>
            <w:tcW w:w="1642" w:type="dxa"/>
            <w:tcBorders>
              <w:top w:val="nil"/>
              <w:left w:val="nil"/>
              <w:bottom w:val="nil"/>
              <w:right w:val="nil"/>
            </w:tcBorders>
            <w:shd w:val="clear" w:color="auto" w:fill="auto"/>
            <w:noWrap/>
            <w:vAlign w:val="center"/>
            <w:hideMark/>
          </w:tcPr>
          <w:p w14:paraId="1D9E1556"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vertAlign w:val="superscript"/>
              </w:rPr>
              <w:t>24</w:t>
            </w:r>
            <w:r w:rsidRPr="00B7574C">
              <w:rPr>
                <w:rFonts w:ascii="DengXian" w:eastAsia="DengXian" w:hAnsi="DengXian" w:cs="SimSun" w:hint="eastAsia"/>
              </w:rPr>
              <w:t xml:space="preserve">Mg </w:t>
            </w:r>
            <w:r w:rsidRPr="00B7574C">
              <w:rPr>
                <w:rFonts w:ascii="DengXian" w:eastAsia="DengXian" w:hAnsi="DengXian" w:cs="SimSun"/>
              </w:rPr>
              <w:t>(mg/kg)</w:t>
            </w:r>
          </w:p>
        </w:tc>
        <w:tc>
          <w:tcPr>
            <w:tcW w:w="1995" w:type="dxa"/>
            <w:tcBorders>
              <w:top w:val="nil"/>
              <w:left w:val="nil"/>
              <w:bottom w:val="nil"/>
              <w:right w:val="nil"/>
            </w:tcBorders>
            <w:shd w:val="clear" w:color="auto" w:fill="auto"/>
            <w:noWrap/>
            <w:vAlign w:val="center"/>
            <w:hideMark/>
          </w:tcPr>
          <w:p w14:paraId="54A543DB"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25</w:t>
            </w:r>
            <w:r w:rsidRPr="00B7574C">
              <w:rPr>
                <w:rFonts w:ascii="DengXian" w:eastAsia="DengXian" w:hAnsi="DengXian" w:cs="SimSun"/>
              </w:rPr>
              <w:t>7.01 ± 20.61</w:t>
            </w:r>
            <w:r w:rsidRPr="00B7574C">
              <w:rPr>
                <w:rFonts w:ascii="DengXian" w:eastAsia="DengXian" w:hAnsi="DengXian" w:cs="SimSun" w:hint="eastAsia"/>
                <w:vertAlign w:val="superscript"/>
              </w:rPr>
              <w:t>a</w:t>
            </w:r>
          </w:p>
        </w:tc>
        <w:tc>
          <w:tcPr>
            <w:tcW w:w="1919" w:type="dxa"/>
            <w:tcBorders>
              <w:top w:val="nil"/>
              <w:left w:val="nil"/>
              <w:bottom w:val="nil"/>
              <w:right w:val="nil"/>
            </w:tcBorders>
            <w:shd w:val="clear" w:color="auto" w:fill="auto"/>
            <w:noWrap/>
            <w:vAlign w:val="center"/>
            <w:hideMark/>
          </w:tcPr>
          <w:p w14:paraId="63290A90"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25</w:t>
            </w:r>
            <w:r w:rsidRPr="00B7574C">
              <w:rPr>
                <w:rFonts w:ascii="DengXian" w:eastAsia="DengXian" w:hAnsi="DengXian" w:cs="SimSun"/>
              </w:rPr>
              <w:t>4.94 ± 16.05</w:t>
            </w:r>
            <w:r w:rsidRPr="00B7574C">
              <w:rPr>
                <w:rFonts w:ascii="DengXian" w:eastAsia="DengXian" w:hAnsi="DengXian" w:cs="SimSun" w:hint="eastAsia"/>
                <w:vertAlign w:val="superscript"/>
              </w:rPr>
              <w:t>a</w:t>
            </w:r>
          </w:p>
        </w:tc>
        <w:tc>
          <w:tcPr>
            <w:tcW w:w="2363" w:type="dxa"/>
            <w:tcBorders>
              <w:top w:val="nil"/>
              <w:left w:val="nil"/>
              <w:bottom w:val="nil"/>
              <w:right w:val="nil"/>
            </w:tcBorders>
            <w:shd w:val="clear" w:color="auto" w:fill="auto"/>
            <w:noWrap/>
            <w:vAlign w:val="center"/>
            <w:hideMark/>
          </w:tcPr>
          <w:p w14:paraId="388726A1"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18</w:t>
            </w:r>
            <w:r w:rsidRPr="00B7574C">
              <w:rPr>
                <w:rFonts w:ascii="DengXian" w:eastAsia="DengXian" w:hAnsi="DengXian" w:cs="SimSun"/>
              </w:rPr>
              <w:t>7.29 ± 22.75</w:t>
            </w:r>
            <w:r w:rsidRPr="00B7574C">
              <w:rPr>
                <w:rFonts w:ascii="DengXian" w:eastAsia="DengXian" w:hAnsi="DengXian" w:cs="SimSun" w:hint="eastAsia"/>
                <w:vertAlign w:val="superscript"/>
              </w:rPr>
              <w:t>b</w:t>
            </w:r>
          </w:p>
        </w:tc>
        <w:tc>
          <w:tcPr>
            <w:tcW w:w="1940" w:type="dxa"/>
            <w:tcBorders>
              <w:top w:val="nil"/>
              <w:left w:val="nil"/>
              <w:bottom w:val="nil"/>
              <w:right w:val="nil"/>
            </w:tcBorders>
            <w:shd w:val="clear" w:color="auto" w:fill="auto"/>
            <w:noWrap/>
            <w:vAlign w:val="center"/>
            <w:hideMark/>
          </w:tcPr>
          <w:p w14:paraId="33E1D30B"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187</w:t>
            </w:r>
            <w:r w:rsidRPr="00B7574C">
              <w:rPr>
                <w:rFonts w:ascii="DengXian" w:eastAsia="DengXian" w:hAnsi="DengXian" w:cs="SimSun"/>
              </w:rPr>
              <w:t>.41 ± 13.29</w:t>
            </w:r>
            <w:r w:rsidRPr="00B7574C">
              <w:rPr>
                <w:rFonts w:ascii="DengXian" w:eastAsia="DengXian" w:hAnsi="DengXian" w:cs="SimSun" w:hint="eastAsia"/>
                <w:vertAlign w:val="superscript"/>
              </w:rPr>
              <w:t>b</w:t>
            </w:r>
          </w:p>
        </w:tc>
        <w:tc>
          <w:tcPr>
            <w:tcW w:w="2157" w:type="dxa"/>
            <w:tcBorders>
              <w:top w:val="nil"/>
              <w:left w:val="nil"/>
              <w:bottom w:val="nil"/>
              <w:right w:val="nil"/>
            </w:tcBorders>
            <w:shd w:val="clear" w:color="auto" w:fill="auto"/>
            <w:noWrap/>
            <w:vAlign w:val="center"/>
            <w:hideMark/>
          </w:tcPr>
          <w:p w14:paraId="796A1DB1"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w:t>
            </w:r>
            <w:r w:rsidRPr="00B7574C">
              <w:rPr>
                <w:rFonts w:ascii="DengXian" w:eastAsia="DengXian" w:hAnsi="DengXian" w:cs="SimSun"/>
              </w:rPr>
              <w:t>83.24 ± 13.86</w:t>
            </w:r>
            <w:r w:rsidRPr="00B7574C">
              <w:rPr>
                <w:rFonts w:ascii="DengXian" w:eastAsia="DengXian" w:hAnsi="DengXian" w:cs="SimSun" w:hint="eastAsia"/>
                <w:vertAlign w:val="superscript"/>
              </w:rPr>
              <w:t>b</w:t>
            </w:r>
          </w:p>
        </w:tc>
        <w:tc>
          <w:tcPr>
            <w:tcW w:w="1986" w:type="dxa"/>
            <w:tcBorders>
              <w:top w:val="nil"/>
              <w:left w:val="nil"/>
              <w:bottom w:val="nil"/>
              <w:right w:val="nil"/>
            </w:tcBorders>
            <w:shd w:val="clear" w:color="auto" w:fill="auto"/>
            <w:noWrap/>
            <w:vAlign w:val="center"/>
            <w:hideMark/>
          </w:tcPr>
          <w:p w14:paraId="77020130"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185</w:t>
            </w:r>
            <w:r w:rsidRPr="00B7574C">
              <w:rPr>
                <w:rFonts w:ascii="DengXian" w:eastAsia="DengXian" w:hAnsi="DengXian" w:cs="SimSun"/>
              </w:rPr>
              <w:t>.46 ± 22.02</w:t>
            </w:r>
            <w:r w:rsidRPr="00B7574C">
              <w:rPr>
                <w:rFonts w:ascii="DengXian" w:eastAsia="DengXian" w:hAnsi="DengXian" w:cs="SimSun" w:hint="eastAsia"/>
                <w:vertAlign w:val="superscript"/>
              </w:rPr>
              <w:t>b</w:t>
            </w:r>
          </w:p>
        </w:tc>
        <w:tc>
          <w:tcPr>
            <w:tcW w:w="960" w:type="dxa"/>
            <w:tcBorders>
              <w:top w:val="nil"/>
              <w:left w:val="nil"/>
              <w:bottom w:val="nil"/>
              <w:right w:val="nil"/>
            </w:tcBorders>
            <w:shd w:val="clear" w:color="auto" w:fill="auto"/>
            <w:noWrap/>
            <w:vAlign w:val="center"/>
            <w:hideMark/>
          </w:tcPr>
          <w:p w14:paraId="22F4923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2F7A5EC4" w14:textId="77777777" w:rsidTr="00DF1217">
        <w:trPr>
          <w:trHeight w:val="330"/>
        </w:trPr>
        <w:tc>
          <w:tcPr>
            <w:tcW w:w="1642" w:type="dxa"/>
            <w:tcBorders>
              <w:top w:val="nil"/>
              <w:left w:val="nil"/>
              <w:bottom w:val="nil"/>
              <w:right w:val="nil"/>
            </w:tcBorders>
            <w:shd w:val="clear" w:color="auto" w:fill="auto"/>
            <w:noWrap/>
            <w:vAlign w:val="center"/>
            <w:hideMark/>
          </w:tcPr>
          <w:p w14:paraId="22BA5A44"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27</w:t>
            </w:r>
            <w:r w:rsidRPr="00CA4E85">
              <w:rPr>
                <w:rFonts w:ascii="DengXian" w:eastAsia="DengXian" w:hAnsi="DengXian" w:cs="SimSun" w:hint="eastAsia"/>
                <w:color w:val="000000"/>
              </w:rPr>
              <w:t>Al</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6225986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403.07</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79.75</w:t>
            </w:r>
            <w:r w:rsidRPr="00CA4E85">
              <w:rPr>
                <w:rFonts w:ascii="DengXian" w:eastAsia="DengXian" w:hAnsi="DengXian" w:cs="SimSun" w:hint="eastAsia"/>
                <w:color w:val="000000"/>
                <w:vertAlign w:val="superscript"/>
              </w:rPr>
              <w:t>c</w:t>
            </w:r>
          </w:p>
        </w:tc>
        <w:tc>
          <w:tcPr>
            <w:tcW w:w="1919" w:type="dxa"/>
            <w:tcBorders>
              <w:top w:val="nil"/>
              <w:left w:val="nil"/>
              <w:bottom w:val="nil"/>
              <w:right w:val="nil"/>
            </w:tcBorders>
            <w:shd w:val="clear" w:color="auto" w:fill="auto"/>
            <w:noWrap/>
            <w:vAlign w:val="center"/>
            <w:hideMark/>
          </w:tcPr>
          <w:p w14:paraId="57557080"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1483.52</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213.89</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03C9D5B7"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2361.21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785.19</w:t>
            </w:r>
            <w:r w:rsidRPr="00CA4E85">
              <w:rPr>
                <w:rFonts w:ascii="DengXian" w:eastAsia="DengXian" w:hAnsi="DengXian" w:cs="SimSun"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71188094"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326.9</w:t>
            </w:r>
            <w:r>
              <w:rPr>
                <w:rFonts w:ascii="DengXian" w:eastAsia="DengXian" w:hAnsi="DengXian" w:cs="SimSun"/>
                <w:color w:val="000000"/>
              </w:rPr>
              <w:t xml:space="preserve">1 </w:t>
            </w:r>
            <w:r w:rsidRPr="009714EF">
              <w:rPr>
                <w:rFonts w:ascii="DengXian" w:eastAsia="DengXian" w:hAnsi="DengXian" w:cs="SimSun"/>
                <w:color w:val="000000"/>
              </w:rPr>
              <w:t>±</w:t>
            </w:r>
            <w:r>
              <w:rPr>
                <w:rFonts w:ascii="DengXian" w:eastAsia="DengXian" w:hAnsi="DengXian" w:cs="SimSun"/>
                <w:color w:val="000000"/>
              </w:rPr>
              <w:t xml:space="preserve"> 62.13</w:t>
            </w:r>
            <w:r w:rsidRPr="00CA4E85">
              <w:rPr>
                <w:rFonts w:ascii="DengXian" w:eastAsia="DengXian" w:hAnsi="DengXian" w:cs="SimSun"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5409A952"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526.2</w:t>
            </w:r>
            <w:r>
              <w:rPr>
                <w:rFonts w:ascii="DengXian" w:eastAsia="DengXian" w:hAnsi="DengXian" w:cs="SimSun"/>
                <w:color w:val="000000"/>
              </w:rPr>
              <w:t xml:space="preserve">8 </w:t>
            </w:r>
            <w:r w:rsidRPr="009714EF">
              <w:rPr>
                <w:rFonts w:ascii="DengXian" w:eastAsia="DengXian" w:hAnsi="DengXian" w:cs="SimSun"/>
                <w:color w:val="000000"/>
              </w:rPr>
              <w:t>±</w:t>
            </w:r>
            <w:r>
              <w:rPr>
                <w:rFonts w:ascii="DengXian" w:eastAsia="DengXian" w:hAnsi="DengXian" w:cs="SimSun"/>
                <w:color w:val="000000"/>
              </w:rPr>
              <w:t xml:space="preserve"> 125.48</w:t>
            </w:r>
            <w:r w:rsidRPr="00CA4E85">
              <w:rPr>
                <w:rFonts w:ascii="DengXian" w:eastAsia="DengXian" w:hAnsi="DengXian" w:cs="SimSun" w:hint="eastAsia"/>
                <w:color w:val="000000"/>
                <w:vertAlign w:val="superscript"/>
              </w:rPr>
              <w:t>c</w:t>
            </w:r>
          </w:p>
        </w:tc>
        <w:tc>
          <w:tcPr>
            <w:tcW w:w="1986" w:type="dxa"/>
            <w:tcBorders>
              <w:top w:val="nil"/>
              <w:left w:val="nil"/>
              <w:bottom w:val="nil"/>
              <w:right w:val="nil"/>
            </w:tcBorders>
            <w:shd w:val="clear" w:color="auto" w:fill="auto"/>
            <w:noWrap/>
            <w:vAlign w:val="center"/>
            <w:hideMark/>
          </w:tcPr>
          <w:p w14:paraId="11B19CD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402.2</w:t>
            </w:r>
            <w:r>
              <w:rPr>
                <w:rFonts w:ascii="DengXian" w:eastAsia="DengXian" w:hAnsi="DengXian" w:cs="SimSun"/>
                <w:color w:val="000000"/>
              </w:rPr>
              <w:t xml:space="preserve">3 </w:t>
            </w:r>
            <w:r w:rsidRPr="009714EF">
              <w:rPr>
                <w:rFonts w:ascii="DengXian" w:eastAsia="DengXian" w:hAnsi="DengXian" w:cs="SimSun"/>
                <w:color w:val="000000"/>
              </w:rPr>
              <w:t>±</w:t>
            </w:r>
            <w:r>
              <w:rPr>
                <w:rFonts w:ascii="DengXian" w:eastAsia="DengXian" w:hAnsi="DengXian" w:cs="SimSun"/>
                <w:color w:val="000000"/>
              </w:rPr>
              <w:t xml:space="preserve"> 78.87</w:t>
            </w:r>
            <w:r w:rsidRPr="00CA4E85">
              <w:rPr>
                <w:rFonts w:ascii="DengXian" w:eastAsia="DengXian" w:hAnsi="DengXian" w:cs="SimSun"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65DB773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3A5EB949" w14:textId="77777777" w:rsidTr="00DF1217">
        <w:trPr>
          <w:trHeight w:val="330"/>
        </w:trPr>
        <w:tc>
          <w:tcPr>
            <w:tcW w:w="1642" w:type="dxa"/>
            <w:tcBorders>
              <w:top w:val="nil"/>
              <w:left w:val="nil"/>
              <w:bottom w:val="nil"/>
              <w:right w:val="nil"/>
            </w:tcBorders>
            <w:shd w:val="clear" w:color="auto" w:fill="auto"/>
            <w:noWrap/>
            <w:vAlign w:val="center"/>
            <w:hideMark/>
          </w:tcPr>
          <w:p w14:paraId="0492457F"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vertAlign w:val="superscript"/>
              </w:rPr>
              <w:t>39</w:t>
            </w:r>
            <w:r w:rsidRPr="00B7574C">
              <w:rPr>
                <w:rFonts w:ascii="DengXian" w:eastAsia="DengXian" w:hAnsi="DengXian" w:cs="SimSun" w:hint="eastAsia"/>
              </w:rPr>
              <w:t>K</w:t>
            </w:r>
            <w:r w:rsidRPr="00B7574C">
              <w:rPr>
                <w:rFonts w:ascii="DengXian" w:eastAsia="DengXian" w:hAnsi="DengXian" w:cs="SimSun"/>
              </w:rPr>
              <w:t xml:space="preserve"> (mg/kg)</w:t>
            </w:r>
          </w:p>
        </w:tc>
        <w:tc>
          <w:tcPr>
            <w:tcW w:w="1995" w:type="dxa"/>
            <w:tcBorders>
              <w:top w:val="nil"/>
              <w:left w:val="nil"/>
              <w:bottom w:val="nil"/>
              <w:right w:val="nil"/>
            </w:tcBorders>
            <w:shd w:val="clear" w:color="auto" w:fill="auto"/>
            <w:noWrap/>
            <w:vAlign w:val="center"/>
            <w:hideMark/>
          </w:tcPr>
          <w:p w14:paraId="7A80C6C4"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961</w:t>
            </w:r>
            <w:r w:rsidRPr="00B7574C">
              <w:rPr>
                <w:rFonts w:ascii="DengXian" w:eastAsia="DengXian" w:hAnsi="DengXian" w:cs="SimSun"/>
              </w:rPr>
              <w:t>.45 ± 65.69</w:t>
            </w:r>
            <w:r w:rsidRPr="00B7574C">
              <w:rPr>
                <w:rFonts w:ascii="DengXian" w:eastAsia="DengXian" w:hAnsi="DengXian" w:cs="SimSun" w:hint="eastAsia"/>
                <w:vertAlign w:val="superscript"/>
              </w:rPr>
              <w:t>b</w:t>
            </w:r>
          </w:p>
        </w:tc>
        <w:tc>
          <w:tcPr>
            <w:tcW w:w="1919" w:type="dxa"/>
            <w:tcBorders>
              <w:top w:val="nil"/>
              <w:left w:val="nil"/>
              <w:bottom w:val="nil"/>
              <w:right w:val="nil"/>
            </w:tcBorders>
            <w:shd w:val="clear" w:color="auto" w:fill="auto"/>
            <w:noWrap/>
            <w:vAlign w:val="center"/>
            <w:hideMark/>
          </w:tcPr>
          <w:p w14:paraId="39563ECC"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77</w:t>
            </w:r>
            <w:r w:rsidRPr="00B7574C">
              <w:rPr>
                <w:rFonts w:ascii="DengXian" w:eastAsia="DengXian" w:hAnsi="DengXian" w:cs="SimSun"/>
              </w:rPr>
              <w:t>0.48 ± 44.69</w:t>
            </w:r>
            <w:r w:rsidRPr="00B7574C">
              <w:rPr>
                <w:rFonts w:ascii="DengXian" w:eastAsia="DengXian" w:hAnsi="DengXian" w:cs="SimSun" w:hint="eastAsia"/>
                <w:vertAlign w:val="superscript"/>
              </w:rPr>
              <w:t>d</w:t>
            </w:r>
          </w:p>
        </w:tc>
        <w:tc>
          <w:tcPr>
            <w:tcW w:w="2363" w:type="dxa"/>
            <w:tcBorders>
              <w:top w:val="nil"/>
              <w:left w:val="nil"/>
              <w:bottom w:val="nil"/>
              <w:right w:val="nil"/>
            </w:tcBorders>
            <w:shd w:val="clear" w:color="auto" w:fill="auto"/>
            <w:noWrap/>
            <w:vAlign w:val="center"/>
            <w:hideMark/>
          </w:tcPr>
          <w:p w14:paraId="3CB3D9AC"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723</w:t>
            </w:r>
            <w:r w:rsidRPr="00B7574C">
              <w:rPr>
                <w:rFonts w:ascii="DengXian" w:eastAsia="DengXian" w:hAnsi="DengXian" w:cs="SimSun"/>
              </w:rPr>
              <w:t>.98 ± 75.70</w:t>
            </w:r>
            <w:r w:rsidRPr="00B7574C">
              <w:rPr>
                <w:rFonts w:ascii="DengXian" w:eastAsia="DengXian" w:hAnsi="DengXian" w:cs="SimSun" w:hint="eastAsia"/>
                <w:vertAlign w:val="superscript"/>
              </w:rPr>
              <w:t>de</w:t>
            </w:r>
          </w:p>
        </w:tc>
        <w:tc>
          <w:tcPr>
            <w:tcW w:w="1940" w:type="dxa"/>
            <w:tcBorders>
              <w:top w:val="nil"/>
              <w:left w:val="nil"/>
              <w:bottom w:val="nil"/>
              <w:right w:val="nil"/>
            </w:tcBorders>
            <w:shd w:val="clear" w:color="auto" w:fill="auto"/>
            <w:noWrap/>
            <w:vAlign w:val="center"/>
            <w:hideMark/>
          </w:tcPr>
          <w:p w14:paraId="5AB272D9"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702</w:t>
            </w:r>
            <w:r w:rsidRPr="00B7574C">
              <w:rPr>
                <w:rFonts w:ascii="DengXian" w:eastAsia="DengXian" w:hAnsi="DengXian" w:cs="SimSun"/>
              </w:rPr>
              <w:t>.17 ± 45.36</w:t>
            </w:r>
            <w:r w:rsidRPr="00B7574C">
              <w:rPr>
                <w:rFonts w:ascii="DengXian" w:eastAsia="DengXian" w:hAnsi="DengXian" w:cs="SimSun" w:hint="eastAsia"/>
                <w:vertAlign w:val="superscript"/>
              </w:rPr>
              <w:t>e</w:t>
            </w:r>
          </w:p>
        </w:tc>
        <w:tc>
          <w:tcPr>
            <w:tcW w:w="2157" w:type="dxa"/>
            <w:tcBorders>
              <w:top w:val="nil"/>
              <w:left w:val="nil"/>
              <w:bottom w:val="nil"/>
              <w:right w:val="nil"/>
            </w:tcBorders>
            <w:shd w:val="clear" w:color="auto" w:fill="auto"/>
            <w:noWrap/>
            <w:vAlign w:val="center"/>
            <w:hideMark/>
          </w:tcPr>
          <w:p w14:paraId="0AECE718"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842</w:t>
            </w:r>
            <w:r w:rsidRPr="00B7574C">
              <w:rPr>
                <w:rFonts w:ascii="DengXian" w:eastAsia="DengXian" w:hAnsi="DengXian" w:cs="SimSun"/>
              </w:rPr>
              <w:t>.62 ± 45.82</w:t>
            </w:r>
            <w:r w:rsidRPr="00B7574C">
              <w:rPr>
                <w:rFonts w:ascii="DengXian" w:eastAsia="DengXian" w:hAnsi="DengXian" w:cs="SimSun" w:hint="eastAsia"/>
                <w:vertAlign w:val="superscript"/>
              </w:rPr>
              <w:t>c</w:t>
            </w:r>
          </w:p>
        </w:tc>
        <w:tc>
          <w:tcPr>
            <w:tcW w:w="1986" w:type="dxa"/>
            <w:tcBorders>
              <w:top w:val="nil"/>
              <w:left w:val="nil"/>
              <w:bottom w:val="nil"/>
              <w:right w:val="nil"/>
            </w:tcBorders>
            <w:shd w:val="clear" w:color="auto" w:fill="auto"/>
            <w:noWrap/>
            <w:vAlign w:val="center"/>
            <w:hideMark/>
          </w:tcPr>
          <w:p w14:paraId="3D6A4BA7"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105</w:t>
            </w:r>
            <w:r w:rsidRPr="00B7574C">
              <w:rPr>
                <w:rFonts w:ascii="DengXian" w:eastAsia="DengXian" w:hAnsi="DengXian" w:cs="SimSun"/>
              </w:rPr>
              <w:t>3.24 ± 104.88</w:t>
            </w:r>
            <w:r w:rsidRPr="00B7574C">
              <w:rPr>
                <w:rFonts w:ascii="DengXian" w:eastAsia="DengXian" w:hAnsi="DengXian" w:cs="SimSun" w:hint="eastAsia"/>
                <w:vertAlign w:val="superscript"/>
              </w:rPr>
              <w:t>a</w:t>
            </w:r>
          </w:p>
        </w:tc>
        <w:tc>
          <w:tcPr>
            <w:tcW w:w="960" w:type="dxa"/>
            <w:tcBorders>
              <w:top w:val="nil"/>
              <w:left w:val="nil"/>
              <w:bottom w:val="nil"/>
              <w:right w:val="nil"/>
            </w:tcBorders>
            <w:shd w:val="clear" w:color="auto" w:fill="auto"/>
            <w:noWrap/>
            <w:vAlign w:val="center"/>
            <w:hideMark/>
          </w:tcPr>
          <w:p w14:paraId="31E50788"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73865B30" w14:textId="77777777" w:rsidTr="00DF1217">
        <w:trPr>
          <w:trHeight w:val="330"/>
        </w:trPr>
        <w:tc>
          <w:tcPr>
            <w:tcW w:w="1642" w:type="dxa"/>
            <w:tcBorders>
              <w:top w:val="nil"/>
              <w:left w:val="nil"/>
              <w:bottom w:val="nil"/>
              <w:right w:val="nil"/>
            </w:tcBorders>
            <w:shd w:val="clear" w:color="auto" w:fill="auto"/>
            <w:noWrap/>
            <w:vAlign w:val="center"/>
            <w:hideMark/>
          </w:tcPr>
          <w:p w14:paraId="5EF6E6EE"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vertAlign w:val="superscript"/>
              </w:rPr>
              <w:t>43</w:t>
            </w:r>
            <w:r w:rsidRPr="00B7574C">
              <w:rPr>
                <w:rFonts w:ascii="DengXian" w:eastAsia="DengXian" w:hAnsi="DengXian" w:cs="SimSun" w:hint="eastAsia"/>
              </w:rPr>
              <w:t>Ca</w:t>
            </w:r>
            <w:r w:rsidRPr="00B7574C">
              <w:rPr>
                <w:rFonts w:ascii="DengXian" w:eastAsia="DengXian" w:hAnsi="DengXian" w:cs="SimSun"/>
              </w:rPr>
              <w:t xml:space="preserve"> (mg/kg)</w:t>
            </w:r>
          </w:p>
        </w:tc>
        <w:tc>
          <w:tcPr>
            <w:tcW w:w="1995" w:type="dxa"/>
            <w:tcBorders>
              <w:top w:val="nil"/>
              <w:left w:val="nil"/>
              <w:bottom w:val="nil"/>
              <w:right w:val="nil"/>
            </w:tcBorders>
            <w:shd w:val="clear" w:color="auto" w:fill="auto"/>
            <w:noWrap/>
            <w:vAlign w:val="center"/>
            <w:hideMark/>
          </w:tcPr>
          <w:p w14:paraId="41062841"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63</w:t>
            </w:r>
            <w:r w:rsidRPr="00B7574C">
              <w:rPr>
                <w:rFonts w:ascii="DengXian" w:eastAsia="DengXian" w:hAnsi="DengXian" w:cs="SimSun"/>
              </w:rPr>
              <w:t>.14 ± 6.30</w:t>
            </w:r>
            <w:r w:rsidRPr="00B7574C">
              <w:rPr>
                <w:rFonts w:ascii="DengXian" w:eastAsia="DengXian" w:hAnsi="DengXian" w:cs="SimSun" w:hint="eastAsia"/>
                <w:vertAlign w:val="superscript"/>
              </w:rPr>
              <w:t>a</w:t>
            </w:r>
          </w:p>
        </w:tc>
        <w:tc>
          <w:tcPr>
            <w:tcW w:w="1919" w:type="dxa"/>
            <w:tcBorders>
              <w:top w:val="nil"/>
              <w:left w:val="nil"/>
              <w:bottom w:val="nil"/>
              <w:right w:val="nil"/>
            </w:tcBorders>
            <w:shd w:val="clear" w:color="auto" w:fill="auto"/>
            <w:noWrap/>
            <w:vAlign w:val="center"/>
            <w:hideMark/>
          </w:tcPr>
          <w:p w14:paraId="24431FC1"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43</w:t>
            </w:r>
            <w:r w:rsidRPr="00B7574C">
              <w:rPr>
                <w:rFonts w:ascii="DengXian" w:eastAsia="DengXian" w:hAnsi="DengXian" w:cs="SimSun"/>
              </w:rPr>
              <w:t>.81 ± 2.36</w:t>
            </w:r>
            <w:r w:rsidRPr="00B7574C">
              <w:rPr>
                <w:rFonts w:ascii="DengXian" w:eastAsia="DengXian" w:hAnsi="DengXian" w:cs="SimSun" w:hint="eastAsia"/>
                <w:vertAlign w:val="superscript"/>
              </w:rPr>
              <w:t>c</w:t>
            </w:r>
          </w:p>
        </w:tc>
        <w:tc>
          <w:tcPr>
            <w:tcW w:w="2363" w:type="dxa"/>
            <w:tcBorders>
              <w:top w:val="nil"/>
              <w:left w:val="nil"/>
              <w:bottom w:val="nil"/>
              <w:right w:val="nil"/>
            </w:tcBorders>
            <w:shd w:val="clear" w:color="auto" w:fill="auto"/>
            <w:noWrap/>
            <w:vAlign w:val="center"/>
            <w:hideMark/>
          </w:tcPr>
          <w:p w14:paraId="3E25F64C"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63</w:t>
            </w:r>
            <w:r w:rsidRPr="00B7574C">
              <w:rPr>
                <w:rFonts w:ascii="DengXian" w:eastAsia="DengXian" w:hAnsi="DengXian" w:cs="SimSun"/>
              </w:rPr>
              <w:t>.56 ± 7.03</w:t>
            </w:r>
            <w:r w:rsidRPr="00B7574C">
              <w:rPr>
                <w:rFonts w:ascii="DengXian" w:eastAsia="DengXian" w:hAnsi="DengXian" w:cs="SimSun" w:hint="eastAsia"/>
                <w:vertAlign w:val="superscript"/>
              </w:rPr>
              <w:t>a</w:t>
            </w:r>
          </w:p>
        </w:tc>
        <w:tc>
          <w:tcPr>
            <w:tcW w:w="1940" w:type="dxa"/>
            <w:tcBorders>
              <w:top w:val="nil"/>
              <w:left w:val="nil"/>
              <w:bottom w:val="nil"/>
              <w:right w:val="nil"/>
            </w:tcBorders>
            <w:shd w:val="clear" w:color="auto" w:fill="auto"/>
            <w:noWrap/>
            <w:vAlign w:val="center"/>
            <w:hideMark/>
          </w:tcPr>
          <w:p w14:paraId="51668A84"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55</w:t>
            </w:r>
            <w:r w:rsidRPr="00B7574C">
              <w:rPr>
                <w:rFonts w:ascii="DengXian" w:eastAsia="DengXian" w:hAnsi="DengXian" w:cs="SimSun"/>
              </w:rPr>
              <w:t>.93 ± 3.27</w:t>
            </w:r>
            <w:r w:rsidRPr="00B7574C">
              <w:rPr>
                <w:rFonts w:ascii="DengXian" w:eastAsia="DengXian" w:hAnsi="DengXian" w:cs="SimSun" w:hint="eastAsia"/>
                <w:vertAlign w:val="superscript"/>
              </w:rPr>
              <w:t>b</w:t>
            </w:r>
          </w:p>
        </w:tc>
        <w:tc>
          <w:tcPr>
            <w:tcW w:w="2157" w:type="dxa"/>
            <w:tcBorders>
              <w:top w:val="nil"/>
              <w:left w:val="nil"/>
              <w:bottom w:val="nil"/>
              <w:right w:val="nil"/>
            </w:tcBorders>
            <w:shd w:val="clear" w:color="auto" w:fill="auto"/>
            <w:noWrap/>
            <w:vAlign w:val="center"/>
            <w:hideMark/>
          </w:tcPr>
          <w:p w14:paraId="65DCB9AD"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56</w:t>
            </w:r>
            <w:r w:rsidRPr="00B7574C">
              <w:rPr>
                <w:rFonts w:ascii="DengXian" w:eastAsia="DengXian" w:hAnsi="DengXian" w:cs="SimSun"/>
              </w:rPr>
              <w:t>.81 ± 3.34</w:t>
            </w:r>
            <w:r w:rsidRPr="00B7574C">
              <w:rPr>
                <w:rFonts w:ascii="DengXian" w:eastAsia="DengXian" w:hAnsi="DengXian" w:cs="SimSun" w:hint="eastAsia"/>
                <w:vertAlign w:val="superscript"/>
              </w:rPr>
              <w:t>b</w:t>
            </w:r>
          </w:p>
        </w:tc>
        <w:tc>
          <w:tcPr>
            <w:tcW w:w="1986" w:type="dxa"/>
            <w:tcBorders>
              <w:top w:val="nil"/>
              <w:left w:val="nil"/>
              <w:bottom w:val="nil"/>
              <w:right w:val="nil"/>
            </w:tcBorders>
            <w:shd w:val="clear" w:color="auto" w:fill="auto"/>
            <w:noWrap/>
            <w:vAlign w:val="center"/>
            <w:hideMark/>
          </w:tcPr>
          <w:p w14:paraId="5FCC05E0"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46</w:t>
            </w:r>
            <w:r w:rsidRPr="00B7574C">
              <w:rPr>
                <w:rFonts w:ascii="DengXian" w:eastAsia="DengXian" w:hAnsi="DengXian" w:cs="SimSun"/>
              </w:rPr>
              <w:t>.44 ± 3.57</w:t>
            </w:r>
            <w:r w:rsidRPr="00B7574C">
              <w:rPr>
                <w:rFonts w:ascii="DengXian" w:eastAsia="DengXian" w:hAnsi="DengXian" w:cs="SimSun" w:hint="eastAsia"/>
                <w:vertAlign w:val="superscript"/>
              </w:rPr>
              <w:t>c</w:t>
            </w:r>
          </w:p>
        </w:tc>
        <w:tc>
          <w:tcPr>
            <w:tcW w:w="960" w:type="dxa"/>
            <w:tcBorders>
              <w:top w:val="nil"/>
              <w:left w:val="nil"/>
              <w:bottom w:val="nil"/>
              <w:right w:val="nil"/>
            </w:tcBorders>
            <w:shd w:val="clear" w:color="auto" w:fill="auto"/>
            <w:noWrap/>
            <w:vAlign w:val="center"/>
            <w:hideMark/>
          </w:tcPr>
          <w:p w14:paraId="310A4F0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31FE76F0" w14:textId="77777777" w:rsidTr="00DF1217">
        <w:trPr>
          <w:trHeight w:val="330"/>
        </w:trPr>
        <w:tc>
          <w:tcPr>
            <w:tcW w:w="1642" w:type="dxa"/>
            <w:tcBorders>
              <w:top w:val="nil"/>
              <w:left w:val="nil"/>
              <w:bottom w:val="nil"/>
              <w:right w:val="nil"/>
            </w:tcBorders>
            <w:shd w:val="clear" w:color="auto" w:fill="auto"/>
            <w:noWrap/>
            <w:vAlign w:val="center"/>
            <w:hideMark/>
          </w:tcPr>
          <w:p w14:paraId="0465419E" w14:textId="197F433A"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45</w:t>
            </w:r>
            <w:r w:rsidRPr="00CA4E85">
              <w:rPr>
                <w:rFonts w:ascii="DengXian" w:eastAsia="DengXian" w:hAnsi="DengXian" w:cs="SimSun" w:hint="eastAsia"/>
                <w:color w:val="000000"/>
              </w:rPr>
              <w:t>Sc</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3B930392"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w:t>
            </w:r>
            <w:r>
              <w:rPr>
                <w:rFonts w:ascii="DengXian" w:eastAsia="DengXian" w:hAnsi="DengXian" w:cs="SimSun"/>
                <w:color w:val="000000"/>
              </w:rPr>
              <w:t xml:space="preserve">7 </w:t>
            </w:r>
            <w:r w:rsidRPr="009714EF">
              <w:rPr>
                <w:rFonts w:ascii="DengXian" w:eastAsia="DengXian" w:hAnsi="DengXian" w:cs="SimSun"/>
                <w:color w:val="000000"/>
              </w:rPr>
              <w:t>±</w:t>
            </w:r>
            <w:r>
              <w:rPr>
                <w:rFonts w:ascii="DengXian" w:eastAsia="DengXian" w:hAnsi="DengXian" w:cs="SimSun"/>
                <w:color w:val="000000"/>
              </w:rPr>
              <w:t xml:space="preserve"> 0.08</w:t>
            </w:r>
            <w:r w:rsidRPr="00CA4E85">
              <w:rPr>
                <w:rFonts w:ascii="DengXian" w:eastAsia="DengXian" w:hAnsi="DengXian" w:cs="SimSun" w:hint="eastAsia"/>
                <w:color w:val="000000"/>
                <w:vertAlign w:val="superscript"/>
              </w:rPr>
              <w:t>bc</w:t>
            </w:r>
          </w:p>
        </w:tc>
        <w:tc>
          <w:tcPr>
            <w:tcW w:w="1919" w:type="dxa"/>
            <w:tcBorders>
              <w:top w:val="nil"/>
              <w:left w:val="nil"/>
              <w:bottom w:val="nil"/>
              <w:right w:val="nil"/>
            </w:tcBorders>
            <w:shd w:val="clear" w:color="auto" w:fill="auto"/>
            <w:noWrap/>
            <w:vAlign w:val="center"/>
            <w:hideMark/>
          </w:tcPr>
          <w:p w14:paraId="11FCC23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0.10</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0.07</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28B3B171"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0.2</w:t>
            </w:r>
            <w:r>
              <w:rPr>
                <w:rFonts w:ascii="DengXian" w:eastAsia="DengXian" w:hAnsi="DengXian" w:cs="SimSun"/>
                <w:color w:val="000000"/>
              </w:rPr>
              <w:t xml:space="preserve">3 </w:t>
            </w:r>
            <w:r w:rsidRPr="009714EF">
              <w:rPr>
                <w:rFonts w:ascii="DengXian" w:eastAsia="DengXian" w:hAnsi="DengXian" w:cs="SimSun"/>
                <w:color w:val="000000"/>
              </w:rPr>
              <w:t>±</w:t>
            </w:r>
            <w:r>
              <w:rPr>
                <w:rFonts w:ascii="DengXian" w:eastAsia="DengXian" w:hAnsi="DengXian" w:cs="SimSun"/>
                <w:color w:val="000000"/>
              </w:rPr>
              <w:t xml:space="preserve"> 0.16</w:t>
            </w:r>
            <w:r w:rsidRPr="00CA4E85">
              <w:rPr>
                <w:rFonts w:ascii="DengXian" w:eastAsia="DengXian" w:hAnsi="DengXian" w:cs="SimSun"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10AB0063"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w:t>
            </w:r>
            <w:r>
              <w:rPr>
                <w:rFonts w:ascii="DengXian" w:eastAsia="DengXian" w:hAnsi="DengXian" w:cs="SimSun"/>
                <w:color w:val="000000"/>
              </w:rPr>
              <w:t xml:space="preserve">1 </w:t>
            </w:r>
            <w:r w:rsidRPr="009714EF">
              <w:rPr>
                <w:rFonts w:ascii="DengXian" w:eastAsia="DengXian" w:hAnsi="DengXian" w:cs="SimSun"/>
                <w:color w:val="000000"/>
              </w:rPr>
              <w:t>±</w:t>
            </w:r>
            <w:r>
              <w:rPr>
                <w:rFonts w:ascii="DengXian" w:eastAsia="DengXian" w:hAnsi="DengXian" w:cs="SimSun"/>
                <w:color w:val="000000"/>
              </w:rPr>
              <w:t xml:space="preserve"> 0.02</w:t>
            </w:r>
            <w:r w:rsidRPr="00CA4E85">
              <w:rPr>
                <w:rFonts w:ascii="DengXian" w:eastAsia="DengXian" w:hAnsi="DengXian" w:cs="SimSun"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0B3AA29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0.07</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0.08</w:t>
            </w:r>
            <w:r w:rsidRPr="00CA4E85">
              <w:rPr>
                <w:rFonts w:ascii="DengXian" w:eastAsia="DengXian" w:hAnsi="DengXian" w:cs="SimSun" w:hint="eastAsia"/>
                <w:color w:val="000000"/>
                <w:vertAlign w:val="superscript"/>
              </w:rPr>
              <w:t>bc</w:t>
            </w:r>
          </w:p>
        </w:tc>
        <w:tc>
          <w:tcPr>
            <w:tcW w:w="1986" w:type="dxa"/>
            <w:tcBorders>
              <w:top w:val="nil"/>
              <w:left w:val="nil"/>
              <w:bottom w:val="nil"/>
              <w:right w:val="nil"/>
            </w:tcBorders>
            <w:shd w:val="clear" w:color="auto" w:fill="auto"/>
            <w:noWrap/>
            <w:vAlign w:val="center"/>
            <w:hideMark/>
          </w:tcPr>
          <w:p w14:paraId="637D5A44"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w:t>
            </w:r>
            <w:r>
              <w:rPr>
                <w:rFonts w:ascii="DengXian" w:eastAsia="DengXian" w:hAnsi="DengXian" w:cs="SimSun"/>
                <w:color w:val="000000"/>
              </w:rPr>
              <w:t xml:space="preserve">2 </w:t>
            </w:r>
            <w:r w:rsidRPr="009714EF">
              <w:rPr>
                <w:rFonts w:ascii="DengXian" w:eastAsia="DengXian" w:hAnsi="DengXian" w:cs="SimSun"/>
                <w:color w:val="000000"/>
              </w:rPr>
              <w:t>±</w:t>
            </w:r>
            <w:r>
              <w:rPr>
                <w:rFonts w:ascii="DengXian" w:eastAsia="DengXian" w:hAnsi="DengXian" w:cs="SimSun"/>
                <w:color w:val="000000"/>
              </w:rPr>
              <w:t xml:space="preserve"> 0.03</w:t>
            </w:r>
            <w:r w:rsidRPr="00CA4E85">
              <w:rPr>
                <w:rFonts w:ascii="DengXian" w:eastAsia="DengXian" w:hAnsi="DengXian" w:cs="SimSun" w:hint="eastAsia"/>
                <w:color w:val="000000"/>
                <w:vertAlign w:val="superscript"/>
              </w:rPr>
              <w:t>bc</w:t>
            </w:r>
          </w:p>
        </w:tc>
        <w:tc>
          <w:tcPr>
            <w:tcW w:w="960" w:type="dxa"/>
            <w:tcBorders>
              <w:top w:val="nil"/>
              <w:left w:val="nil"/>
              <w:bottom w:val="nil"/>
              <w:right w:val="nil"/>
            </w:tcBorders>
            <w:shd w:val="clear" w:color="auto" w:fill="auto"/>
            <w:noWrap/>
            <w:vAlign w:val="center"/>
            <w:hideMark/>
          </w:tcPr>
          <w:p w14:paraId="5AFCDEDC"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06A9CDAA" w14:textId="77777777" w:rsidTr="00DF1217">
        <w:trPr>
          <w:trHeight w:val="330"/>
        </w:trPr>
        <w:tc>
          <w:tcPr>
            <w:tcW w:w="1642" w:type="dxa"/>
            <w:tcBorders>
              <w:top w:val="nil"/>
              <w:left w:val="nil"/>
              <w:bottom w:val="nil"/>
              <w:right w:val="nil"/>
            </w:tcBorders>
            <w:shd w:val="clear" w:color="auto" w:fill="auto"/>
            <w:noWrap/>
            <w:vAlign w:val="center"/>
            <w:hideMark/>
          </w:tcPr>
          <w:p w14:paraId="0A25A6F0"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48</w:t>
            </w:r>
            <w:r w:rsidRPr="00CA4E85">
              <w:rPr>
                <w:rFonts w:ascii="DengXian" w:eastAsia="DengXian" w:hAnsi="DengXian" w:cs="SimSun" w:hint="eastAsia"/>
                <w:color w:val="000000"/>
              </w:rPr>
              <w:t>Ti</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6181FF2E"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38.74</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19.18</w:t>
            </w:r>
            <w:r w:rsidRPr="00CA4E85">
              <w:rPr>
                <w:rFonts w:ascii="DengXian" w:eastAsia="DengXian" w:hAnsi="DengXian" w:cs="SimSun" w:hint="eastAsia"/>
                <w:color w:val="000000"/>
                <w:vertAlign w:val="superscript"/>
              </w:rPr>
              <w:t>bc</w:t>
            </w:r>
          </w:p>
        </w:tc>
        <w:tc>
          <w:tcPr>
            <w:tcW w:w="1919" w:type="dxa"/>
            <w:tcBorders>
              <w:top w:val="nil"/>
              <w:left w:val="nil"/>
              <w:bottom w:val="nil"/>
              <w:right w:val="nil"/>
            </w:tcBorders>
            <w:shd w:val="clear" w:color="auto" w:fill="auto"/>
            <w:noWrap/>
            <w:vAlign w:val="center"/>
            <w:hideMark/>
          </w:tcPr>
          <w:p w14:paraId="5327782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48.22</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11.75</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2C3A48D7"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89.01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26.74</w:t>
            </w:r>
            <w:r w:rsidRPr="00CA4E85">
              <w:rPr>
                <w:rFonts w:ascii="DengXian" w:eastAsia="DengXian" w:hAnsi="DengXian" w:cs="SimSun"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5309288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19.6</w:t>
            </w:r>
            <w:r>
              <w:rPr>
                <w:rFonts w:ascii="DengXian" w:eastAsia="DengXian" w:hAnsi="DengXian" w:cs="SimSun"/>
                <w:color w:val="000000"/>
              </w:rPr>
              <w:t xml:space="preserve">7 </w:t>
            </w:r>
            <w:r w:rsidRPr="009714EF">
              <w:rPr>
                <w:rFonts w:ascii="DengXian" w:eastAsia="DengXian" w:hAnsi="DengXian" w:cs="SimSun"/>
                <w:color w:val="000000"/>
              </w:rPr>
              <w:t>±</w:t>
            </w:r>
            <w:r>
              <w:rPr>
                <w:rFonts w:ascii="DengXian" w:eastAsia="DengXian" w:hAnsi="DengXian" w:cs="SimSun"/>
                <w:color w:val="000000"/>
              </w:rPr>
              <w:t xml:space="preserve"> 6.75</w:t>
            </w:r>
            <w:r w:rsidRPr="00CA4E85">
              <w:rPr>
                <w:rFonts w:ascii="DengXian" w:eastAsia="DengXian" w:hAnsi="DengXian" w:cs="SimSun" w:hint="eastAsia"/>
                <w:color w:val="000000"/>
                <w:vertAlign w:val="superscript"/>
              </w:rPr>
              <w:t>d</w:t>
            </w:r>
          </w:p>
        </w:tc>
        <w:tc>
          <w:tcPr>
            <w:tcW w:w="2157" w:type="dxa"/>
            <w:tcBorders>
              <w:top w:val="nil"/>
              <w:left w:val="nil"/>
              <w:bottom w:val="nil"/>
              <w:right w:val="nil"/>
            </w:tcBorders>
            <w:shd w:val="clear" w:color="auto" w:fill="auto"/>
            <w:noWrap/>
            <w:vAlign w:val="center"/>
            <w:hideMark/>
          </w:tcPr>
          <w:p w14:paraId="2165E897"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31.0</w:t>
            </w:r>
            <w:r>
              <w:rPr>
                <w:rFonts w:ascii="DengXian" w:eastAsia="DengXian" w:hAnsi="DengXian" w:cs="SimSun"/>
                <w:color w:val="000000"/>
              </w:rPr>
              <w:t xml:space="preserve">7 </w:t>
            </w:r>
            <w:r w:rsidRPr="009714EF">
              <w:rPr>
                <w:rFonts w:ascii="DengXian" w:eastAsia="DengXian" w:hAnsi="DengXian" w:cs="SimSun"/>
                <w:color w:val="000000"/>
              </w:rPr>
              <w:t>±</w:t>
            </w:r>
            <w:r>
              <w:rPr>
                <w:rFonts w:ascii="DengXian" w:eastAsia="DengXian" w:hAnsi="DengXian" w:cs="SimSun"/>
                <w:color w:val="000000"/>
              </w:rPr>
              <w:t xml:space="preserve"> 8.17</w:t>
            </w:r>
            <w:r w:rsidRPr="00CA4E85">
              <w:rPr>
                <w:rFonts w:ascii="DengXian" w:eastAsia="DengXian" w:hAnsi="DengXian" w:cs="SimSun" w:hint="eastAsia"/>
                <w:color w:val="000000"/>
                <w:vertAlign w:val="superscript"/>
              </w:rPr>
              <w:t>cd</w:t>
            </w:r>
          </w:p>
        </w:tc>
        <w:tc>
          <w:tcPr>
            <w:tcW w:w="1986" w:type="dxa"/>
            <w:tcBorders>
              <w:top w:val="nil"/>
              <w:left w:val="nil"/>
              <w:bottom w:val="nil"/>
              <w:right w:val="nil"/>
            </w:tcBorders>
            <w:shd w:val="clear" w:color="auto" w:fill="auto"/>
            <w:noWrap/>
            <w:vAlign w:val="center"/>
            <w:hideMark/>
          </w:tcPr>
          <w:p w14:paraId="5D98BF3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23.6</w:t>
            </w:r>
            <w:r>
              <w:rPr>
                <w:rFonts w:ascii="DengXian" w:eastAsia="DengXian" w:hAnsi="DengXian" w:cs="SimSun"/>
                <w:color w:val="000000"/>
              </w:rPr>
              <w:t xml:space="preserve">8 </w:t>
            </w:r>
            <w:r w:rsidRPr="009714EF">
              <w:rPr>
                <w:rFonts w:ascii="DengXian" w:eastAsia="DengXian" w:hAnsi="DengXian" w:cs="SimSun"/>
                <w:color w:val="000000"/>
              </w:rPr>
              <w:t>±</w:t>
            </w:r>
            <w:r>
              <w:rPr>
                <w:rFonts w:ascii="DengXian" w:eastAsia="DengXian" w:hAnsi="DengXian" w:cs="SimSun"/>
                <w:color w:val="000000"/>
              </w:rPr>
              <w:t xml:space="preserve"> 8.12</w:t>
            </w:r>
            <w:r w:rsidRPr="00CA4E85">
              <w:rPr>
                <w:rFonts w:ascii="DengXian" w:eastAsia="DengXian" w:hAnsi="DengXian" w:cs="SimSun" w:hint="eastAsia"/>
                <w:color w:val="000000"/>
                <w:vertAlign w:val="superscript"/>
              </w:rPr>
              <w:t>cd</w:t>
            </w:r>
          </w:p>
        </w:tc>
        <w:tc>
          <w:tcPr>
            <w:tcW w:w="960" w:type="dxa"/>
            <w:tcBorders>
              <w:top w:val="nil"/>
              <w:left w:val="nil"/>
              <w:bottom w:val="nil"/>
              <w:right w:val="nil"/>
            </w:tcBorders>
            <w:shd w:val="clear" w:color="auto" w:fill="auto"/>
            <w:noWrap/>
            <w:vAlign w:val="center"/>
            <w:hideMark/>
          </w:tcPr>
          <w:p w14:paraId="47EDBE4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6CCAF07B" w14:textId="77777777" w:rsidTr="00DF1217">
        <w:trPr>
          <w:trHeight w:val="330"/>
        </w:trPr>
        <w:tc>
          <w:tcPr>
            <w:tcW w:w="1642" w:type="dxa"/>
            <w:tcBorders>
              <w:top w:val="nil"/>
              <w:left w:val="nil"/>
              <w:bottom w:val="nil"/>
              <w:right w:val="nil"/>
            </w:tcBorders>
            <w:shd w:val="clear" w:color="auto" w:fill="auto"/>
            <w:noWrap/>
            <w:vAlign w:val="center"/>
            <w:hideMark/>
          </w:tcPr>
          <w:p w14:paraId="3B43AFC0"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51</w:t>
            </w:r>
            <w:r w:rsidRPr="00CA4E85">
              <w:rPr>
                <w:rFonts w:ascii="DengXian" w:eastAsia="DengXian" w:hAnsi="DengXian" w:cs="SimSun" w:hint="eastAsia"/>
                <w:color w:val="000000"/>
              </w:rPr>
              <w:t>V</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2EBA2D0C"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1.01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0.26</w:t>
            </w:r>
            <w:r w:rsidRPr="00CA4E85">
              <w:rPr>
                <w:rFonts w:ascii="DengXian" w:eastAsia="DengXian" w:hAnsi="DengXian" w:cs="SimSun" w:hint="eastAsia"/>
                <w:color w:val="000000"/>
                <w:vertAlign w:val="superscript"/>
              </w:rPr>
              <w:t>cd</w:t>
            </w:r>
          </w:p>
        </w:tc>
        <w:tc>
          <w:tcPr>
            <w:tcW w:w="1919" w:type="dxa"/>
            <w:tcBorders>
              <w:top w:val="nil"/>
              <w:left w:val="nil"/>
              <w:bottom w:val="nil"/>
              <w:right w:val="nil"/>
            </w:tcBorders>
            <w:shd w:val="clear" w:color="auto" w:fill="auto"/>
            <w:noWrap/>
            <w:vAlign w:val="center"/>
            <w:hideMark/>
          </w:tcPr>
          <w:p w14:paraId="375EE61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2.5</w:t>
            </w:r>
            <w:r>
              <w:rPr>
                <w:rFonts w:ascii="DengXian" w:eastAsia="DengXian" w:hAnsi="DengXian" w:cs="SimSun"/>
                <w:color w:val="000000"/>
              </w:rPr>
              <w:t xml:space="preserve">8 </w:t>
            </w:r>
            <w:r w:rsidRPr="009714EF">
              <w:rPr>
                <w:rFonts w:ascii="DengXian" w:eastAsia="DengXian" w:hAnsi="DengXian" w:cs="SimSun"/>
                <w:color w:val="000000"/>
              </w:rPr>
              <w:t>±</w:t>
            </w:r>
            <w:r>
              <w:rPr>
                <w:rFonts w:ascii="DengXian" w:eastAsia="DengXian" w:hAnsi="DengXian" w:cs="SimSun"/>
                <w:color w:val="000000"/>
              </w:rPr>
              <w:t xml:space="preserve"> 0.33</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4EAE248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3.7</w:t>
            </w:r>
            <w:r>
              <w:rPr>
                <w:rFonts w:ascii="DengXian" w:eastAsia="DengXian" w:hAnsi="DengXian" w:cs="SimSun"/>
                <w:color w:val="000000"/>
              </w:rPr>
              <w:t xml:space="preserve">1 </w:t>
            </w:r>
            <w:r w:rsidRPr="009714EF">
              <w:rPr>
                <w:rFonts w:ascii="DengXian" w:eastAsia="DengXian" w:hAnsi="DengXian" w:cs="SimSun"/>
                <w:color w:val="000000"/>
              </w:rPr>
              <w:t>±</w:t>
            </w:r>
            <w:r>
              <w:rPr>
                <w:rFonts w:ascii="DengXian" w:eastAsia="DengXian" w:hAnsi="DengXian" w:cs="SimSun"/>
                <w:color w:val="000000"/>
              </w:rPr>
              <w:t xml:space="preserve"> 0.75</w:t>
            </w:r>
            <w:r w:rsidRPr="00CA4E85">
              <w:rPr>
                <w:rFonts w:ascii="DengXian" w:eastAsia="DengXian" w:hAnsi="DengXian" w:cs="SimSun"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09BC018C"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0.5</w:t>
            </w:r>
            <w:r>
              <w:rPr>
                <w:rFonts w:ascii="DengXian" w:eastAsia="DengXian" w:hAnsi="DengXian" w:cs="SimSun"/>
                <w:color w:val="000000"/>
              </w:rPr>
              <w:t xml:space="preserve">4 </w:t>
            </w:r>
            <w:r w:rsidRPr="009714EF">
              <w:rPr>
                <w:rFonts w:ascii="DengXian" w:eastAsia="DengXian" w:hAnsi="DengXian" w:cs="SimSun"/>
                <w:color w:val="000000"/>
              </w:rPr>
              <w:t>±</w:t>
            </w:r>
            <w:r>
              <w:rPr>
                <w:rFonts w:ascii="DengXian" w:eastAsia="DengXian" w:hAnsi="DengXian" w:cs="SimSun"/>
                <w:color w:val="000000"/>
              </w:rPr>
              <w:t xml:space="preserve"> 0.12</w:t>
            </w:r>
            <w:r w:rsidRPr="00CA4E85">
              <w:rPr>
                <w:rFonts w:ascii="DengXian" w:eastAsia="DengXian" w:hAnsi="DengXian" w:cs="SimSun" w:hint="eastAsia"/>
                <w:color w:val="000000"/>
                <w:vertAlign w:val="superscript"/>
              </w:rPr>
              <w:t>e</w:t>
            </w:r>
          </w:p>
        </w:tc>
        <w:tc>
          <w:tcPr>
            <w:tcW w:w="2157" w:type="dxa"/>
            <w:tcBorders>
              <w:top w:val="nil"/>
              <w:left w:val="nil"/>
              <w:bottom w:val="nil"/>
              <w:right w:val="nil"/>
            </w:tcBorders>
            <w:shd w:val="clear" w:color="auto" w:fill="auto"/>
            <w:noWrap/>
            <w:vAlign w:val="center"/>
            <w:hideMark/>
          </w:tcPr>
          <w:p w14:paraId="0C941BAC"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1.1</w:t>
            </w:r>
            <w:r>
              <w:rPr>
                <w:rFonts w:ascii="DengXian" w:eastAsia="DengXian" w:hAnsi="DengXian" w:cs="SimSun"/>
                <w:color w:val="000000"/>
              </w:rPr>
              <w:t xml:space="preserve">9 </w:t>
            </w:r>
            <w:r w:rsidRPr="009714EF">
              <w:rPr>
                <w:rFonts w:ascii="DengXian" w:eastAsia="DengXian" w:hAnsi="DengXian" w:cs="SimSun"/>
                <w:color w:val="000000"/>
              </w:rPr>
              <w:t>±</w:t>
            </w:r>
            <w:r>
              <w:rPr>
                <w:rFonts w:ascii="DengXian" w:eastAsia="DengXian" w:hAnsi="DengXian" w:cs="SimSun"/>
                <w:color w:val="000000"/>
              </w:rPr>
              <w:t xml:space="preserve"> 0.30</w:t>
            </w:r>
            <w:r w:rsidRPr="00CA4E85">
              <w:rPr>
                <w:rFonts w:ascii="DengXian" w:eastAsia="DengXian" w:hAnsi="DengXian" w:cs="SimSun" w:hint="eastAsia"/>
                <w:color w:val="000000"/>
                <w:vertAlign w:val="superscript"/>
              </w:rPr>
              <w:t>c</w:t>
            </w:r>
          </w:p>
        </w:tc>
        <w:tc>
          <w:tcPr>
            <w:tcW w:w="1986" w:type="dxa"/>
            <w:tcBorders>
              <w:top w:val="nil"/>
              <w:left w:val="nil"/>
              <w:bottom w:val="nil"/>
              <w:right w:val="nil"/>
            </w:tcBorders>
            <w:shd w:val="clear" w:color="auto" w:fill="auto"/>
            <w:noWrap/>
            <w:vAlign w:val="center"/>
            <w:hideMark/>
          </w:tcPr>
          <w:p w14:paraId="28F657B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0.71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0.19</w:t>
            </w:r>
            <w:r w:rsidRPr="00CA4E85">
              <w:rPr>
                <w:rFonts w:ascii="DengXian" w:eastAsia="DengXian" w:hAnsi="DengXian" w:cs="SimSun" w:hint="eastAsia"/>
                <w:color w:val="000000"/>
                <w:vertAlign w:val="superscript"/>
              </w:rPr>
              <w:t>de</w:t>
            </w:r>
          </w:p>
        </w:tc>
        <w:tc>
          <w:tcPr>
            <w:tcW w:w="960" w:type="dxa"/>
            <w:tcBorders>
              <w:top w:val="nil"/>
              <w:left w:val="nil"/>
              <w:bottom w:val="nil"/>
              <w:right w:val="nil"/>
            </w:tcBorders>
            <w:shd w:val="clear" w:color="auto" w:fill="auto"/>
            <w:noWrap/>
            <w:vAlign w:val="center"/>
            <w:hideMark/>
          </w:tcPr>
          <w:p w14:paraId="0D901D91"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552E7892" w14:textId="77777777" w:rsidTr="00DF1217">
        <w:trPr>
          <w:trHeight w:val="330"/>
        </w:trPr>
        <w:tc>
          <w:tcPr>
            <w:tcW w:w="1642" w:type="dxa"/>
            <w:tcBorders>
              <w:top w:val="nil"/>
              <w:left w:val="nil"/>
              <w:bottom w:val="nil"/>
              <w:right w:val="nil"/>
            </w:tcBorders>
            <w:shd w:val="clear" w:color="auto" w:fill="auto"/>
            <w:noWrap/>
            <w:vAlign w:val="center"/>
            <w:hideMark/>
          </w:tcPr>
          <w:p w14:paraId="4078905A"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52</w:t>
            </w:r>
            <w:r w:rsidRPr="00CA4E85">
              <w:rPr>
                <w:rFonts w:ascii="DengXian" w:eastAsia="DengXian" w:hAnsi="DengXian" w:cs="SimSun" w:hint="eastAsia"/>
                <w:color w:val="000000"/>
              </w:rPr>
              <w:t>Cr</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6C46954C" w14:textId="77777777" w:rsidR="00253920" w:rsidRPr="00514E2C" w:rsidRDefault="00253920" w:rsidP="00DF1217">
            <w:pPr>
              <w:spacing w:after="0" w:line="240" w:lineRule="auto"/>
              <w:jc w:val="center"/>
              <w:rPr>
                <w:rFonts w:ascii="DengXian" w:eastAsia="DengXian" w:hAnsi="DengXian" w:cs="SimSun"/>
                <w:color w:val="000000"/>
              </w:rPr>
            </w:pPr>
            <w:r w:rsidRPr="00514E2C">
              <w:rPr>
                <w:rFonts w:ascii="DengXian" w:eastAsia="DengXian" w:hAnsi="DengXian" w:cs="SimSun" w:hint="eastAsia"/>
                <w:color w:val="000000"/>
              </w:rPr>
              <w:t>15.9</w:t>
            </w:r>
            <w:r w:rsidRPr="00514E2C">
              <w:rPr>
                <w:rFonts w:ascii="DengXian" w:eastAsia="DengXian" w:hAnsi="DengXian" w:cs="SimSun"/>
                <w:color w:val="000000"/>
              </w:rPr>
              <w:t>7 ± 6.26</w:t>
            </w:r>
            <w:r w:rsidRPr="00514E2C">
              <w:rPr>
                <w:rFonts w:ascii="DengXian" w:eastAsia="DengXian" w:hAnsi="DengXian" w:cs="SimSun" w:hint="eastAsia"/>
                <w:color w:val="000000"/>
                <w:vertAlign w:val="superscript"/>
              </w:rPr>
              <w:t>b</w:t>
            </w:r>
          </w:p>
        </w:tc>
        <w:tc>
          <w:tcPr>
            <w:tcW w:w="1919" w:type="dxa"/>
            <w:tcBorders>
              <w:top w:val="nil"/>
              <w:left w:val="nil"/>
              <w:bottom w:val="nil"/>
              <w:right w:val="nil"/>
            </w:tcBorders>
            <w:shd w:val="clear" w:color="auto" w:fill="auto"/>
            <w:noWrap/>
            <w:vAlign w:val="center"/>
            <w:hideMark/>
          </w:tcPr>
          <w:p w14:paraId="6ADA852F" w14:textId="77777777" w:rsidR="00253920" w:rsidRPr="00514E2C" w:rsidRDefault="00253920" w:rsidP="00DF1217">
            <w:pPr>
              <w:spacing w:after="0" w:line="240" w:lineRule="auto"/>
              <w:jc w:val="center"/>
              <w:rPr>
                <w:rFonts w:ascii="DengXian" w:eastAsia="DengXian" w:hAnsi="DengXian" w:cs="SimSun"/>
                <w:color w:val="000000"/>
              </w:rPr>
            </w:pPr>
            <w:r w:rsidRPr="00514E2C">
              <w:rPr>
                <w:rFonts w:ascii="DengXian" w:eastAsia="DengXian" w:hAnsi="DengXian" w:cs="SimSun" w:hint="eastAsia"/>
                <w:color w:val="000000"/>
              </w:rPr>
              <w:t>33.49</w:t>
            </w:r>
            <w:r w:rsidRPr="00514E2C">
              <w:rPr>
                <w:rFonts w:ascii="DengXian" w:eastAsia="DengXian" w:hAnsi="DengXian" w:cs="SimSun"/>
                <w:color w:val="000000"/>
              </w:rPr>
              <w:t xml:space="preserve"> ± 37.03</w:t>
            </w:r>
            <w:r w:rsidRPr="00514E2C">
              <w:rPr>
                <w:rFonts w:ascii="DengXian" w:eastAsia="DengXian" w:hAnsi="DengXian" w:cs="SimSun" w:hint="eastAsia"/>
                <w:color w:val="000000"/>
                <w:vertAlign w:val="superscript"/>
              </w:rPr>
              <w:t>a</w:t>
            </w:r>
          </w:p>
        </w:tc>
        <w:tc>
          <w:tcPr>
            <w:tcW w:w="2363" w:type="dxa"/>
            <w:tcBorders>
              <w:top w:val="nil"/>
              <w:left w:val="nil"/>
              <w:bottom w:val="nil"/>
              <w:right w:val="nil"/>
            </w:tcBorders>
            <w:shd w:val="clear" w:color="auto" w:fill="auto"/>
            <w:noWrap/>
            <w:vAlign w:val="center"/>
            <w:hideMark/>
          </w:tcPr>
          <w:p w14:paraId="5C345096" w14:textId="77777777" w:rsidR="00253920" w:rsidRPr="00514E2C" w:rsidRDefault="00253920" w:rsidP="00DF1217">
            <w:pPr>
              <w:spacing w:after="0" w:line="240" w:lineRule="auto"/>
              <w:jc w:val="center"/>
              <w:rPr>
                <w:rFonts w:ascii="DengXian" w:eastAsia="DengXian" w:hAnsi="DengXian" w:cs="SimSun"/>
                <w:color w:val="000000"/>
              </w:rPr>
            </w:pPr>
            <w:r w:rsidRPr="00514E2C">
              <w:rPr>
                <w:rFonts w:ascii="DengXian" w:eastAsia="DengXian" w:hAnsi="DengXian" w:cs="SimSun" w:hint="eastAsia"/>
                <w:color w:val="000000"/>
              </w:rPr>
              <w:t>15.73</w:t>
            </w:r>
            <w:r w:rsidRPr="00514E2C">
              <w:rPr>
                <w:rFonts w:ascii="DengXian" w:eastAsia="DengXian" w:hAnsi="DengXian" w:cs="SimSun"/>
                <w:color w:val="000000"/>
              </w:rPr>
              <w:t xml:space="preserve"> ± 7.38</w:t>
            </w:r>
            <w:r w:rsidRPr="00514E2C">
              <w:rPr>
                <w:rFonts w:ascii="DengXian" w:eastAsia="DengXian" w:hAnsi="DengXian" w:cs="SimSun" w:hint="eastAsia"/>
                <w:color w:val="000000"/>
                <w:vertAlign w:val="superscript"/>
              </w:rPr>
              <w:t>b</w:t>
            </w:r>
          </w:p>
        </w:tc>
        <w:tc>
          <w:tcPr>
            <w:tcW w:w="1940" w:type="dxa"/>
            <w:tcBorders>
              <w:top w:val="nil"/>
              <w:left w:val="nil"/>
              <w:bottom w:val="nil"/>
              <w:right w:val="nil"/>
            </w:tcBorders>
            <w:shd w:val="clear" w:color="auto" w:fill="auto"/>
            <w:noWrap/>
            <w:vAlign w:val="center"/>
            <w:hideMark/>
          </w:tcPr>
          <w:p w14:paraId="5E0475B7"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11.</w:t>
            </w:r>
            <w:r>
              <w:rPr>
                <w:rFonts w:ascii="DengXian" w:eastAsia="DengXian" w:hAnsi="DengXian" w:cs="SimSun"/>
                <w:color w:val="000000"/>
              </w:rPr>
              <w:t xml:space="preserve">48 </w:t>
            </w:r>
            <w:r w:rsidRPr="009714EF">
              <w:rPr>
                <w:rFonts w:ascii="DengXian" w:eastAsia="DengXian" w:hAnsi="DengXian" w:cs="SimSun"/>
                <w:color w:val="000000"/>
              </w:rPr>
              <w:t>±</w:t>
            </w:r>
            <w:r>
              <w:rPr>
                <w:rFonts w:ascii="DengXian" w:eastAsia="DengXian" w:hAnsi="DengXian" w:cs="SimSun"/>
                <w:color w:val="000000"/>
              </w:rPr>
              <w:t xml:space="preserve"> 2.64</w:t>
            </w:r>
            <w:r w:rsidRPr="00CA4E85">
              <w:rPr>
                <w:rFonts w:ascii="DengXian" w:eastAsia="DengXian" w:hAnsi="DengXian" w:cs="SimSun" w:hint="eastAsia"/>
                <w:color w:val="000000"/>
                <w:vertAlign w:val="superscript"/>
              </w:rPr>
              <w:t>b</w:t>
            </w:r>
          </w:p>
        </w:tc>
        <w:tc>
          <w:tcPr>
            <w:tcW w:w="2157" w:type="dxa"/>
            <w:tcBorders>
              <w:top w:val="nil"/>
              <w:left w:val="nil"/>
              <w:bottom w:val="nil"/>
              <w:right w:val="nil"/>
            </w:tcBorders>
            <w:shd w:val="clear" w:color="auto" w:fill="auto"/>
            <w:noWrap/>
            <w:vAlign w:val="center"/>
            <w:hideMark/>
          </w:tcPr>
          <w:p w14:paraId="6C24C48B"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10.89</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3.75</w:t>
            </w:r>
            <w:r w:rsidRPr="00CA4E85">
              <w:rPr>
                <w:rFonts w:ascii="DengXian" w:eastAsia="DengXian" w:hAnsi="DengXian" w:cs="SimSun" w:hint="eastAsia"/>
                <w:color w:val="000000"/>
                <w:vertAlign w:val="superscript"/>
              </w:rPr>
              <w:t>b</w:t>
            </w:r>
          </w:p>
        </w:tc>
        <w:tc>
          <w:tcPr>
            <w:tcW w:w="1986" w:type="dxa"/>
            <w:tcBorders>
              <w:top w:val="nil"/>
              <w:left w:val="nil"/>
              <w:bottom w:val="nil"/>
              <w:right w:val="nil"/>
            </w:tcBorders>
            <w:shd w:val="clear" w:color="auto" w:fill="auto"/>
            <w:noWrap/>
            <w:vAlign w:val="center"/>
            <w:hideMark/>
          </w:tcPr>
          <w:p w14:paraId="59950B3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16.75</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5.28</w:t>
            </w:r>
            <w:r w:rsidRPr="00CA4E85">
              <w:rPr>
                <w:rFonts w:ascii="DengXian" w:eastAsia="DengXian" w:hAnsi="DengXian" w:cs="SimSun" w:hint="eastAsia"/>
                <w:color w:val="000000"/>
                <w:vertAlign w:val="superscript"/>
              </w:rPr>
              <w:t>b</w:t>
            </w:r>
          </w:p>
        </w:tc>
        <w:tc>
          <w:tcPr>
            <w:tcW w:w="960" w:type="dxa"/>
            <w:tcBorders>
              <w:top w:val="nil"/>
              <w:left w:val="nil"/>
              <w:bottom w:val="nil"/>
              <w:right w:val="nil"/>
            </w:tcBorders>
            <w:shd w:val="clear" w:color="auto" w:fill="auto"/>
            <w:noWrap/>
            <w:vAlign w:val="center"/>
            <w:hideMark/>
          </w:tcPr>
          <w:p w14:paraId="45DD4861"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025F5454" w14:textId="77777777" w:rsidTr="00DF1217">
        <w:trPr>
          <w:trHeight w:val="330"/>
        </w:trPr>
        <w:tc>
          <w:tcPr>
            <w:tcW w:w="1642" w:type="dxa"/>
            <w:tcBorders>
              <w:top w:val="nil"/>
              <w:left w:val="nil"/>
              <w:bottom w:val="nil"/>
              <w:right w:val="nil"/>
            </w:tcBorders>
            <w:shd w:val="clear" w:color="auto" w:fill="auto"/>
            <w:noWrap/>
            <w:vAlign w:val="center"/>
            <w:hideMark/>
          </w:tcPr>
          <w:p w14:paraId="72D44FE1"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vertAlign w:val="superscript"/>
              </w:rPr>
              <w:t>55</w:t>
            </w:r>
            <w:r w:rsidRPr="00B7574C">
              <w:rPr>
                <w:rFonts w:ascii="DengXian" w:eastAsia="DengXian" w:hAnsi="DengXian" w:cs="SimSun" w:hint="eastAsia"/>
              </w:rPr>
              <w:t>Mn</w:t>
            </w:r>
            <w:r w:rsidRPr="00B7574C">
              <w:rPr>
                <w:rFonts w:ascii="DengXian" w:eastAsia="DengXian" w:hAnsi="DengXian" w:cs="SimSun"/>
              </w:rPr>
              <w:t xml:space="preserve"> (mg/kg)</w:t>
            </w:r>
          </w:p>
        </w:tc>
        <w:tc>
          <w:tcPr>
            <w:tcW w:w="1995" w:type="dxa"/>
            <w:tcBorders>
              <w:top w:val="nil"/>
              <w:left w:val="nil"/>
              <w:bottom w:val="nil"/>
              <w:right w:val="nil"/>
            </w:tcBorders>
            <w:shd w:val="clear" w:color="auto" w:fill="auto"/>
            <w:noWrap/>
            <w:vAlign w:val="center"/>
            <w:hideMark/>
          </w:tcPr>
          <w:p w14:paraId="56095895"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9</w:t>
            </w:r>
            <w:r w:rsidRPr="00B7574C">
              <w:rPr>
                <w:rFonts w:ascii="DengXian" w:eastAsia="DengXian" w:hAnsi="DengXian" w:cs="SimSun"/>
              </w:rPr>
              <w:t>.91 ± 0.99</w:t>
            </w:r>
            <w:r w:rsidRPr="00B7574C">
              <w:rPr>
                <w:rFonts w:ascii="DengXian" w:eastAsia="DengXian" w:hAnsi="DengXian" w:cs="SimSun" w:hint="eastAsia"/>
                <w:vertAlign w:val="superscript"/>
              </w:rPr>
              <w:t>b</w:t>
            </w:r>
          </w:p>
        </w:tc>
        <w:tc>
          <w:tcPr>
            <w:tcW w:w="1919" w:type="dxa"/>
            <w:tcBorders>
              <w:top w:val="nil"/>
              <w:left w:val="nil"/>
              <w:bottom w:val="nil"/>
              <w:right w:val="nil"/>
            </w:tcBorders>
            <w:shd w:val="clear" w:color="auto" w:fill="auto"/>
            <w:noWrap/>
            <w:vAlign w:val="center"/>
            <w:hideMark/>
          </w:tcPr>
          <w:p w14:paraId="3F98310F"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5</w:t>
            </w:r>
            <w:r w:rsidRPr="00B7574C">
              <w:rPr>
                <w:rFonts w:ascii="DengXian" w:eastAsia="DengXian" w:hAnsi="DengXian" w:cs="SimSun"/>
              </w:rPr>
              <w:t>.15 ± 0.49</w:t>
            </w:r>
            <w:r w:rsidRPr="00B7574C">
              <w:rPr>
                <w:rFonts w:ascii="DengXian" w:eastAsia="DengXian" w:hAnsi="DengXian" w:cs="SimSun" w:hint="eastAsia"/>
                <w:vertAlign w:val="superscript"/>
              </w:rPr>
              <w:t>e</w:t>
            </w:r>
          </w:p>
        </w:tc>
        <w:tc>
          <w:tcPr>
            <w:tcW w:w="2363" w:type="dxa"/>
            <w:tcBorders>
              <w:top w:val="nil"/>
              <w:left w:val="nil"/>
              <w:bottom w:val="nil"/>
              <w:right w:val="nil"/>
            </w:tcBorders>
            <w:shd w:val="clear" w:color="auto" w:fill="auto"/>
            <w:noWrap/>
            <w:vAlign w:val="center"/>
            <w:hideMark/>
          </w:tcPr>
          <w:p w14:paraId="4C9ED9A0"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rPr>
              <w:t>7.03 ± 0.80</w:t>
            </w:r>
            <w:r w:rsidRPr="00B7574C">
              <w:rPr>
                <w:rFonts w:ascii="DengXian" w:eastAsia="DengXian" w:hAnsi="DengXian" w:cs="SimSun" w:hint="eastAsia"/>
                <w:vertAlign w:val="superscript"/>
              </w:rPr>
              <w:t>d</w:t>
            </w:r>
          </w:p>
        </w:tc>
        <w:tc>
          <w:tcPr>
            <w:tcW w:w="1940" w:type="dxa"/>
            <w:tcBorders>
              <w:top w:val="nil"/>
              <w:left w:val="nil"/>
              <w:bottom w:val="nil"/>
              <w:right w:val="nil"/>
            </w:tcBorders>
            <w:shd w:val="clear" w:color="auto" w:fill="auto"/>
            <w:noWrap/>
            <w:vAlign w:val="center"/>
            <w:hideMark/>
          </w:tcPr>
          <w:p w14:paraId="050FAC6A"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rPr>
              <w:t>8.71 ± 0.75</w:t>
            </w:r>
            <w:r w:rsidRPr="00B7574C">
              <w:rPr>
                <w:rFonts w:ascii="DengXian" w:eastAsia="DengXian" w:hAnsi="DengXian" w:cs="SimSun" w:hint="eastAsia"/>
                <w:vertAlign w:val="superscript"/>
              </w:rPr>
              <w:t>c</w:t>
            </w:r>
          </w:p>
        </w:tc>
        <w:tc>
          <w:tcPr>
            <w:tcW w:w="2157" w:type="dxa"/>
            <w:tcBorders>
              <w:top w:val="nil"/>
              <w:left w:val="nil"/>
              <w:bottom w:val="nil"/>
              <w:right w:val="nil"/>
            </w:tcBorders>
            <w:shd w:val="clear" w:color="auto" w:fill="auto"/>
            <w:noWrap/>
            <w:vAlign w:val="center"/>
            <w:hideMark/>
          </w:tcPr>
          <w:p w14:paraId="45561774"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rPr>
              <w:t>13.53 ± 0.85</w:t>
            </w:r>
            <w:r w:rsidRPr="00B7574C">
              <w:rPr>
                <w:rFonts w:ascii="DengXian" w:eastAsia="DengXian" w:hAnsi="DengXian" w:cs="SimSun" w:hint="eastAsia"/>
                <w:vertAlign w:val="superscript"/>
              </w:rPr>
              <w:t>a</w:t>
            </w:r>
          </w:p>
        </w:tc>
        <w:tc>
          <w:tcPr>
            <w:tcW w:w="1986" w:type="dxa"/>
            <w:tcBorders>
              <w:top w:val="nil"/>
              <w:left w:val="nil"/>
              <w:bottom w:val="nil"/>
              <w:right w:val="nil"/>
            </w:tcBorders>
            <w:shd w:val="clear" w:color="auto" w:fill="auto"/>
            <w:noWrap/>
            <w:vAlign w:val="center"/>
            <w:hideMark/>
          </w:tcPr>
          <w:p w14:paraId="12CE98C8"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rPr>
              <w:t>7.45 ± 0.68</w:t>
            </w:r>
            <w:r w:rsidRPr="00B7574C">
              <w:rPr>
                <w:rFonts w:ascii="DengXian" w:eastAsia="DengXian" w:hAnsi="DengXian" w:cs="SimSun" w:hint="eastAsia"/>
                <w:vertAlign w:val="superscript"/>
              </w:rPr>
              <w:t>d</w:t>
            </w:r>
          </w:p>
        </w:tc>
        <w:tc>
          <w:tcPr>
            <w:tcW w:w="960" w:type="dxa"/>
            <w:tcBorders>
              <w:top w:val="nil"/>
              <w:left w:val="nil"/>
              <w:bottom w:val="nil"/>
              <w:right w:val="nil"/>
            </w:tcBorders>
            <w:shd w:val="clear" w:color="auto" w:fill="auto"/>
            <w:noWrap/>
            <w:vAlign w:val="center"/>
            <w:hideMark/>
          </w:tcPr>
          <w:p w14:paraId="1AC7E9C1"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6E49A5A9" w14:textId="77777777" w:rsidTr="00DF1217">
        <w:trPr>
          <w:trHeight w:val="330"/>
        </w:trPr>
        <w:tc>
          <w:tcPr>
            <w:tcW w:w="1642" w:type="dxa"/>
            <w:tcBorders>
              <w:top w:val="nil"/>
              <w:left w:val="nil"/>
              <w:bottom w:val="nil"/>
              <w:right w:val="nil"/>
            </w:tcBorders>
            <w:shd w:val="clear" w:color="auto" w:fill="auto"/>
            <w:noWrap/>
            <w:vAlign w:val="center"/>
            <w:hideMark/>
          </w:tcPr>
          <w:p w14:paraId="1E32CB5F"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vertAlign w:val="superscript"/>
              </w:rPr>
              <w:t>56</w:t>
            </w:r>
            <w:r w:rsidRPr="00B7574C">
              <w:rPr>
                <w:rFonts w:ascii="DengXian" w:eastAsia="DengXian" w:hAnsi="DengXian" w:cs="SimSun" w:hint="eastAsia"/>
              </w:rPr>
              <w:t>Fe</w:t>
            </w:r>
            <w:r w:rsidRPr="00B7574C">
              <w:rPr>
                <w:rFonts w:ascii="DengXian" w:eastAsia="DengXian" w:hAnsi="DengXian" w:cs="SimSun"/>
              </w:rPr>
              <w:t xml:space="preserve"> (mg/kg)</w:t>
            </w:r>
          </w:p>
        </w:tc>
        <w:tc>
          <w:tcPr>
            <w:tcW w:w="1995" w:type="dxa"/>
            <w:tcBorders>
              <w:top w:val="nil"/>
              <w:left w:val="nil"/>
              <w:bottom w:val="nil"/>
              <w:right w:val="nil"/>
            </w:tcBorders>
            <w:shd w:val="clear" w:color="auto" w:fill="auto"/>
            <w:noWrap/>
            <w:vAlign w:val="center"/>
            <w:hideMark/>
          </w:tcPr>
          <w:p w14:paraId="1DB0BF7A"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2</w:t>
            </w:r>
            <w:r w:rsidRPr="00B7574C">
              <w:rPr>
                <w:rFonts w:ascii="DengXian" w:eastAsia="DengXian" w:hAnsi="DengXian" w:cs="SimSun"/>
              </w:rPr>
              <w:t>.66 ± 0.57</w:t>
            </w:r>
            <w:r w:rsidRPr="00B7574C">
              <w:rPr>
                <w:rFonts w:ascii="DengXian" w:eastAsia="DengXian" w:hAnsi="DengXian" w:cs="SimSun" w:hint="eastAsia"/>
                <w:vertAlign w:val="superscript"/>
              </w:rPr>
              <w:t>b</w:t>
            </w:r>
          </w:p>
        </w:tc>
        <w:tc>
          <w:tcPr>
            <w:tcW w:w="1919" w:type="dxa"/>
            <w:tcBorders>
              <w:top w:val="nil"/>
              <w:left w:val="nil"/>
              <w:bottom w:val="nil"/>
              <w:right w:val="nil"/>
            </w:tcBorders>
            <w:shd w:val="clear" w:color="auto" w:fill="auto"/>
            <w:noWrap/>
            <w:vAlign w:val="center"/>
            <w:hideMark/>
          </w:tcPr>
          <w:p w14:paraId="20AE6C23"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2</w:t>
            </w:r>
            <w:r w:rsidRPr="00B7574C">
              <w:rPr>
                <w:rFonts w:ascii="DengXian" w:eastAsia="DengXian" w:hAnsi="DengXian" w:cs="SimSun"/>
              </w:rPr>
              <w:t>.62 ± 0.42</w:t>
            </w:r>
            <w:r w:rsidRPr="00B7574C">
              <w:rPr>
                <w:rFonts w:ascii="DengXian" w:eastAsia="DengXian" w:hAnsi="DengXian" w:cs="SimSun" w:hint="eastAsia"/>
                <w:vertAlign w:val="superscript"/>
              </w:rPr>
              <w:t>b</w:t>
            </w:r>
          </w:p>
        </w:tc>
        <w:tc>
          <w:tcPr>
            <w:tcW w:w="2363" w:type="dxa"/>
            <w:tcBorders>
              <w:top w:val="nil"/>
              <w:left w:val="nil"/>
              <w:bottom w:val="nil"/>
              <w:right w:val="nil"/>
            </w:tcBorders>
            <w:shd w:val="clear" w:color="auto" w:fill="auto"/>
            <w:noWrap/>
            <w:vAlign w:val="center"/>
            <w:hideMark/>
          </w:tcPr>
          <w:p w14:paraId="5E7732C2"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4</w:t>
            </w:r>
            <w:r w:rsidRPr="00B7574C">
              <w:rPr>
                <w:rFonts w:ascii="DengXian" w:eastAsia="DengXian" w:hAnsi="DengXian" w:cs="SimSun"/>
              </w:rPr>
              <w:t>.06 ± 0.85</w:t>
            </w:r>
            <w:r w:rsidRPr="00B7574C">
              <w:rPr>
                <w:rFonts w:ascii="DengXian" w:eastAsia="DengXian" w:hAnsi="DengXian" w:cs="SimSun" w:hint="eastAsia"/>
                <w:vertAlign w:val="superscript"/>
              </w:rPr>
              <w:t>a</w:t>
            </w:r>
          </w:p>
        </w:tc>
        <w:tc>
          <w:tcPr>
            <w:tcW w:w="1940" w:type="dxa"/>
            <w:tcBorders>
              <w:top w:val="nil"/>
              <w:left w:val="nil"/>
              <w:bottom w:val="nil"/>
              <w:right w:val="nil"/>
            </w:tcBorders>
            <w:shd w:val="clear" w:color="auto" w:fill="auto"/>
            <w:noWrap/>
            <w:vAlign w:val="center"/>
            <w:hideMark/>
          </w:tcPr>
          <w:p w14:paraId="1DE33796"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w:t>
            </w:r>
            <w:r w:rsidRPr="00B7574C">
              <w:rPr>
                <w:rFonts w:ascii="DengXian" w:eastAsia="DengXian" w:hAnsi="DengXian" w:cs="SimSun"/>
              </w:rPr>
              <w:t>.53 ± 0.12</w:t>
            </w:r>
            <w:r w:rsidRPr="00B7574C">
              <w:rPr>
                <w:rFonts w:ascii="DengXian" w:eastAsia="DengXian" w:hAnsi="DengXian" w:cs="SimSun" w:hint="eastAsia"/>
                <w:vertAlign w:val="superscript"/>
              </w:rPr>
              <w:t>d</w:t>
            </w:r>
          </w:p>
        </w:tc>
        <w:tc>
          <w:tcPr>
            <w:tcW w:w="2157" w:type="dxa"/>
            <w:tcBorders>
              <w:top w:val="nil"/>
              <w:left w:val="nil"/>
              <w:bottom w:val="nil"/>
              <w:right w:val="nil"/>
            </w:tcBorders>
            <w:shd w:val="clear" w:color="auto" w:fill="auto"/>
            <w:noWrap/>
            <w:vAlign w:val="center"/>
            <w:hideMark/>
          </w:tcPr>
          <w:p w14:paraId="30D839AE"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w:t>
            </w:r>
            <w:r w:rsidRPr="00B7574C">
              <w:rPr>
                <w:rFonts w:ascii="DengXian" w:eastAsia="DengXian" w:hAnsi="DengXian" w:cs="SimSun"/>
              </w:rPr>
              <w:t>.53 ± 0.13</w:t>
            </w:r>
            <w:r w:rsidRPr="00B7574C">
              <w:rPr>
                <w:rFonts w:ascii="DengXian" w:eastAsia="DengXian" w:hAnsi="DengXian" w:cs="SimSun" w:hint="eastAsia"/>
                <w:vertAlign w:val="superscript"/>
              </w:rPr>
              <w:t>d</w:t>
            </w:r>
          </w:p>
        </w:tc>
        <w:tc>
          <w:tcPr>
            <w:tcW w:w="1986" w:type="dxa"/>
            <w:tcBorders>
              <w:top w:val="nil"/>
              <w:left w:val="nil"/>
              <w:bottom w:val="nil"/>
              <w:right w:val="nil"/>
            </w:tcBorders>
            <w:shd w:val="clear" w:color="auto" w:fill="auto"/>
            <w:noWrap/>
            <w:vAlign w:val="center"/>
            <w:hideMark/>
          </w:tcPr>
          <w:p w14:paraId="722986EC"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2</w:t>
            </w:r>
            <w:r w:rsidRPr="00B7574C">
              <w:rPr>
                <w:rFonts w:ascii="DengXian" w:eastAsia="DengXian" w:hAnsi="DengXian" w:cs="SimSun"/>
              </w:rPr>
              <w:t>.05 ± 0.23</w:t>
            </w:r>
            <w:r w:rsidRPr="00B7574C">
              <w:rPr>
                <w:rFonts w:ascii="DengXian" w:eastAsia="DengXian" w:hAnsi="DengXian" w:cs="SimSun" w:hint="eastAsia"/>
                <w:vertAlign w:val="superscript"/>
              </w:rPr>
              <w:t>c</w:t>
            </w:r>
          </w:p>
        </w:tc>
        <w:tc>
          <w:tcPr>
            <w:tcW w:w="960" w:type="dxa"/>
            <w:tcBorders>
              <w:top w:val="nil"/>
              <w:left w:val="nil"/>
              <w:bottom w:val="nil"/>
              <w:right w:val="nil"/>
            </w:tcBorders>
            <w:shd w:val="clear" w:color="auto" w:fill="auto"/>
            <w:noWrap/>
            <w:vAlign w:val="center"/>
            <w:hideMark/>
          </w:tcPr>
          <w:p w14:paraId="3E2A0D36"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0.000</w:t>
            </w:r>
          </w:p>
        </w:tc>
      </w:tr>
      <w:tr w:rsidR="00253920" w:rsidRPr="00CA4E85" w14:paraId="1C3F433A" w14:textId="77777777" w:rsidTr="00DF1217">
        <w:trPr>
          <w:trHeight w:val="330"/>
        </w:trPr>
        <w:tc>
          <w:tcPr>
            <w:tcW w:w="1642" w:type="dxa"/>
            <w:tcBorders>
              <w:top w:val="nil"/>
              <w:left w:val="nil"/>
              <w:bottom w:val="nil"/>
              <w:right w:val="nil"/>
            </w:tcBorders>
            <w:shd w:val="clear" w:color="auto" w:fill="auto"/>
            <w:noWrap/>
            <w:vAlign w:val="center"/>
            <w:hideMark/>
          </w:tcPr>
          <w:p w14:paraId="1A652475" w14:textId="77777777" w:rsidR="00253920" w:rsidRPr="00CA4E85" w:rsidRDefault="00253920" w:rsidP="00DF1217">
            <w:pPr>
              <w:spacing w:after="0" w:line="240" w:lineRule="auto"/>
              <w:jc w:val="center"/>
              <w:rPr>
                <w:rFonts w:ascii="DengXian" w:eastAsia="DengXian" w:hAnsi="DengXian" w:cs="SimSun"/>
              </w:rPr>
            </w:pPr>
            <w:r w:rsidRPr="001B7ECA">
              <w:rPr>
                <w:rFonts w:ascii="DengXian" w:eastAsia="DengXian" w:hAnsi="DengXian" w:cs="SimSun" w:hint="eastAsia"/>
                <w:vertAlign w:val="superscript"/>
              </w:rPr>
              <w:t>59</w:t>
            </w:r>
            <w:r w:rsidRPr="00CA4E85">
              <w:rPr>
                <w:rFonts w:ascii="DengXian" w:eastAsia="DengXian" w:hAnsi="DengXian" w:cs="SimSun" w:hint="eastAsia"/>
              </w:rPr>
              <w:t>Co</w:t>
            </w:r>
            <w:r>
              <w:rPr>
                <w:rFonts w:ascii="DengXian" w:eastAsia="DengXian" w:hAnsi="DengXian" w:cs="SimSun"/>
              </w:rPr>
              <w:t xml:space="preserve"> </w:t>
            </w:r>
            <w:r>
              <w:rPr>
                <w:rFonts w:ascii="DengXian" w:eastAsia="DengXian" w:hAnsi="DengXian" w:cs="SimSun"/>
                <w:color w:val="000000"/>
              </w:rPr>
              <w:t>(ng/kg)</w:t>
            </w:r>
          </w:p>
        </w:tc>
        <w:tc>
          <w:tcPr>
            <w:tcW w:w="1995" w:type="dxa"/>
            <w:tcBorders>
              <w:top w:val="nil"/>
              <w:left w:val="nil"/>
              <w:bottom w:val="nil"/>
              <w:right w:val="nil"/>
            </w:tcBorders>
            <w:shd w:val="clear" w:color="auto" w:fill="auto"/>
            <w:noWrap/>
            <w:vAlign w:val="center"/>
            <w:hideMark/>
          </w:tcPr>
          <w:p w14:paraId="35344AE3"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8.0</w:t>
            </w:r>
            <w:r>
              <w:rPr>
                <w:rFonts w:ascii="DengXian" w:eastAsia="DengXian" w:hAnsi="DengXian" w:cs="SimSun"/>
              </w:rPr>
              <w:t>9</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1.15</w:t>
            </w:r>
            <w:r w:rsidRPr="00CA4E85">
              <w:rPr>
                <w:rFonts w:ascii="DengXian" w:eastAsia="DengXian" w:hAnsi="DengXian" w:cs="SimSun" w:hint="eastAsia"/>
                <w:vertAlign w:val="superscript"/>
              </w:rPr>
              <w:t>a</w:t>
            </w:r>
          </w:p>
        </w:tc>
        <w:tc>
          <w:tcPr>
            <w:tcW w:w="1919" w:type="dxa"/>
            <w:tcBorders>
              <w:top w:val="nil"/>
              <w:left w:val="nil"/>
              <w:bottom w:val="nil"/>
              <w:right w:val="nil"/>
            </w:tcBorders>
            <w:shd w:val="clear" w:color="auto" w:fill="auto"/>
            <w:noWrap/>
            <w:vAlign w:val="center"/>
            <w:hideMark/>
          </w:tcPr>
          <w:p w14:paraId="3229AAA7"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5.24</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0.66</w:t>
            </w:r>
            <w:r w:rsidRPr="00CA4E85">
              <w:rPr>
                <w:rFonts w:ascii="DengXian" w:eastAsia="DengXian" w:hAnsi="DengXian" w:cs="SimSun" w:hint="eastAsia"/>
                <w:vertAlign w:val="superscript"/>
              </w:rPr>
              <w:t>b</w:t>
            </w:r>
          </w:p>
        </w:tc>
        <w:tc>
          <w:tcPr>
            <w:tcW w:w="2363" w:type="dxa"/>
            <w:tcBorders>
              <w:top w:val="nil"/>
              <w:left w:val="nil"/>
              <w:bottom w:val="nil"/>
              <w:right w:val="nil"/>
            </w:tcBorders>
            <w:shd w:val="clear" w:color="auto" w:fill="auto"/>
            <w:noWrap/>
            <w:vAlign w:val="center"/>
            <w:hideMark/>
          </w:tcPr>
          <w:p w14:paraId="03848763"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3.26</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0.49</w:t>
            </w:r>
            <w:r w:rsidRPr="00CA4E85">
              <w:rPr>
                <w:rFonts w:ascii="DengXian" w:eastAsia="DengXian" w:hAnsi="DengXian" w:cs="SimSun" w:hint="eastAsia"/>
                <w:vertAlign w:val="superscript"/>
              </w:rPr>
              <w:t>c</w:t>
            </w:r>
          </w:p>
        </w:tc>
        <w:tc>
          <w:tcPr>
            <w:tcW w:w="1940" w:type="dxa"/>
            <w:tcBorders>
              <w:top w:val="nil"/>
              <w:left w:val="nil"/>
              <w:bottom w:val="nil"/>
              <w:right w:val="nil"/>
            </w:tcBorders>
            <w:shd w:val="clear" w:color="auto" w:fill="auto"/>
            <w:noWrap/>
            <w:vAlign w:val="center"/>
            <w:hideMark/>
          </w:tcPr>
          <w:p w14:paraId="0E4A95B8"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2.0</w:t>
            </w:r>
            <w:r>
              <w:rPr>
                <w:rFonts w:ascii="DengXian" w:eastAsia="DengXian" w:hAnsi="DengXian" w:cs="SimSun"/>
              </w:rPr>
              <w:t>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0.30</w:t>
            </w:r>
            <w:r w:rsidRPr="00CA4E85">
              <w:rPr>
                <w:rFonts w:ascii="DengXian" w:eastAsia="DengXian" w:hAnsi="DengXian" w:cs="SimSun" w:hint="eastAsia"/>
                <w:vertAlign w:val="superscript"/>
              </w:rPr>
              <w:t>e</w:t>
            </w:r>
          </w:p>
        </w:tc>
        <w:tc>
          <w:tcPr>
            <w:tcW w:w="2157" w:type="dxa"/>
            <w:tcBorders>
              <w:top w:val="nil"/>
              <w:left w:val="nil"/>
              <w:bottom w:val="nil"/>
              <w:right w:val="nil"/>
            </w:tcBorders>
            <w:shd w:val="clear" w:color="auto" w:fill="auto"/>
            <w:noWrap/>
            <w:vAlign w:val="center"/>
            <w:hideMark/>
          </w:tcPr>
          <w:p w14:paraId="5E5E6286"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2.81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0.75</w:t>
            </w:r>
            <w:r w:rsidRPr="00CA4E85">
              <w:rPr>
                <w:rFonts w:ascii="DengXian" w:eastAsia="DengXian" w:hAnsi="DengXian" w:cs="SimSun" w:hint="eastAsia"/>
                <w:vertAlign w:val="superscript"/>
              </w:rPr>
              <w:t>cd</w:t>
            </w:r>
          </w:p>
        </w:tc>
        <w:tc>
          <w:tcPr>
            <w:tcW w:w="1986" w:type="dxa"/>
            <w:tcBorders>
              <w:top w:val="nil"/>
              <w:left w:val="nil"/>
              <w:bottom w:val="nil"/>
              <w:right w:val="nil"/>
            </w:tcBorders>
            <w:shd w:val="clear" w:color="auto" w:fill="auto"/>
            <w:noWrap/>
            <w:vAlign w:val="center"/>
            <w:hideMark/>
          </w:tcPr>
          <w:p w14:paraId="65F68EBC"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2.53</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0.42</w:t>
            </w:r>
            <w:r w:rsidRPr="00CA4E85">
              <w:rPr>
                <w:rFonts w:ascii="DengXian" w:eastAsia="DengXian" w:hAnsi="DengXian" w:cs="SimSun" w:hint="eastAsia"/>
                <w:vertAlign w:val="superscript"/>
              </w:rPr>
              <w:t>de</w:t>
            </w:r>
          </w:p>
        </w:tc>
        <w:tc>
          <w:tcPr>
            <w:tcW w:w="960" w:type="dxa"/>
            <w:tcBorders>
              <w:top w:val="nil"/>
              <w:left w:val="nil"/>
              <w:bottom w:val="nil"/>
              <w:right w:val="nil"/>
            </w:tcBorders>
            <w:shd w:val="clear" w:color="auto" w:fill="auto"/>
            <w:noWrap/>
            <w:vAlign w:val="center"/>
            <w:hideMark/>
          </w:tcPr>
          <w:p w14:paraId="3ECEBD41"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0.000</w:t>
            </w:r>
          </w:p>
        </w:tc>
      </w:tr>
      <w:tr w:rsidR="00253920" w:rsidRPr="00CA4E85" w14:paraId="1C26F25E" w14:textId="77777777" w:rsidTr="00DF1217">
        <w:trPr>
          <w:trHeight w:val="330"/>
        </w:trPr>
        <w:tc>
          <w:tcPr>
            <w:tcW w:w="1642" w:type="dxa"/>
            <w:tcBorders>
              <w:top w:val="nil"/>
              <w:left w:val="nil"/>
              <w:bottom w:val="nil"/>
              <w:right w:val="nil"/>
            </w:tcBorders>
            <w:shd w:val="clear" w:color="auto" w:fill="auto"/>
            <w:noWrap/>
            <w:vAlign w:val="center"/>
            <w:hideMark/>
          </w:tcPr>
          <w:p w14:paraId="4202CF07"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60</w:t>
            </w:r>
            <w:r w:rsidRPr="00CA4E85">
              <w:rPr>
                <w:rFonts w:ascii="DengXian" w:eastAsia="DengXian" w:hAnsi="DengXian" w:cs="SimSun" w:hint="eastAsia"/>
                <w:color w:val="000000"/>
              </w:rPr>
              <w:t>Ni</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00CD19E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243.99</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57.89</w:t>
            </w:r>
            <w:r w:rsidRPr="00CA4E85">
              <w:rPr>
                <w:rFonts w:ascii="DengXian" w:eastAsia="DengXian" w:hAnsi="DengXian" w:cs="SimSun"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5767B55E"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190.9</w:t>
            </w:r>
            <w:r>
              <w:rPr>
                <w:rFonts w:ascii="DengXian" w:eastAsia="DengXian" w:hAnsi="DengXian" w:cs="SimSun"/>
                <w:color w:val="000000"/>
              </w:rPr>
              <w:t xml:space="preserve">3 </w:t>
            </w:r>
            <w:r w:rsidRPr="009714EF">
              <w:rPr>
                <w:rFonts w:ascii="DengXian" w:eastAsia="DengXian" w:hAnsi="DengXian" w:cs="SimSun"/>
                <w:color w:val="000000"/>
              </w:rPr>
              <w:t>±</w:t>
            </w:r>
            <w:r>
              <w:rPr>
                <w:rFonts w:ascii="DengXian" w:eastAsia="DengXian" w:hAnsi="DengXian" w:cs="SimSun"/>
                <w:color w:val="000000"/>
              </w:rPr>
              <w:t xml:space="preserve"> 28.04</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40A5BA0E"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101.99</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21.33</w:t>
            </w:r>
            <w:r w:rsidRPr="00CA4E85">
              <w:rPr>
                <w:rFonts w:ascii="DengXian" w:eastAsia="DengXian" w:hAnsi="DengXian" w:cs="SimSun" w:hint="eastAsia"/>
                <w:color w:val="000000"/>
                <w:vertAlign w:val="superscript"/>
              </w:rPr>
              <w:t>d</w:t>
            </w:r>
          </w:p>
        </w:tc>
        <w:tc>
          <w:tcPr>
            <w:tcW w:w="1940" w:type="dxa"/>
            <w:tcBorders>
              <w:top w:val="nil"/>
              <w:left w:val="nil"/>
              <w:bottom w:val="nil"/>
              <w:right w:val="nil"/>
            </w:tcBorders>
            <w:shd w:val="clear" w:color="auto" w:fill="auto"/>
            <w:noWrap/>
            <w:vAlign w:val="center"/>
            <w:hideMark/>
          </w:tcPr>
          <w:p w14:paraId="30DF876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83.60</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21.27</w:t>
            </w:r>
            <w:r w:rsidRPr="00CA4E85">
              <w:rPr>
                <w:rFonts w:ascii="DengXian" w:eastAsia="DengXian" w:hAnsi="DengXian" w:cs="SimSun" w:hint="eastAsia"/>
                <w:color w:val="000000"/>
                <w:vertAlign w:val="superscript"/>
              </w:rPr>
              <w:t>d</w:t>
            </w:r>
          </w:p>
        </w:tc>
        <w:tc>
          <w:tcPr>
            <w:tcW w:w="2157" w:type="dxa"/>
            <w:tcBorders>
              <w:top w:val="nil"/>
              <w:left w:val="nil"/>
              <w:bottom w:val="nil"/>
              <w:right w:val="nil"/>
            </w:tcBorders>
            <w:shd w:val="clear" w:color="auto" w:fill="auto"/>
            <w:noWrap/>
            <w:vAlign w:val="center"/>
            <w:hideMark/>
          </w:tcPr>
          <w:p w14:paraId="0A5A2581"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130.2</w:t>
            </w:r>
            <w:r>
              <w:rPr>
                <w:rFonts w:ascii="DengXian" w:eastAsia="DengXian" w:hAnsi="DengXian" w:cs="SimSun"/>
                <w:color w:val="000000"/>
              </w:rPr>
              <w:t xml:space="preserve">3 </w:t>
            </w:r>
            <w:r w:rsidRPr="009714EF">
              <w:rPr>
                <w:rFonts w:ascii="DengXian" w:eastAsia="DengXian" w:hAnsi="DengXian" w:cs="SimSun"/>
                <w:color w:val="000000"/>
              </w:rPr>
              <w:t>±</w:t>
            </w:r>
            <w:r>
              <w:rPr>
                <w:rFonts w:ascii="DengXian" w:eastAsia="DengXian" w:hAnsi="DengXian" w:cs="SimSun"/>
                <w:color w:val="000000"/>
              </w:rPr>
              <w:t xml:space="preserve"> 36.40</w:t>
            </w:r>
            <w:r w:rsidRPr="00CA4E85">
              <w:rPr>
                <w:rFonts w:ascii="DengXian" w:eastAsia="DengXian" w:hAnsi="DengXian" w:cs="SimSun" w:hint="eastAsia"/>
                <w:color w:val="000000"/>
                <w:vertAlign w:val="superscript"/>
              </w:rPr>
              <w:t>c</w:t>
            </w:r>
          </w:p>
        </w:tc>
        <w:tc>
          <w:tcPr>
            <w:tcW w:w="1986" w:type="dxa"/>
            <w:tcBorders>
              <w:top w:val="nil"/>
              <w:left w:val="nil"/>
              <w:bottom w:val="nil"/>
              <w:right w:val="nil"/>
            </w:tcBorders>
            <w:shd w:val="clear" w:color="auto" w:fill="auto"/>
            <w:noWrap/>
            <w:vAlign w:val="center"/>
            <w:hideMark/>
          </w:tcPr>
          <w:p w14:paraId="3F5D8A5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148.014</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29.83</w:t>
            </w:r>
            <w:r w:rsidRPr="00CA4E85">
              <w:rPr>
                <w:rFonts w:ascii="DengXian" w:eastAsia="DengXian" w:hAnsi="DengXian" w:cs="SimSun"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029152E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2F3EEC01" w14:textId="77777777" w:rsidTr="00DF1217">
        <w:trPr>
          <w:trHeight w:val="330"/>
        </w:trPr>
        <w:tc>
          <w:tcPr>
            <w:tcW w:w="1642" w:type="dxa"/>
            <w:tcBorders>
              <w:top w:val="nil"/>
              <w:left w:val="nil"/>
              <w:bottom w:val="nil"/>
              <w:right w:val="nil"/>
            </w:tcBorders>
            <w:shd w:val="clear" w:color="auto" w:fill="auto"/>
            <w:noWrap/>
            <w:vAlign w:val="center"/>
            <w:hideMark/>
          </w:tcPr>
          <w:p w14:paraId="1D2CB055"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vertAlign w:val="superscript"/>
              </w:rPr>
              <w:t>65</w:t>
            </w:r>
            <w:r w:rsidRPr="00B7574C">
              <w:rPr>
                <w:rFonts w:ascii="DengXian" w:eastAsia="DengXian" w:hAnsi="DengXian" w:cs="SimSun" w:hint="eastAsia"/>
              </w:rPr>
              <w:t>Cu</w:t>
            </w:r>
            <w:r w:rsidRPr="00B7574C">
              <w:rPr>
                <w:rFonts w:ascii="DengXian" w:eastAsia="DengXian" w:hAnsi="DengXian" w:cs="SimSun"/>
              </w:rPr>
              <w:t xml:space="preserve"> (mg/kg)</w:t>
            </w:r>
          </w:p>
        </w:tc>
        <w:tc>
          <w:tcPr>
            <w:tcW w:w="1995" w:type="dxa"/>
            <w:tcBorders>
              <w:top w:val="nil"/>
              <w:left w:val="nil"/>
              <w:bottom w:val="nil"/>
              <w:right w:val="nil"/>
            </w:tcBorders>
            <w:shd w:val="clear" w:color="auto" w:fill="auto"/>
            <w:noWrap/>
            <w:vAlign w:val="center"/>
            <w:hideMark/>
          </w:tcPr>
          <w:p w14:paraId="56756F7D"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2</w:t>
            </w:r>
            <w:r w:rsidRPr="00B7574C">
              <w:rPr>
                <w:rFonts w:ascii="DengXian" w:eastAsia="DengXian" w:hAnsi="DengXian" w:cs="SimSun"/>
              </w:rPr>
              <w:t>.42 ± 0.30</w:t>
            </w:r>
            <w:r w:rsidRPr="00B7574C">
              <w:rPr>
                <w:rFonts w:ascii="DengXian" w:eastAsia="DengXian" w:hAnsi="DengXian" w:cs="SimSun" w:hint="eastAsia"/>
                <w:vertAlign w:val="superscript"/>
              </w:rPr>
              <w:t>a</w:t>
            </w:r>
          </w:p>
        </w:tc>
        <w:tc>
          <w:tcPr>
            <w:tcW w:w="1919" w:type="dxa"/>
            <w:tcBorders>
              <w:top w:val="nil"/>
              <w:left w:val="nil"/>
              <w:bottom w:val="nil"/>
              <w:right w:val="nil"/>
            </w:tcBorders>
            <w:shd w:val="clear" w:color="auto" w:fill="auto"/>
            <w:noWrap/>
            <w:vAlign w:val="center"/>
            <w:hideMark/>
          </w:tcPr>
          <w:p w14:paraId="7242FA9B"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w:t>
            </w:r>
            <w:r w:rsidRPr="00B7574C">
              <w:rPr>
                <w:rFonts w:ascii="DengXian" w:eastAsia="DengXian" w:hAnsi="DengXian" w:cs="SimSun"/>
              </w:rPr>
              <w:t>.83 ± 0.14</w:t>
            </w:r>
            <w:r w:rsidRPr="00B7574C">
              <w:rPr>
                <w:rFonts w:ascii="DengXian" w:eastAsia="DengXian" w:hAnsi="DengXian" w:cs="SimSun" w:hint="eastAsia"/>
                <w:vertAlign w:val="superscript"/>
              </w:rPr>
              <w:t>c</w:t>
            </w:r>
          </w:p>
        </w:tc>
        <w:tc>
          <w:tcPr>
            <w:tcW w:w="2363" w:type="dxa"/>
            <w:tcBorders>
              <w:top w:val="nil"/>
              <w:left w:val="nil"/>
              <w:bottom w:val="nil"/>
              <w:right w:val="nil"/>
            </w:tcBorders>
            <w:shd w:val="clear" w:color="auto" w:fill="auto"/>
            <w:noWrap/>
            <w:vAlign w:val="center"/>
            <w:hideMark/>
          </w:tcPr>
          <w:p w14:paraId="0E94F13E"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2</w:t>
            </w:r>
            <w:r w:rsidRPr="00B7574C">
              <w:rPr>
                <w:rFonts w:ascii="DengXian" w:eastAsia="DengXian" w:hAnsi="DengXian" w:cs="SimSun"/>
              </w:rPr>
              <w:t>.13 ± 0.24</w:t>
            </w:r>
            <w:r w:rsidRPr="00B7574C">
              <w:rPr>
                <w:rFonts w:ascii="DengXian" w:eastAsia="DengXian" w:hAnsi="DengXian" w:cs="SimSun" w:hint="eastAsia"/>
                <w:vertAlign w:val="superscript"/>
              </w:rPr>
              <w:t>b</w:t>
            </w:r>
          </w:p>
        </w:tc>
        <w:tc>
          <w:tcPr>
            <w:tcW w:w="1940" w:type="dxa"/>
            <w:tcBorders>
              <w:top w:val="nil"/>
              <w:left w:val="nil"/>
              <w:bottom w:val="nil"/>
              <w:right w:val="nil"/>
            </w:tcBorders>
            <w:shd w:val="clear" w:color="auto" w:fill="auto"/>
            <w:noWrap/>
            <w:vAlign w:val="center"/>
            <w:hideMark/>
          </w:tcPr>
          <w:p w14:paraId="02F77E6A"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w:t>
            </w:r>
            <w:r w:rsidRPr="00B7574C">
              <w:rPr>
                <w:rFonts w:ascii="DengXian" w:eastAsia="DengXian" w:hAnsi="DengXian" w:cs="SimSun"/>
              </w:rPr>
              <w:t>.74 ± 0.15</w:t>
            </w:r>
            <w:r w:rsidRPr="00B7574C">
              <w:rPr>
                <w:rFonts w:ascii="DengXian" w:eastAsia="DengXian" w:hAnsi="DengXian" w:cs="SimSun" w:hint="eastAsia"/>
                <w:vertAlign w:val="superscript"/>
              </w:rPr>
              <w:t>c</w:t>
            </w:r>
          </w:p>
        </w:tc>
        <w:tc>
          <w:tcPr>
            <w:tcW w:w="2157" w:type="dxa"/>
            <w:tcBorders>
              <w:top w:val="nil"/>
              <w:left w:val="nil"/>
              <w:bottom w:val="nil"/>
              <w:right w:val="nil"/>
            </w:tcBorders>
            <w:shd w:val="clear" w:color="auto" w:fill="auto"/>
            <w:noWrap/>
            <w:vAlign w:val="center"/>
            <w:hideMark/>
          </w:tcPr>
          <w:p w14:paraId="6BB96665"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w:t>
            </w:r>
            <w:r w:rsidRPr="00B7574C">
              <w:rPr>
                <w:rFonts w:ascii="DengXian" w:eastAsia="DengXian" w:hAnsi="DengXian" w:cs="SimSun"/>
              </w:rPr>
              <w:t>.71 ± 0.14</w:t>
            </w:r>
            <w:r w:rsidRPr="00B7574C">
              <w:rPr>
                <w:rFonts w:ascii="DengXian" w:eastAsia="DengXian" w:hAnsi="DengXian" w:cs="SimSun" w:hint="eastAsia"/>
                <w:vertAlign w:val="superscript"/>
              </w:rPr>
              <w:t>c</w:t>
            </w:r>
          </w:p>
        </w:tc>
        <w:tc>
          <w:tcPr>
            <w:tcW w:w="1986" w:type="dxa"/>
            <w:tcBorders>
              <w:top w:val="nil"/>
              <w:left w:val="nil"/>
              <w:bottom w:val="nil"/>
              <w:right w:val="nil"/>
            </w:tcBorders>
            <w:shd w:val="clear" w:color="auto" w:fill="auto"/>
            <w:noWrap/>
            <w:vAlign w:val="center"/>
            <w:hideMark/>
          </w:tcPr>
          <w:p w14:paraId="429A323F"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2</w:t>
            </w:r>
            <w:r w:rsidRPr="00B7574C">
              <w:rPr>
                <w:rFonts w:ascii="DengXian" w:eastAsia="DengXian" w:hAnsi="DengXian" w:cs="SimSun"/>
              </w:rPr>
              <w:t>.57 ± 0.24</w:t>
            </w:r>
            <w:r w:rsidRPr="00B7574C">
              <w:rPr>
                <w:rFonts w:ascii="DengXian" w:eastAsia="DengXian" w:hAnsi="DengXian" w:cs="SimSun" w:hint="eastAsia"/>
                <w:vertAlign w:val="superscript"/>
              </w:rPr>
              <w:t>a</w:t>
            </w:r>
          </w:p>
        </w:tc>
        <w:tc>
          <w:tcPr>
            <w:tcW w:w="960" w:type="dxa"/>
            <w:tcBorders>
              <w:top w:val="nil"/>
              <w:left w:val="nil"/>
              <w:bottom w:val="nil"/>
              <w:right w:val="nil"/>
            </w:tcBorders>
            <w:shd w:val="clear" w:color="auto" w:fill="auto"/>
            <w:noWrap/>
            <w:vAlign w:val="center"/>
            <w:hideMark/>
          </w:tcPr>
          <w:p w14:paraId="3086678A"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7E1ECAF3" w14:textId="77777777" w:rsidTr="00DF1217">
        <w:trPr>
          <w:trHeight w:val="330"/>
        </w:trPr>
        <w:tc>
          <w:tcPr>
            <w:tcW w:w="1642" w:type="dxa"/>
            <w:tcBorders>
              <w:top w:val="nil"/>
              <w:left w:val="nil"/>
              <w:bottom w:val="nil"/>
              <w:right w:val="nil"/>
            </w:tcBorders>
            <w:shd w:val="clear" w:color="auto" w:fill="auto"/>
            <w:noWrap/>
            <w:vAlign w:val="center"/>
            <w:hideMark/>
          </w:tcPr>
          <w:p w14:paraId="1BF0B829"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vertAlign w:val="superscript"/>
              </w:rPr>
              <w:t>66</w:t>
            </w:r>
            <w:r w:rsidRPr="00B7574C">
              <w:rPr>
                <w:rFonts w:ascii="DengXian" w:eastAsia="DengXian" w:hAnsi="DengXian" w:cs="SimSun" w:hint="eastAsia"/>
              </w:rPr>
              <w:t>Zn</w:t>
            </w:r>
            <w:r w:rsidRPr="00B7574C">
              <w:rPr>
                <w:rFonts w:ascii="DengXian" w:eastAsia="DengXian" w:hAnsi="DengXian" w:cs="SimSun"/>
              </w:rPr>
              <w:t xml:space="preserve"> (mg/kg)</w:t>
            </w:r>
          </w:p>
        </w:tc>
        <w:tc>
          <w:tcPr>
            <w:tcW w:w="1995" w:type="dxa"/>
            <w:tcBorders>
              <w:top w:val="nil"/>
              <w:left w:val="nil"/>
              <w:bottom w:val="nil"/>
              <w:right w:val="nil"/>
            </w:tcBorders>
            <w:shd w:val="clear" w:color="auto" w:fill="auto"/>
            <w:noWrap/>
            <w:vAlign w:val="center"/>
            <w:hideMark/>
          </w:tcPr>
          <w:p w14:paraId="7CD5AF8B"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14</w:t>
            </w:r>
            <w:r w:rsidRPr="00B7574C">
              <w:rPr>
                <w:rFonts w:ascii="DengXian" w:eastAsia="DengXian" w:hAnsi="DengXian" w:cs="SimSun"/>
              </w:rPr>
              <w:t>.66 ± 1.29</w:t>
            </w:r>
            <w:r w:rsidRPr="00B7574C">
              <w:rPr>
                <w:rFonts w:ascii="DengXian" w:eastAsia="DengXian" w:hAnsi="DengXian" w:cs="SimSun" w:hint="eastAsia"/>
                <w:vertAlign w:val="superscript"/>
              </w:rPr>
              <w:t>a</w:t>
            </w:r>
          </w:p>
        </w:tc>
        <w:tc>
          <w:tcPr>
            <w:tcW w:w="1919" w:type="dxa"/>
            <w:tcBorders>
              <w:top w:val="nil"/>
              <w:left w:val="nil"/>
              <w:bottom w:val="nil"/>
              <w:right w:val="nil"/>
            </w:tcBorders>
            <w:shd w:val="clear" w:color="auto" w:fill="auto"/>
            <w:noWrap/>
            <w:vAlign w:val="center"/>
            <w:hideMark/>
          </w:tcPr>
          <w:p w14:paraId="2CBC5F9C"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11</w:t>
            </w:r>
            <w:r w:rsidRPr="00B7574C">
              <w:rPr>
                <w:rFonts w:ascii="DengXian" w:eastAsia="DengXian" w:hAnsi="DengXian" w:cs="SimSun"/>
              </w:rPr>
              <w:t>.12 ± 0.64</w:t>
            </w:r>
            <w:r w:rsidRPr="00B7574C">
              <w:rPr>
                <w:rFonts w:ascii="DengXian" w:eastAsia="DengXian" w:hAnsi="DengXian" w:cs="SimSun" w:hint="eastAsia"/>
                <w:vertAlign w:val="superscript"/>
              </w:rPr>
              <w:t>bc</w:t>
            </w:r>
          </w:p>
        </w:tc>
        <w:tc>
          <w:tcPr>
            <w:tcW w:w="2363" w:type="dxa"/>
            <w:tcBorders>
              <w:top w:val="nil"/>
              <w:left w:val="nil"/>
              <w:bottom w:val="nil"/>
              <w:right w:val="nil"/>
            </w:tcBorders>
            <w:shd w:val="clear" w:color="auto" w:fill="auto"/>
            <w:noWrap/>
            <w:vAlign w:val="center"/>
            <w:hideMark/>
          </w:tcPr>
          <w:p w14:paraId="51AC9DBE"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10</w:t>
            </w:r>
            <w:r w:rsidRPr="00B7574C">
              <w:rPr>
                <w:rFonts w:ascii="DengXian" w:eastAsia="DengXian" w:hAnsi="DengXian" w:cs="SimSun"/>
              </w:rPr>
              <w:t>.58 ± 0.98</w:t>
            </w:r>
            <w:r w:rsidRPr="00B7574C">
              <w:rPr>
                <w:rFonts w:ascii="DengXian" w:eastAsia="DengXian" w:hAnsi="DengXian" w:cs="SimSun" w:hint="eastAsia"/>
                <w:vertAlign w:val="superscript"/>
              </w:rPr>
              <w:t>c</w:t>
            </w:r>
          </w:p>
        </w:tc>
        <w:tc>
          <w:tcPr>
            <w:tcW w:w="1940" w:type="dxa"/>
            <w:tcBorders>
              <w:top w:val="nil"/>
              <w:left w:val="nil"/>
              <w:bottom w:val="nil"/>
              <w:right w:val="nil"/>
            </w:tcBorders>
            <w:shd w:val="clear" w:color="auto" w:fill="auto"/>
            <w:noWrap/>
            <w:vAlign w:val="center"/>
            <w:hideMark/>
          </w:tcPr>
          <w:p w14:paraId="662C5318"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11</w:t>
            </w:r>
            <w:r w:rsidRPr="00B7574C">
              <w:rPr>
                <w:rFonts w:ascii="DengXian" w:eastAsia="DengXian" w:hAnsi="DengXian" w:cs="SimSun"/>
              </w:rPr>
              <w:t>.57 ± 0.86</w:t>
            </w:r>
            <w:r w:rsidRPr="00B7574C">
              <w:rPr>
                <w:rFonts w:ascii="DengXian" w:eastAsia="DengXian" w:hAnsi="DengXian" w:cs="SimSun" w:hint="eastAsia"/>
                <w:vertAlign w:val="superscript"/>
              </w:rPr>
              <w:t>b</w:t>
            </w:r>
          </w:p>
        </w:tc>
        <w:tc>
          <w:tcPr>
            <w:tcW w:w="2157" w:type="dxa"/>
            <w:tcBorders>
              <w:top w:val="nil"/>
              <w:left w:val="nil"/>
              <w:bottom w:val="nil"/>
              <w:right w:val="nil"/>
            </w:tcBorders>
            <w:shd w:val="clear" w:color="auto" w:fill="auto"/>
            <w:noWrap/>
            <w:vAlign w:val="center"/>
            <w:hideMark/>
          </w:tcPr>
          <w:p w14:paraId="4D7CAE16"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11</w:t>
            </w:r>
            <w:r w:rsidRPr="00B7574C">
              <w:rPr>
                <w:rFonts w:ascii="DengXian" w:eastAsia="DengXian" w:hAnsi="DengXian" w:cs="SimSun"/>
              </w:rPr>
              <w:t>.23 ± 0.59</w:t>
            </w:r>
            <w:r w:rsidRPr="00B7574C">
              <w:rPr>
                <w:rFonts w:ascii="DengXian" w:eastAsia="DengXian" w:hAnsi="DengXian" w:cs="SimSun" w:hint="eastAsia"/>
                <w:vertAlign w:val="superscript"/>
              </w:rPr>
              <w:t>bc</w:t>
            </w:r>
          </w:p>
        </w:tc>
        <w:tc>
          <w:tcPr>
            <w:tcW w:w="1986" w:type="dxa"/>
            <w:tcBorders>
              <w:top w:val="nil"/>
              <w:left w:val="nil"/>
              <w:bottom w:val="nil"/>
              <w:right w:val="nil"/>
            </w:tcBorders>
            <w:shd w:val="clear" w:color="auto" w:fill="auto"/>
            <w:noWrap/>
            <w:vAlign w:val="center"/>
            <w:hideMark/>
          </w:tcPr>
          <w:p w14:paraId="432F7130"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11</w:t>
            </w:r>
            <w:r w:rsidRPr="00B7574C">
              <w:rPr>
                <w:rFonts w:ascii="DengXian" w:eastAsia="DengXian" w:hAnsi="DengXian" w:cs="SimSun"/>
              </w:rPr>
              <w:t>.49 ± 0.81</w:t>
            </w:r>
            <w:r w:rsidRPr="00B7574C">
              <w:rPr>
                <w:rFonts w:ascii="DengXian" w:eastAsia="DengXian" w:hAnsi="DengXian" w:cs="SimSun" w:hint="eastAsia"/>
                <w:vertAlign w:val="superscript"/>
              </w:rPr>
              <w:t>b</w:t>
            </w:r>
          </w:p>
        </w:tc>
        <w:tc>
          <w:tcPr>
            <w:tcW w:w="960" w:type="dxa"/>
            <w:tcBorders>
              <w:top w:val="nil"/>
              <w:left w:val="nil"/>
              <w:bottom w:val="nil"/>
              <w:right w:val="nil"/>
            </w:tcBorders>
            <w:shd w:val="clear" w:color="auto" w:fill="auto"/>
            <w:noWrap/>
            <w:vAlign w:val="center"/>
            <w:hideMark/>
          </w:tcPr>
          <w:p w14:paraId="0E160732"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244FCCA3" w14:textId="77777777" w:rsidTr="00DF1217">
        <w:trPr>
          <w:trHeight w:val="280"/>
        </w:trPr>
        <w:tc>
          <w:tcPr>
            <w:tcW w:w="1642" w:type="dxa"/>
            <w:tcBorders>
              <w:top w:val="nil"/>
              <w:left w:val="nil"/>
              <w:bottom w:val="nil"/>
              <w:right w:val="nil"/>
            </w:tcBorders>
            <w:shd w:val="clear" w:color="auto" w:fill="auto"/>
            <w:noWrap/>
            <w:vAlign w:val="center"/>
            <w:hideMark/>
          </w:tcPr>
          <w:p w14:paraId="7E5CB88C"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70</w:t>
            </w:r>
            <w:r w:rsidRPr="00CA4E85">
              <w:rPr>
                <w:rFonts w:ascii="DengXian" w:eastAsia="DengXian" w:hAnsi="DengXian" w:cs="SimSun" w:hint="eastAsia"/>
                <w:color w:val="000000"/>
              </w:rPr>
              <w:t>Ga</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4620BED5"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0.2</w:t>
            </w:r>
            <w:r>
              <w:rPr>
                <w:rFonts w:ascii="DengXian" w:eastAsia="DengXian" w:hAnsi="DengXian" w:cs="SimSun"/>
                <w:color w:val="000000"/>
              </w:rPr>
              <w:t xml:space="preserve">2 </w:t>
            </w:r>
            <w:r w:rsidRPr="009714EF">
              <w:rPr>
                <w:rFonts w:ascii="DengXian" w:eastAsia="DengXian" w:hAnsi="DengXian" w:cs="SimSun"/>
                <w:color w:val="000000"/>
              </w:rPr>
              <w:t>±</w:t>
            </w:r>
            <w:r>
              <w:rPr>
                <w:rFonts w:ascii="DengXian" w:eastAsia="DengXian" w:hAnsi="DengXian" w:cs="SimSun"/>
                <w:color w:val="000000"/>
              </w:rPr>
              <w:t xml:space="preserve"> 0.08</w:t>
            </w:r>
            <w:r w:rsidRPr="00CA4E85">
              <w:rPr>
                <w:rFonts w:ascii="DengXian" w:eastAsia="DengXian" w:hAnsi="DengXian" w:cs="SimSun" w:hint="eastAsia"/>
                <w:color w:val="000000"/>
                <w:vertAlign w:val="superscript"/>
              </w:rPr>
              <w:t>c</w:t>
            </w:r>
          </w:p>
        </w:tc>
        <w:tc>
          <w:tcPr>
            <w:tcW w:w="1919" w:type="dxa"/>
            <w:tcBorders>
              <w:top w:val="nil"/>
              <w:left w:val="nil"/>
              <w:bottom w:val="nil"/>
              <w:right w:val="nil"/>
            </w:tcBorders>
            <w:shd w:val="clear" w:color="auto" w:fill="auto"/>
            <w:noWrap/>
            <w:vAlign w:val="center"/>
            <w:hideMark/>
          </w:tcPr>
          <w:p w14:paraId="7145C17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0.5</w:t>
            </w:r>
            <w:r>
              <w:rPr>
                <w:rFonts w:ascii="DengXian" w:eastAsia="DengXian" w:hAnsi="DengXian" w:cs="SimSun"/>
                <w:color w:val="000000"/>
              </w:rPr>
              <w:t xml:space="preserve">6 </w:t>
            </w:r>
            <w:r w:rsidRPr="009714EF">
              <w:rPr>
                <w:rFonts w:ascii="DengXian" w:eastAsia="DengXian" w:hAnsi="DengXian" w:cs="SimSun"/>
                <w:color w:val="000000"/>
              </w:rPr>
              <w:t>±</w:t>
            </w:r>
            <w:r>
              <w:rPr>
                <w:rFonts w:ascii="DengXian" w:eastAsia="DengXian" w:hAnsi="DengXian" w:cs="SimSun"/>
                <w:color w:val="000000"/>
              </w:rPr>
              <w:t xml:space="preserve"> 0.15</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1C1C45D5"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w:t>
            </w:r>
            <w:r>
              <w:rPr>
                <w:rFonts w:ascii="DengXian" w:eastAsia="DengXian" w:hAnsi="DengXian" w:cs="SimSun"/>
                <w:color w:val="000000"/>
              </w:rPr>
              <w:t xml:space="preserve">20 </w:t>
            </w:r>
            <w:r w:rsidRPr="009714EF">
              <w:rPr>
                <w:rFonts w:ascii="DengXian" w:eastAsia="DengXian" w:hAnsi="DengXian" w:cs="SimSun"/>
                <w:color w:val="000000"/>
              </w:rPr>
              <w:t>±</w:t>
            </w:r>
            <w:r>
              <w:rPr>
                <w:rFonts w:ascii="DengXian" w:eastAsia="DengXian" w:hAnsi="DengXian" w:cs="SimSun"/>
                <w:color w:val="000000"/>
              </w:rPr>
              <w:t xml:space="preserve"> 0.60</w:t>
            </w:r>
            <w:r w:rsidRPr="00CA4E85">
              <w:rPr>
                <w:rFonts w:ascii="DengXian" w:eastAsia="DengXian" w:hAnsi="DengXian" w:cs="SimSun"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03AFAE0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w:t>
            </w:r>
            <w:r>
              <w:rPr>
                <w:rFonts w:ascii="DengXian" w:eastAsia="DengXian" w:hAnsi="DengXian" w:cs="SimSun"/>
                <w:color w:val="000000"/>
              </w:rPr>
              <w:t xml:space="preserve">10 </w:t>
            </w:r>
            <w:r w:rsidRPr="009714EF">
              <w:rPr>
                <w:rFonts w:ascii="DengXian" w:eastAsia="DengXian" w:hAnsi="DengXian" w:cs="SimSun"/>
                <w:color w:val="000000"/>
              </w:rPr>
              <w:t>±</w:t>
            </w:r>
            <w:r>
              <w:rPr>
                <w:rFonts w:ascii="DengXian" w:eastAsia="DengXian" w:hAnsi="DengXian" w:cs="SimSun"/>
                <w:color w:val="000000"/>
              </w:rPr>
              <w:t xml:space="preserve"> 0.05</w:t>
            </w:r>
            <w:r w:rsidRPr="00CA4E85">
              <w:rPr>
                <w:rFonts w:ascii="DengXian" w:eastAsia="DengXian" w:hAnsi="DengXian" w:cs="SimSun"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05B53957"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0.3</w:t>
            </w:r>
            <w:r>
              <w:rPr>
                <w:rFonts w:ascii="DengXian" w:eastAsia="DengXian" w:hAnsi="DengXian" w:cs="SimSun"/>
                <w:color w:val="000000"/>
              </w:rPr>
              <w:t xml:space="preserve">1 </w:t>
            </w:r>
            <w:r w:rsidRPr="009714EF">
              <w:rPr>
                <w:rFonts w:ascii="DengXian" w:eastAsia="DengXian" w:hAnsi="DengXian" w:cs="SimSun"/>
                <w:color w:val="000000"/>
              </w:rPr>
              <w:t>±</w:t>
            </w:r>
            <w:r>
              <w:rPr>
                <w:rFonts w:ascii="DengXian" w:eastAsia="DengXian" w:hAnsi="DengXian" w:cs="SimSun"/>
                <w:color w:val="000000"/>
              </w:rPr>
              <w:t xml:space="preserve"> 0.12</w:t>
            </w:r>
            <w:r w:rsidRPr="00CA4E85">
              <w:rPr>
                <w:rFonts w:ascii="DengXian" w:eastAsia="DengXian" w:hAnsi="DengXian" w:cs="SimSun" w:hint="eastAsia"/>
                <w:color w:val="000000"/>
                <w:vertAlign w:val="superscript"/>
              </w:rPr>
              <w:t>bc</w:t>
            </w:r>
          </w:p>
        </w:tc>
        <w:tc>
          <w:tcPr>
            <w:tcW w:w="1986" w:type="dxa"/>
            <w:tcBorders>
              <w:top w:val="nil"/>
              <w:left w:val="nil"/>
              <w:bottom w:val="nil"/>
              <w:right w:val="nil"/>
            </w:tcBorders>
            <w:shd w:val="clear" w:color="auto" w:fill="auto"/>
            <w:noWrap/>
            <w:vAlign w:val="center"/>
            <w:hideMark/>
          </w:tcPr>
          <w:p w14:paraId="14656173"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0.1</w:t>
            </w:r>
            <w:r>
              <w:rPr>
                <w:rFonts w:ascii="DengXian" w:eastAsia="DengXian" w:hAnsi="DengXian" w:cs="SimSun"/>
                <w:color w:val="000000"/>
              </w:rPr>
              <w:t xml:space="preserve">1 </w:t>
            </w:r>
            <w:r w:rsidRPr="009714EF">
              <w:rPr>
                <w:rFonts w:ascii="DengXian" w:eastAsia="DengXian" w:hAnsi="DengXian" w:cs="SimSun"/>
                <w:color w:val="000000"/>
              </w:rPr>
              <w:t>±</w:t>
            </w:r>
            <w:r>
              <w:rPr>
                <w:rFonts w:ascii="DengXian" w:eastAsia="DengXian" w:hAnsi="DengXian" w:cs="SimSun"/>
                <w:color w:val="000000"/>
              </w:rPr>
              <w:t xml:space="preserve"> 0.08</w:t>
            </w:r>
            <w:r w:rsidRPr="00CA4E85">
              <w:rPr>
                <w:rFonts w:ascii="DengXian" w:eastAsia="DengXian" w:hAnsi="DengXian" w:cs="SimSun"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10583E04"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4AF08AF4" w14:textId="77777777" w:rsidTr="00DF1217">
        <w:trPr>
          <w:trHeight w:val="280"/>
        </w:trPr>
        <w:tc>
          <w:tcPr>
            <w:tcW w:w="1642" w:type="dxa"/>
            <w:tcBorders>
              <w:top w:val="nil"/>
              <w:left w:val="nil"/>
              <w:bottom w:val="nil"/>
              <w:right w:val="nil"/>
            </w:tcBorders>
            <w:shd w:val="clear" w:color="auto" w:fill="auto"/>
            <w:noWrap/>
            <w:vAlign w:val="center"/>
            <w:hideMark/>
          </w:tcPr>
          <w:p w14:paraId="246A5100"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73</w:t>
            </w:r>
            <w:r w:rsidRPr="00CA4E85">
              <w:rPr>
                <w:rFonts w:ascii="DengXian" w:eastAsia="DengXian" w:hAnsi="DengXian" w:cs="SimSun" w:hint="eastAsia"/>
                <w:color w:val="000000"/>
              </w:rPr>
              <w:t>Ge</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1DB220E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1.59</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0.22</w:t>
            </w:r>
            <w:r w:rsidRPr="00CA4E85">
              <w:rPr>
                <w:rFonts w:ascii="DengXian" w:eastAsia="DengXian" w:hAnsi="DengXian" w:cs="SimSun" w:hint="eastAsia"/>
                <w:color w:val="000000"/>
                <w:vertAlign w:val="superscript"/>
              </w:rPr>
              <w:t>b</w:t>
            </w:r>
          </w:p>
        </w:tc>
        <w:tc>
          <w:tcPr>
            <w:tcW w:w="1919" w:type="dxa"/>
            <w:tcBorders>
              <w:top w:val="nil"/>
              <w:left w:val="nil"/>
              <w:bottom w:val="nil"/>
              <w:right w:val="nil"/>
            </w:tcBorders>
            <w:shd w:val="clear" w:color="auto" w:fill="auto"/>
            <w:noWrap/>
            <w:vAlign w:val="center"/>
            <w:hideMark/>
          </w:tcPr>
          <w:p w14:paraId="55A5F937"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1.67</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0.23</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5B569A01"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2.1</w:t>
            </w:r>
            <w:r>
              <w:rPr>
                <w:rFonts w:ascii="DengXian" w:eastAsia="DengXian" w:hAnsi="DengXian" w:cs="SimSun"/>
                <w:color w:val="000000"/>
              </w:rPr>
              <w:t xml:space="preserve">1 </w:t>
            </w:r>
            <w:r w:rsidRPr="009714EF">
              <w:rPr>
                <w:rFonts w:ascii="DengXian" w:eastAsia="DengXian" w:hAnsi="DengXian" w:cs="SimSun"/>
                <w:color w:val="000000"/>
              </w:rPr>
              <w:t>±</w:t>
            </w:r>
            <w:r>
              <w:rPr>
                <w:rFonts w:ascii="DengXian" w:eastAsia="DengXian" w:hAnsi="DengXian" w:cs="SimSun"/>
                <w:color w:val="000000"/>
              </w:rPr>
              <w:t xml:space="preserve"> 0.41</w:t>
            </w:r>
            <w:r w:rsidRPr="00CA4E85">
              <w:rPr>
                <w:rFonts w:ascii="DengXian" w:eastAsia="DengXian" w:hAnsi="DengXian" w:cs="SimSun"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245F0F34"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2.14</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0.44</w:t>
            </w:r>
            <w:r w:rsidRPr="00CA4E85">
              <w:rPr>
                <w:rFonts w:ascii="DengXian" w:eastAsia="DengXian" w:hAnsi="DengXian" w:cs="SimSun" w:hint="eastAsia"/>
                <w:color w:val="000000"/>
                <w:vertAlign w:val="superscript"/>
              </w:rPr>
              <w:t>a</w:t>
            </w:r>
          </w:p>
        </w:tc>
        <w:tc>
          <w:tcPr>
            <w:tcW w:w="2157" w:type="dxa"/>
            <w:tcBorders>
              <w:top w:val="nil"/>
              <w:left w:val="nil"/>
              <w:bottom w:val="nil"/>
              <w:right w:val="nil"/>
            </w:tcBorders>
            <w:shd w:val="clear" w:color="auto" w:fill="auto"/>
            <w:noWrap/>
            <w:vAlign w:val="center"/>
            <w:hideMark/>
          </w:tcPr>
          <w:p w14:paraId="6DD6F483"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1.56</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0.29</w:t>
            </w:r>
            <w:r w:rsidRPr="00CA4E85">
              <w:rPr>
                <w:rFonts w:ascii="DengXian" w:eastAsia="DengXian" w:hAnsi="DengXian" w:cs="SimSun" w:hint="eastAsia"/>
                <w:color w:val="000000"/>
                <w:vertAlign w:val="superscript"/>
              </w:rPr>
              <w:t>b</w:t>
            </w:r>
          </w:p>
        </w:tc>
        <w:tc>
          <w:tcPr>
            <w:tcW w:w="1986" w:type="dxa"/>
            <w:tcBorders>
              <w:top w:val="nil"/>
              <w:left w:val="nil"/>
              <w:bottom w:val="nil"/>
              <w:right w:val="nil"/>
            </w:tcBorders>
            <w:shd w:val="clear" w:color="auto" w:fill="auto"/>
            <w:noWrap/>
            <w:vAlign w:val="center"/>
            <w:hideMark/>
          </w:tcPr>
          <w:p w14:paraId="6A6F2F63"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1.1</w:t>
            </w:r>
            <w:r>
              <w:rPr>
                <w:rFonts w:ascii="DengXian" w:eastAsia="DengXian" w:hAnsi="DengXian" w:cs="SimSun"/>
                <w:color w:val="000000"/>
              </w:rPr>
              <w:t xml:space="preserve">5 </w:t>
            </w:r>
            <w:r w:rsidRPr="009714EF">
              <w:rPr>
                <w:rFonts w:ascii="DengXian" w:eastAsia="DengXian" w:hAnsi="DengXian" w:cs="SimSun"/>
                <w:color w:val="000000"/>
              </w:rPr>
              <w:t>±</w:t>
            </w:r>
            <w:r>
              <w:rPr>
                <w:rFonts w:ascii="DengXian" w:eastAsia="DengXian" w:hAnsi="DengXian" w:cs="SimSun"/>
                <w:color w:val="000000"/>
              </w:rPr>
              <w:t xml:space="preserve"> 0.25</w:t>
            </w:r>
            <w:r w:rsidRPr="00CA4E85">
              <w:rPr>
                <w:rFonts w:ascii="DengXian" w:eastAsia="DengXian" w:hAnsi="DengXian" w:cs="SimSun"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4679D51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21BE90D4" w14:textId="77777777" w:rsidTr="00DF1217">
        <w:trPr>
          <w:trHeight w:val="280"/>
        </w:trPr>
        <w:tc>
          <w:tcPr>
            <w:tcW w:w="1642" w:type="dxa"/>
            <w:tcBorders>
              <w:top w:val="nil"/>
              <w:left w:val="nil"/>
              <w:bottom w:val="nil"/>
              <w:right w:val="nil"/>
            </w:tcBorders>
            <w:shd w:val="clear" w:color="auto" w:fill="auto"/>
            <w:noWrap/>
            <w:vAlign w:val="center"/>
            <w:hideMark/>
          </w:tcPr>
          <w:p w14:paraId="090F83F1"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75</w:t>
            </w:r>
            <w:r w:rsidRPr="00CA4E85">
              <w:rPr>
                <w:rFonts w:ascii="DengXian" w:eastAsia="DengXian" w:hAnsi="DengXian" w:cs="SimSun" w:hint="eastAsia"/>
                <w:color w:val="000000"/>
              </w:rPr>
              <w:t>As</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33456B1A"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103.7</w:t>
            </w:r>
            <w:r>
              <w:rPr>
                <w:rFonts w:ascii="DengXian" w:eastAsia="DengXian" w:hAnsi="DengXian" w:cs="SimSun"/>
                <w:color w:val="000000"/>
              </w:rPr>
              <w:t xml:space="preserve">8 </w:t>
            </w:r>
            <w:r w:rsidRPr="009714EF">
              <w:rPr>
                <w:rFonts w:ascii="DengXian" w:eastAsia="DengXian" w:hAnsi="DengXian" w:cs="SimSun"/>
                <w:color w:val="000000"/>
              </w:rPr>
              <w:t>±</w:t>
            </w:r>
            <w:r>
              <w:rPr>
                <w:rFonts w:ascii="DengXian" w:eastAsia="DengXian" w:hAnsi="DengXian" w:cs="SimSun"/>
                <w:color w:val="000000"/>
              </w:rPr>
              <w:t xml:space="preserve"> 12.31</w:t>
            </w:r>
            <w:r w:rsidRPr="00CA4E85">
              <w:rPr>
                <w:rFonts w:ascii="DengXian" w:eastAsia="DengXian" w:hAnsi="DengXian" w:cs="SimSun" w:hint="eastAsia"/>
                <w:color w:val="000000"/>
                <w:vertAlign w:val="superscript"/>
              </w:rPr>
              <w:t>b</w:t>
            </w:r>
          </w:p>
        </w:tc>
        <w:tc>
          <w:tcPr>
            <w:tcW w:w="1919" w:type="dxa"/>
            <w:tcBorders>
              <w:top w:val="nil"/>
              <w:left w:val="nil"/>
              <w:bottom w:val="nil"/>
              <w:right w:val="nil"/>
            </w:tcBorders>
            <w:shd w:val="clear" w:color="auto" w:fill="auto"/>
            <w:noWrap/>
            <w:vAlign w:val="center"/>
            <w:hideMark/>
          </w:tcPr>
          <w:p w14:paraId="092A80EB"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110.5</w:t>
            </w:r>
            <w:r>
              <w:rPr>
                <w:rFonts w:ascii="DengXian" w:eastAsia="DengXian" w:hAnsi="DengXian" w:cs="SimSun"/>
                <w:color w:val="000000"/>
              </w:rPr>
              <w:t xml:space="preserve">2 </w:t>
            </w:r>
            <w:r w:rsidRPr="009714EF">
              <w:rPr>
                <w:rFonts w:ascii="DengXian" w:eastAsia="DengXian" w:hAnsi="DengXian" w:cs="SimSun"/>
                <w:color w:val="000000"/>
              </w:rPr>
              <w:t>±</w:t>
            </w:r>
            <w:r>
              <w:rPr>
                <w:rFonts w:ascii="DengXian" w:eastAsia="DengXian" w:hAnsi="DengXian" w:cs="SimSun"/>
                <w:color w:val="000000"/>
              </w:rPr>
              <w:t xml:space="preserve"> 8.72</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3EA05AE3"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90.7</w:t>
            </w:r>
            <w:r>
              <w:rPr>
                <w:rFonts w:ascii="DengXian" w:eastAsia="DengXian" w:hAnsi="DengXian" w:cs="SimSun"/>
                <w:color w:val="000000"/>
              </w:rPr>
              <w:t xml:space="preserve">8 </w:t>
            </w:r>
            <w:r w:rsidRPr="009714EF">
              <w:rPr>
                <w:rFonts w:ascii="DengXian" w:eastAsia="DengXian" w:hAnsi="DengXian" w:cs="SimSun"/>
                <w:color w:val="000000"/>
              </w:rPr>
              <w:t>±</w:t>
            </w:r>
            <w:r>
              <w:rPr>
                <w:rFonts w:ascii="DengXian" w:eastAsia="DengXian" w:hAnsi="DengXian" w:cs="SimSun"/>
                <w:color w:val="000000"/>
              </w:rPr>
              <w:t xml:space="preserve"> 7.79</w:t>
            </w:r>
            <w:r w:rsidRPr="00CA4E85">
              <w:rPr>
                <w:rFonts w:ascii="DengXian" w:eastAsia="DengXian" w:hAnsi="DengXian" w:cs="SimSun" w:hint="eastAsia"/>
                <w:color w:val="000000"/>
                <w:vertAlign w:val="superscript"/>
              </w:rPr>
              <w:t>c</w:t>
            </w:r>
          </w:p>
        </w:tc>
        <w:tc>
          <w:tcPr>
            <w:tcW w:w="1940" w:type="dxa"/>
            <w:tcBorders>
              <w:top w:val="nil"/>
              <w:left w:val="nil"/>
              <w:bottom w:val="nil"/>
              <w:right w:val="nil"/>
            </w:tcBorders>
            <w:shd w:val="clear" w:color="auto" w:fill="auto"/>
            <w:noWrap/>
            <w:vAlign w:val="center"/>
            <w:hideMark/>
          </w:tcPr>
          <w:p w14:paraId="28CB940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125.5</w:t>
            </w:r>
            <w:r>
              <w:rPr>
                <w:rFonts w:ascii="DengXian" w:eastAsia="DengXian" w:hAnsi="DengXian" w:cs="SimSun"/>
                <w:color w:val="000000"/>
              </w:rPr>
              <w:t xml:space="preserve">6 </w:t>
            </w:r>
            <w:r w:rsidRPr="009714EF">
              <w:rPr>
                <w:rFonts w:ascii="DengXian" w:eastAsia="DengXian" w:hAnsi="DengXian" w:cs="SimSun"/>
                <w:color w:val="000000"/>
              </w:rPr>
              <w:t>±</w:t>
            </w:r>
            <w:r>
              <w:rPr>
                <w:rFonts w:ascii="DengXian" w:eastAsia="DengXian" w:hAnsi="DengXian" w:cs="SimSun"/>
                <w:color w:val="000000"/>
              </w:rPr>
              <w:t xml:space="preserve"> 16.05</w:t>
            </w:r>
            <w:r w:rsidRPr="00CA4E85">
              <w:rPr>
                <w:rFonts w:ascii="DengXian" w:eastAsia="DengXian" w:hAnsi="DengXian" w:cs="SimSun" w:hint="eastAsia"/>
                <w:color w:val="000000"/>
                <w:vertAlign w:val="superscript"/>
              </w:rPr>
              <w:t>a</w:t>
            </w:r>
          </w:p>
        </w:tc>
        <w:tc>
          <w:tcPr>
            <w:tcW w:w="2157" w:type="dxa"/>
            <w:tcBorders>
              <w:top w:val="nil"/>
              <w:left w:val="nil"/>
              <w:bottom w:val="nil"/>
              <w:right w:val="nil"/>
            </w:tcBorders>
            <w:shd w:val="clear" w:color="auto" w:fill="auto"/>
            <w:noWrap/>
            <w:vAlign w:val="center"/>
            <w:hideMark/>
          </w:tcPr>
          <w:p w14:paraId="24FB8B8B"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114.63</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18.40</w:t>
            </w:r>
            <w:r w:rsidRPr="00CA4E85">
              <w:rPr>
                <w:rFonts w:ascii="DengXian" w:eastAsia="DengXian" w:hAnsi="DengXian" w:cs="SimSun" w:hint="eastAsia"/>
                <w:color w:val="000000"/>
                <w:vertAlign w:val="superscript"/>
              </w:rPr>
              <w:t>ab</w:t>
            </w:r>
          </w:p>
        </w:tc>
        <w:tc>
          <w:tcPr>
            <w:tcW w:w="1986" w:type="dxa"/>
            <w:tcBorders>
              <w:top w:val="nil"/>
              <w:left w:val="nil"/>
              <w:bottom w:val="nil"/>
              <w:right w:val="nil"/>
            </w:tcBorders>
            <w:shd w:val="clear" w:color="auto" w:fill="auto"/>
            <w:noWrap/>
            <w:vAlign w:val="center"/>
            <w:hideMark/>
          </w:tcPr>
          <w:p w14:paraId="61251EA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88.4</w:t>
            </w:r>
            <w:r>
              <w:rPr>
                <w:rFonts w:ascii="DengXian" w:eastAsia="DengXian" w:hAnsi="DengXian" w:cs="SimSun"/>
                <w:color w:val="000000"/>
              </w:rPr>
              <w:t xml:space="preserve">5 </w:t>
            </w:r>
            <w:r w:rsidRPr="009714EF">
              <w:rPr>
                <w:rFonts w:ascii="DengXian" w:eastAsia="DengXian" w:hAnsi="DengXian" w:cs="SimSun"/>
                <w:color w:val="000000"/>
              </w:rPr>
              <w:t>±</w:t>
            </w:r>
            <w:r>
              <w:rPr>
                <w:rFonts w:ascii="DengXian" w:eastAsia="DengXian" w:hAnsi="DengXian" w:cs="SimSun"/>
                <w:color w:val="000000"/>
              </w:rPr>
              <w:t xml:space="preserve"> 11.13</w:t>
            </w:r>
            <w:r w:rsidRPr="00CA4E85">
              <w:rPr>
                <w:rFonts w:ascii="DengXian" w:eastAsia="DengXian" w:hAnsi="DengXian" w:cs="SimSun"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6815A743"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298B2099" w14:textId="77777777" w:rsidTr="00DF1217">
        <w:trPr>
          <w:trHeight w:val="280"/>
        </w:trPr>
        <w:tc>
          <w:tcPr>
            <w:tcW w:w="1642" w:type="dxa"/>
            <w:tcBorders>
              <w:top w:val="nil"/>
              <w:left w:val="nil"/>
              <w:bottom w:val="nil"/>
              <w:right w:val="nil"/>
            </w:tcBorders>
            <w:shd w:val="clear" w:color="auto" w:fill="auto"/>
            <w:noWrap/>
            <w:vAlign w:val="center"/>
            <w:hideMark/>
          </w:tcPr>
          <w:p w14:paraId="26C6E68A"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78</w:t>
            </w:r>
            <w:r w:rsidRPr="00CA4E85">
              <w:rPr>
                <w:rFonts w:ascii="DengXian" w:eastAsia="DengXian" w:hAnsi="DengXian" w:cs="SimSun" w:hint="eastAsia"/>
                <w:color w:val="000000"/>
              </w:rPr>
              <w:t>Se</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3787079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48.60</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12.10</w:t>
            </w:r>
            <w:r w:rsidRPr="00CA4E85">
              <w:rPr>
                <w:rFonts w:ascii="DengXian" w:eastAsia="DengXian" w:hAnsi="DengXian" w:cs="SimSun"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523ADBF5"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53.51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17.15</w:t>
            </w:r>
            <w:r w:rsidRPr="00CA4E85">
              <w:rPr>
                <w:rFonts w:ascii="DengXian" w:eastAsia="DengXian" w:hAnsi="DengXian" w:cs="SimSun" w:hint="eastAsia"/>
                <w:color w:val="000000"/>
                <w:vertAlign w:val="superscript"/>
              </w:rPr>
              <w:t>a</w:t>
            </w:r>
          </w:p>
        </w:tc>
        <w:tc>
          <w:tcPr>
            <w:tcW w:w="2363" w:type="dxa"/>
            <w:tcBorders>
              <w:top w:val="nil"/>
              <w:left w:val="nil"/>
              <w:bottom w:val="nil"/>
              <w:right w:val="nil"/>
            </w:tcBorders>
            <w:shd w:val="clear" w:color="auto" w:fill="auto"/>
            <w:noWrap/>
            <w:vAlign w:val="center"/>
            <w:hideMark/>
          </w:tcPr>
          <w:p w14:paraId="3715375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32.01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9.86</w:t>
            </w:r>
            <w:r w:rsidRPr="00CA4E85">
              <w:rPr>
                <w:rFonts w:ascii="DengXian" w:eastAsia="DengXian" w:hAnsi="DengXian" w:cs="SimSun" w:hint="eastAsia"/>
                <w:color w:val="000000"/>
                <w:vertAlign w:val="superscript"/>
              </w:rPr>
              <w:t>b</w:t>
            </w:r>
          </w:p>
        </w:tc>
        <w:tc>
          <w:tcPr>
            <w:tcW w:w="1940" w:type="dxa"/>
            <w:tcBorders>
              <w:top w:val="nil"/>
              <w:left w:val="nil"/>
              <w:bottom w:val="nil"/>
              <w:right w:val="nil"/>
            </w:tcBorders>
            <w:shd w:val="clear" w:color="auto" w:fill="auto"/>
            <w:noWrap/>
            <w:vAlign w:val="center"/>
            <w:hideMark/>
          </w:tcPr>
          <w:p w14:paraId="43FA0A88"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34.20</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9.90</w:t>
            </w:r>
            <w:r w:rsidRPr="00CA4E85">
              <w:rPr>
                <w:rFonts w:ascii="DengXian" w:eastAsia="DengXian" w:hAnsi="DengXian" w:cs="SimSun" w:hint="eastAsia"/>
                <w:color w:val="000000"/>
                <w:vertAlign w:val="superscript"/>
              </w:rPr>
              <w:t>b</w:t>
            </w:r>
          </w:p>
        </w:tc>
        <w:tc>
          <w:tcPr>
            <w:tcW w:w="2157" w:type="dxa"/>
            <w:tcBorders>
              <w:top w:val="nil"/>
              <w:left w:val="nil"/>
              <w:bottom w:val="nil"/>
              <w:right w:val="nil"/>
            </w:tcBorders>
            <w:shd w:val="clear" w:color="auto" w:fill="auto"/>
            <w:noWrap/>
            <w:vAlign w:val="center"/>
            <w:hideMark/>
          </w:tcPr>
          <w:p w14:paraId="6A72E722"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28.0</w:t>
            </w:r>
            <w:r>
              <w:rPr>
                <w:rFonts w:ascii="DengXian" w:eastAsia="DengXian" w:hAnsi="DengXian" w:cs="SimSun"/>
                <w:color w:val="000000"/>
              </w:rPr>
              <w:t xml:space="preserve">9 </w:t>
            </w:r>
            <w:r w:rsidRPr="009714EF">
              <w:rPr>
                <w:rFonts w:ascii="DengXian" w:eastAsia="DengXian" w:hAnsi="DengXian" w:cs="SimSun"/>
                <w:color w:val="000000"/>
              </w:rPr>
              <w:t>±</w:t>
            </w:r>
            <w:r>
              <w:rPr>
                <w:rFonts w:ascii="DengXian" w:eastAsia="DengXian" w:hAnsi="DengXian" w:cs="SimSun"/>
                <w:color w:val="000000"/>
              </w:rPr>
              <w:t xml:space="preserve"> 9.17</w:t>
            </w:r>
            <w:r w:rsidRPr="00CA4E85">
              <w:rPr>
                <w:rFonts w:ascii="DengXian" w:eastAsia="DengXian" w:hAnsi="DengXian" w:cs="SimSun" w:hint="eastAsia"/>
                <w:color w:val="000000"/>
                <w:vertAlign w:val="superscript"/>
              </w:rPr>
              <w:t>bc</w:t>
            </w:r>
          </w:p>
        </w:tc>
        <w:tc>
          <w:tcPr>
            <w:tcW w:w="1986" w:type="dxa"/>
            <w:tcBorders>
              <w:top w:val="nil"/>
              <w:left w:val="nil"/>
              <w:bottom w:val="nil"/>
              <w:right w:val="nil"/>
            </w:tcBorders>
            <w:shd w:val="clear" w:color="auto" w:fill="auto"/>
            <w:noWrap/>
            <w:vAlign w:val="center"/>
            <w:hideMark/>
          </w:tcPr>
          <w:p w14:paraId="5519FA7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20.3</w:t>
            </w:r>
            <w:r>
              <w:rPr>
                <w:rFonts w:ascii="DengXian" w:eastAsia="DengXian" w:hAnsi="DengXian" w:cs="SimSun"/>
                <w:color w:val="000000"/>
              </w:rPr>
              <w:t xml:space="preserve">2 </w:t>
            </w:r>
            <w:r w:rsidRPr="009714EF">
              <w:rPr>
                <w:rFonts w:ascii="DengXian" w:eastAsia="DengXian" w:hAnsi="DengXian" w:cs="SimSun"/>
                <w:color w:val="000000"/>
              </w:rPr>
              <w:t>±</w:t>
            </w:r>
            <w:r>
              <w:rPr>
                <w:rFonts w:ascii="DengXian" w:eastAsia="DengXian" w:hAnsi="DengXian" w:cs="SimSun"/>
                <w:color w:val="000000"/>
              </w:rPr>
              <w:t xml:space="preserve"> 9.24</w:t>
            </w:r>
            <w:r w:rsidRPr="00CA4E85">
              <w:rPr>
                <w:rFonts w:ascii="DengXian" w:eastAsia="DengXian" w:hAnsi="DengXian" w:cs="SimSun"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60AB5FE8"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0698D39F" w14:textId="77777777" w:rsidTr="00DF1217">
        <w:trPr>
          <w:trHeight w:val="280"/>
        </w:trPr>
        <w:tc>
          <w:tcPr>
            <w:tcW w:w="1642" w:type="dxa"/>
            <w:tcBorders>
              <w:top w:val="nil"/>
              <w:left w:val="nil"/>
              <w:bottom w:val="nil"/>
              <w:right w:val="nil"/>
            </w:tcBorders>
            <w:shd w:val="clear" w:color="auto" w:fill="auto"/>
            <w:noWrap/>
            <w:vAlign w:val="center"/>
            <w:hideMark/>
          </w:tcPr>
          <w:p w14:paraId="596E54D6"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85</w:t>
            </w:r>
            <w:r w:rsidRPr="00CA4E85">
              <w:rPr>
                <w:rFonts w:ascii="DengXian" w:eastAsia="DengXian" w:hAnsi="DengXian" w:cs="SimSun" w:hint="eastAsia"/>
                <w:color w:val="000000"/>
              </w:rPr>
              <w:t>Rb</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78B98BFA"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2219.95</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537.81</w:t>
            </w:r>
            <w:r w:rsidRPr="00CA4E85">
              <w:rPr>
                <w:rFonts w:ascii="DengXian" w:eastAsia="DengXian" w:hAnsi="DengXian" w:cs="SimSun"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013BE7CA"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1424.81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111.55</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7237EE7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533.78</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91.24</w:t>
            </w:r>
            <w:r w:rsidRPr="00CA4E85">
              <w:rPr>
                <w:rFonts w:ascii="DengXian" w:eastAsia="DengXian" w:hAnsi="DengXian" w:cs="SimSun" w:hint="eastAsia"/>
                <w:color w:val="000000"/>
                <w:vertAlign w:val="superscript"/>
              </w:rPr>
              <w:t>d</w:t>
            </w:r>
          </w:p>
        </w:tc>
        <w:tc>
          <w:tcPr>
            <w:tcW w:w="1940" w:type="dxa"/>
            <w:tcBorders>
              <w:top w:val="nil"/>
              <w:left w:val="nil"/>
              <w:bottom w:val="nil"/>
              <w:right w:val="nil"/>
            </w:tcBorders>
            <w:shd w:val="clear" w:color="auto" w:fill="auto"/>
            <w:noWrap/>
            <w:vAlign w:val="center"/>
            <w:hideMark/>
          </w:tcPr>
          <w:p w14:paraId="66C56E3B"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1022.20</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180.70</w:t>
            </w:r>
            <w:r w:rsidRPr="00CA4E85">
              <w:rPr>
                <w:rFonts w:ascii="DengXian" w:eastAsia="DengXian" w:hAnsi="DengXian" w:cs="SimSun"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3F22A89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2143.9</w:t>
            </w:r>
            <w:r>
              <w:rPr>
                <w:rFonts w:ascii="DengXian" w:eastAsia="DengXian" w:hAnsi="DengXian" w:cs="SimSun"/>
                <w:color w:val="000000"/>
              </w:rPr>
              <w:t xml:space="preserve">3 </w:t>
            </w:r>
            <w:r w:rsidRPr="009714EF">
              <w:rPr>
                <w:rFonts w:ascii="DengXian" w:eastAsia="DengXian" w:hAnsi="DengXian" w:cs="SimSun"/>
                <w:color w:val="000000"/>
              </w:rPr>
              <w:t>±</w:t>
            </w:r>
            <w:r>
              <w:rPr>
                <w:rFonts w:ascii="DengXian" w:eastAsia="DengXian" w:hAnsi="DengXian" w:cs="SimSun"/>
                <w:color w:val="000000"/>
              </w:rPr>
              <w:t xml:space="preserve"> 173.53</w:t>
            </w:r>
            <w:r w:rsidRPr="00CA4E85">
              <w:rPr>
                <w:rFonts w:ascii="DengXian" w:eastAsia="DengXian" w:hAnsi="DengXian" w:cs="SimSun" w:hint="eastAsia"/>
                <w:color w:val="000000"/>
                <w:vertAlign w:val="superscript"/>
              </w:rPr>
              <w:t>a</w:t>
            </w:r>
          </w:p>
        </w:tc>
        <w:tc>
          <w:tcPr>
            <w:tcW w:w="1986" w:type="dxa"/>
            <w:tcBorders>
              <w:top w:val="nil"/>
              <w:left w:val="nil"/>
              <w:bottom w:val="nil"/>
              <w:right w:val="nil"/>
            </w:tcBorders>
            <w:shd w:val="clear" w:color="auto" w:fill="auto"/>
            <w:noWrap/>
            <w:vAlign w:val="center"/>
            <w:hideMark/>
          </w:tcPr>
          <w:p w14:paraId="2FABB7C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1210.3</w:t>
            </w:r>
            <w:r>
              <w:rPr>
                <w:rFonts w:ascii="DengXian" w:eastAsia="DengXian" w:hAnsi="DengXian" w:cs="SimSun"/>
                <w:color w:val="000000"/>
              </w:rPr>
              <w:t xml:space="preserve">4 </w:t>
            </w:r>
            <w:r w:rsidRPr="009714EF">
              <w:rPr>
                <w:rFonts w:ascii="DengXian" w:eastAsia="DengXian" w:hAnsi="DengXian" w:cs="SimSun"/>
                <w:color w:val="000000"/>
              </w:rPr>
              <w:t>±</w:t>
            </w:r>
            <w:r>
              <w:rPr>
                <w:rFonts w:ascii="DengXian" w:eastAsia="DengXian" w:hAnsi="DengXian" w:cs="SimSun"/>
                <w:color w:val="000000"/>
              </w:rPr>
              <w:t xml:space="preserve"> 301.79</w:t>
            </w:r>
            <w:r w:rsidRPr="00CA4E85">
              <w:rPr>
                <w:rFonts w:ascii="DengXian" w:eastAsia="DengXian" w:hAnsi="DengXian" w:cs="SimSun" w:hint="eastAsia"/>
                <w:color w:val="000000"/>
                <w:vertAlign w:val="superscript"/>
              </w:rPr>
              <w:t>bc</w:t>
            </w:r>
          </w:p>
        </w:tc>
        <w:tc>
          <w:tcPr>
            <w:tcW w:w="960" w:type="dxa"/>
            <w:tcBorders>
              <w:top w:val="nil"/>
              <w:left w:val="nil"/>
              <w:bottom w:val="nil"/>
              <w:right w:val="nil"/>
            </w:tcBorders>
            <w:shd w:val="clear" w:color="auto" w:fill="auto"/>
            <w:noWrap/>
            <w:vAlign w:val="center"/>
            <w:hideMark/>
          </w:tcPr>
          <w:p w14:paraId="69B602D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0C9A56D0" w14:textId="77777777" w:rsidTr="00DF1217">
        <w:trPr>
          <w:trHeight w:val="280"/>
        </w:trPr>
        <w:tc>
          <w:tcPr>
            <w:tcW w:w="1642" w:type="dxa"/>
            <w:tcBorders>
              <w:top w:val="nil"/>
              <w:left w:val="nil"/>
              <w:bottom w:val="nil"/>
              <w:right w:val="nil"/>
            </w:tcBorders>
            <w:shd w:val="clear" w:color="auto" w:fill="auto"/>
            <w:noWrap/>
            <w:vAlign w:val="center"/>
            <w:hideMark/>
          </w:tcPr>
          <w:p w14:paraId="2FFB2D7D"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86</w:t>
            </w:r>
            <w:r w:rsidRPr="00CA4E85">
              <w:rPr>
                <w:rFonts w:ascii="DengXian" w:eastAsia="DengXian" w:hAnsi="DengXian" w:cs="SimSun" w:hint="eastAsia"/>
                <w:color w:val="000000"/>
              </w:rPr>
              <w:t>Sr</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520CED20"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67.6</w:t>
            </w:r>
            <w:r>
              <w:rPr>
                <w:rFonts w:ascii="DengXian" w:eastAsia="DengXian" w:hAnsi="DengXian" w:cs="SimSun"/>
                <w:color w:val="000000"/>
              </w:rPr>
              <w:t xml:space="preserve">6 </w:t>
            </w:r>
            <w:r w:rsidRPr="009714EF">
              <w:rPr>
                <w:rFonts w:ascii="DengXian" w:eastAsia="DengXian" w:hAnsi="DengXian" w:cs="SimSun"/>
                <w:color w:val="000000"/>
              </w:rPr>
              <w:t>±</w:t>
            </w:r>
            <w:r>
              <w:rPr>
                <w:rFonts w:ascii="DengXian" w:eastAsia="DengXian" w:hAnsi="DengXian" w:cs="SimSun"/>
                <w:color w:val="000000"/>
              </w:rPr>
              <w:t xml:space="preserve"> 13.59</w:t>
            </w:r>
            <w:r w:rsidRPr="00CA4E85">
              <w:rPr>
                <w:rFonts w:ascii="DengXian" w:eastAsia="DengXian" w:hAnsi="DengXian" w:cs="SimSun" w:hint="eastAsia"/>
                <w:color w:val="000000"/>
                <w:vertAlign w:val="superscript"/>
              </w:rPr>
              <w:t>cd</w:t>
            </w:r>
          </w:p>
        </w:tc>
        <w:tc>
          <w:tcPr>
            <w:tcW w:w="1919" w:type="dxa"/>
            <w:tcBorders>
              <w:top w:val="nil"/>
              <w:left w:val="nil"/>
              <w:bottom w:val="nil"/>
              <w:right w:val="nil"/>
            </w:tcBorders>
            <w:shd w:val="clear" w:color="auto" w:fill="auto"/>
            <w:noWrap/>
            <w:vAlign w:val="center"/>
            <w:hideMark/>
          </w:tcPr>
          <w:p w14:paraId="54F1C0DC"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57.7</w:t>
            </w:r>
            <w:r>
              <w:rPr>
                <w:rFonts w:ascii="DengXian" w:eastAsia="DengXian" w:hAnsi="DengXian" w:cs="SimSun"/>
                <w:color w:val="000000"/>
              </w:rPr>
              <w:t xml:space="preserve">8 </w:t>
            </w:r>
            <w:r w:rsidRPr="009714EF">
              <w:rPr>
                <w:rFonts w:ascii="DengXian" w:eastAsia="DengXian" w:hAnsi="DengXian" w:cs="SimSun"/>
                <w:color w:val="000000"/>
              </w:rPr>
              <w:t>±</w:t>
            </w:r>
            <w:r>
              <w:rPr>
                <w:rFonts w:ascii="DengXian" w:eastAsia="DengXian" w:hAnsi="DengXian" w:cs="SimSun"/>
                <w:color w:val="000000"/>
              </w:rPr>
              <w:t xml:space="preserve"> 5.18</w:t>
            </w:r>
            <w:r w:rsidRPr="00CA4E85">
              <w:rPr>
                <w:rFonts w:ascii="DengXian" w:eastAsia="DengXian" w:hAnsi="DengXian" w:cs="SimSun" w:hint="eastAsia"/>
                <w:color w:val="000000"/>
                <w:vertAlign w:val="superscript"/>
              </w:rPr>
              <w:t>d</w:t>
            </w:r>
          </w:p>
        </w:tc>
        <w:tc>
          <w:tcPr>
            <w:tcW w:w="2363" w:type="dxa"/>
            <w:tcBorders>
              <w:top w:val="nil"/>
              <w:left w:val="nil"/>
              <w:bottom w:val="nil"/>
              <w:right w:val="nil"/>
            </w:tcBorders>
            <w:shd w:val="clear" w:color="auto" w:fill="auto"/>
            <w:noWrap/>
            <w:vAlign w:val="center"/>
            <w:hideMark/>
          </w:tcPr>
          <w:p w14:paraId="5980A8C3"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145.15</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23.96</w:t>
            </w:r>
            <w:r w:rsidRPr="00CA4E85">
              <w:rPr>
                <w:rFonts w:ascii="DengXian" w:eastAsia="DengXian" w:hAnsi="DengXian" w:cs="SimSun"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37D72FC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97.</w:t>
            </w:r>
            <w:r>
              <w:rPr>
                <w:rFonts w:ascii="DengXian" w:eastAsia="DengXian" w:hAnsi="DengXian" w:cs="SimSun"/>
                <w:color w:val="000000"/>
              </w:rPr>
              <w:t xml:space="preserve">90 </w:t>
            </w:r>
            <w:r w:rsidRPr="009714EF">
              <w:rPr>
                <w:rFonts w:ascii="DengXian" w:eastAsia="DengXian" w:hAnsi="DengXian" w:cs="SimSun"/>
                <w:color w:val="000000"/>
              </w:rPr>
              <w:t>±</w:t>
            </w:r>
            <w:r>
              <w:rPr>
                <w:rFonts w:ascii="DengXian" w:eastAsia="DengXian" w:hAnsi="DengXian" w:cs="SimSun"/>
                <w:color w:val="000000"/>
              </w:rPr>
              <w:t xml:space="preserve"> 6.72</w:t>
            </w:r>
            <w:r w:rsidRPr="00CA4E85">
              <w:rPr>
                <w:rFonts w:ascii="DengXian" w:eastAsia="DengXian" w:hAnsi="DengXian" w:cs="SimSun" w:hint="eastAsia"/>
                <w:color w:val="000000"/>
                <w:vertAlign w:val="superscript"/>
              </w:rPr>
              <w:t>b</w:t>
            </w:r>
          </w:p>
        </w:tc>
        <w:tc>
          <w:tcPr>
            <w:tcW w:w="2157" w:type="dxa"/>
            <w:tcBorders>
              <w:top w:val="nil"/>
              <w:left w:val="nil"/>
              <w:bottom w:val="nil"/>
              <w:right w:val="nil"/>
            </w:tcBorders>
            <w:shd w:val="clear" w:color="auto" w:fill="auto"/>
            <w:noWrap/>
            <w:vAlign w:val="center"/>
            <w:hideMark/>
          </w:tcPr>
          <w:p w14:paraId="5551F26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75.8</w:t>
            </w:r>
            <w:r>
              <w:rPr>
                <w:rFonts w:ascii="DengXian" w:eastAsia="DengXian" w:hAnsi="DengXian" w:cs="SimSun"/>
                <w:color w:val="000000"/>
              </w:rPr>
              <w:t xml:space="preserve">7 </w:t>
            </w:r>
            <w:r w:rsidRPr="009714EF">
              <w:rPr>
                <w:rFonts w:ascii="DengXian" w:eastAsia="DengXian" w:hAnsi="DengXian" w:cs="SimSun"/>
                <w:color w:val="000000"/>
              </w:rPr>
              <w:t>±</w:t>
            </w:r>
            <w:r>
              <w:rPr>
                <w:rFonts w:ascii="DengXian" w:eastAsia="DengXian" w:hAnsi="DengXian" w:cs="SimSun"/>
                <w:color w:val="000000"/>
              </w:rPr>
              <w:t xml:space="preserve"> 6.75</w:t>
            </w:r>
            <w:r w:rsidRPr="00CA4E85">
              <w:rPr>
                <w:rFonts w:ascii="DengXian" w:eastAsia="DengXian" w:hAnsi="DengXian" w:cs="SimSun" w:hint="eastAsia"/>
                <w:color w:val="000000"/>
                <w:vertAlign w:val="superscript"/>
              </w:rPr>
              <w:t>c</w:t>
            </w:r>
          </w:p>
        </w:tc>
        <w:tc>
          <w:tcPr>
            <w:tcW w:w="1986" w:type="dxa"/>
            <w:tcBorders>
              <w:top w:val="nil"/>
              <w:left w:val="nil"/>
              <w:bottom w:val="nil"/>
              <w:right w:val="nil"/>
            </w:tcBorders>
            <w:shd w:val="clear" w:color="auto" w:fill="auto"/>
            <w:noWrap/>
            <w:vAlign w:val="center"/>
            <w:hideMark/>
          </w:tcPr>
          <w:p w14:paraId="43CD9AA8"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56.6</w:t>
            </w:r>
            <w:r>
              <w:rPr>
                <w:rFonts w:ascii="DengXian" w:eastAsia="DengXian" w:hAnsi="DengXian" w:cs="SimSun"/>
                <w:color w:val="000000"/>
              </w:rPr>
              <w:t xml:space="preserve">4 </w:t>
            </w:r>
            <w:r w:rsidRPr="009714EF">
              <w:rPr>
                <w:rFonts w:ascii="DengXian" w:eastAsia="DengXian" w:hAnsi="DengXian" w:cs="SimSun"/>
                <w:color w:val="000000"/>
              </w:rPr>
              <w:t>±</w:t>
            </w:r>
            <w:r>
              <w:rPr>
                <w:rFonts w:ascii="DengXian" w:eastAsia="DengXian" w:hAnsi="DengXian" w:cs="SimSun"/>
                <w:color w:val="000000"/>
              </w:rPr>
              <w:t xml:space="preserve"> 5.37</w:t>
            </w:r>
            <w:r w:rsidRPr="00CA4E85">
              <w:rPr>
                <w:rFonts w:ascii="DengXian" w:eastAsia="DengXian" w:hAnsi="DengXian" w:cs="SimSun" w:hint="eastAsia"/>
                <w:color w:val="000000"/>
                <w:vertAlign w:val="superscript"/>
              </w:rPr>
              <w:t>d</w:t>
            </w:r>
          </w:p>
        </w:tc>
        <w:tc>
          <w:tcPr>
            <w:tcW w:w="960" w:type="dxa"/>
            <w:tcBorders>
              <w:top w:val="nil"/>
              <w:left w:val="nil"/>
              <w:bottom w:val="nil"/>
              <w:right w:val="nil"/>
            </w:tcBorders>
            <w:shd w:val="clear" w:color="auto" w:fill="auto"/>
            <w:noWrap/>
            <w:vAlign w:val="center"/>
            <w:hideMark/>
          </w:tcPr>
          <w:p w14:paraId="41B30A2E"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4ED0E188" w14:textId="77777777" w:rsidTr="00DF1217">
        <w:trPr>
          <w:trHeight w:val="280"/>
        </w:trPr>
        <w:tc>
          <w:tcPr>
            <w:tcW w:w="1642" w:type="dxa"/>
            <w:tcBorders>
              <w:top w:val="nil"/>
              <w:left w:val="nil"/>
              <w:bottom w:val="nil"/>
              <w:right w:val="nil"/>
            </w:tcBorders>
            <w:shd w:val="clear" w:color="auto" w:fill="auto"/>
            <w:noWrap/>
            <w:vAlign w:val="center"/>
            <w:hideMark/>
          </w:tcPr>
          <w:p w14:paraId="180123B6"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93</w:t>
            </w:r>
            <w:r w:rsidRPr="00CA4E85">
              <w:rPr>
                <w:rFonts w:ascii="DengXian" w:eastAsia="DengXian" w:hAnsi="DengXian" w:cs="SimSun" w:hint="eastAsia"/>
                <w:color w:val="000000"/>
              </w:rPr>
              <w:t>Nb</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7EC3AECB"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w:t>
            </w:r>
            <w:r>
              <w:rPr>
                <w:rFonts w:ascii="DengXian" w:eastAsia="DengXian" w:hAnsi="DengXian" w:cs="SimSun"/>
                <w:color w:val="000000"/>
              </w:rPr>
              <w:t xml:space="preserve">8 </w:t>
            </w:r>
            <w:r w:rsidRPr="009714EF">
              <w:rPr>
                <w:rFonts w:ascii="DengXian" w:eastAsia="DengXian" w:hAnsi="DengXian" w:cs="SimSun"/>
                <w:color w:val="000000"/>
              </w:rPr>
              <w:t>±</w:t>
            </w:r>
            <w:r>
              <w:rPr>
                <w:rFonts w:ascii="DengXian" w:eastAsia="DengXian" w:hAnsi="DengXian" w:cs="SimSun"/>
                <w:color w:val="000000"/>
              </w:rPr>
              <w:t xml:space="preserve"> 0.04</w:t>
            </w:r>
            <w:r w:rsidRPr="00CA4E85">
              <w:rPr>
                <w:rFonts w:ascii="DengXian" w:eastAsia="DengXian" w:hAnsi="DengXian" w:cs="SimSun" w:hint="eastAsia"/>
                <w:color w:val="000000"/>
                <w:vertAlign w:val="superscript"/>
              </w:rPr>
              <w:t>c</w:t>
            </w:r>
          </w:p>
        </w:tc>
        <w:tc>
          <w:tcPr>
            <w:tcW w:w="1919" w:type="dxa"/>
            <w:tcBorders>
              <w:top w:val="nil"/>
              <w:left w:val="nil"/>
              <w:bottom w:val="nil"/>
              <w:right w:val="nil"/>
            </w:tcBorders>
            <w:shd w:val="clear" w:color="auto" w:fill="auto"/>
            <w:noWrap/>
            <w:vAlign w:val="center"/>
            <w:hideMark/>
          </w:tcPr>
          <w:p w14:paraId="34158BF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0.1</w:t>
            </w:r>
            <w:r>
              <w:rPr>
                <w:rFonts w:ascii="DengXian" w:eastAsia="DengXian" w:hAnsi="DengXian" w:cs="SimSun"/>
                <w:color w:val="000000"/>
              </w:rPr>
              <w:t xml:space="preserve">3 </w:t>
            </w:r>
            <w:r w:rsidRPr="009714EF">
              <w:rPr>
                <w:rFonts w:ascii="DengXian" w:eastAsia="DengXian" w:hAnsi="DengXian" w:cs="SimSun"/>
                <w:color w:val="000000"/>
              </w:rPr>
              <w:t>±</w:t>
            </w:r>
            <w:r>
              <w:rPr>
                <w:rFonts w:ascii="DengXian" w:eastAsia="DengXian" w:hAnsi="DengXian" w:cs="SimSun"/>
                <w:color w:val="000000"/>
              </w:rPr>
              <w:t xml:space="preserve"> 0.03</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39A87EFE"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0.2</w:t>
            </w:r>
            <w:r>
              <w:rPr>
                <w:rFonts w:ascii="DengXian" w:eastAsia="DengXian" w:hAnsi="DengXian" w:cs="SimSun"/>
                <w:color w:val="000000"/>
              </w:rPr>
              <w:t xml:space="preserve">4 </w:t>
            </w:r>
            <w:r w:rsidRPr="009714EF">
              <w:rPr>
                <w:rFonts w:ascii="DengXian" w:eastAsia="DengXian" w:hAnsi="DengXian" w:cs="SimSun"/>
                <w:color w:val="000000"/>
              </w:rPr>
              <w:t>±</w:t>
            </w:r>
            <w:r>
              <w:rPr>
                <w:rFonts w:ascii="DengXian" w:eastAsia="DengXian" w:hAnsi="DengXian" w:cs="SimSun"/>
                <w:color w:val="000000"/>
              </w:rPr>
              <w:t xml:space="preserve"> 0.07</w:t>
            </w:r>
            <w:r w:rsidRPr="00CA4E85">
              <w:rPr>
                <w:rFonts w:ascii="DengXian" w:eastAsia="DengXian" w:hAnsi="DengXian" w:cs="SimSun"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101CA972"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0.03</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0.01</w:t>
            </w:r>
            <w:r w:rsidRPr="00CA4E85">
              <w:rPr>
                <w:rFonts w:ascii="DengXian" w:eastAsia="DengXian" w:hAnsi="DengXian" w:cs="SimSun"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369D45B8"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w:t>
            </w:r>
            <w:r>
              <w:rPr>
                <w:rFonts w:ascii="DengXian" w:eastAsia="DengXian" w:hAnsi="DengXian" w:cs="SimSun"/>
                <w:color w:val="000000"/>
              </w:rPr>
              <w:t xml:space="preserve">6 </w:t>
            </w:r>
            <w:r w:rsidRPr="009714EF">
              <w:rPr>
                <w:rFonts w:ascii="DengXian" w:eastAsia="DengXian" w:hAnsi="DengXian" w:cs="SimSun"/>
                <w:color w:val="000000"/>
              </w:rPr>
              <w:t>±</w:t>
            </w:r>
            <w:r>
              <w:rPr>
                <w:rFonts w:ascii="DengXian" w:eastAsia="DengXian" w:hAnsi="DengXian" w:cs="SimSun"/>
                <w:color w:val="000000"/>
              </w:rPr>
              <w:t xml:space="preserve"> 0.02</w:t>
            </w:r>
            <w:r w:rsidRPr="00CA4E85">
              <w:rPr>
                <w:rFonts w:ascii="DengXian" w:eastAsia="DengXian" w:hAnsi="DengXian" w:cs="SimSun" w:hint="eastAsia"/>
                <w:color w:val="000000"/>
                <w:vertAlign w:val="superscript"/>
              </w:rPr>
              <w:t>c</w:t>
            </w:r>
          </w:p>
        </w:tc>
        <w:tc>
          <w:tcPr>
            <w:tcW w:w="1986" w:type="dxa"/>
            <w:tcBorders>
              <w:top w:val="nil"/>
              <w:left w:val="nil"/>
              <w:bottom w:val="nil"/>
              <w:right w:val="nil"/>
            </w:tcBorders>
            <w:shd w:val="clear" w:color="auto" w:fill="auto"/>
            <w:noWrap/>
            <w:vAlign w:val="center"/>
            <w:hideMark/>
          </w:tcPr>
          <w:p w14:paraId="4A886C60"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w:t>
            </w:r>
            <w:r>
              <w:rPr>
                <w:rFonts w:ascii="DengXian" w:eastAsia="DengXian" w:hAnsi="DengXian" w:cs="SimSun"/>
                <w:color w:val="000000"/>
              </w:rPr>
              <w:t xml:space="preserve">4 </w:t>
            </w:r>
            <w:r w:rsidRPr="009714EF">
              <w:rPr>
                <w:rFonts w:ascii="DengXian" w:eastAsia="DengXian" w:hAnsi="DengXian" w:cs="SimSun"/>
                <w:color w:val="000000"/>
              </w:rPr>
              <w:t>±</w:t>
            </w:r>
            <w:r>
              <w:rPr>
                <w:rFonts w:ascii="DengXian" w:eastAsia="DengXian" w:hAnsi="DengXian" w:cs="SimSun"/>
                <w:color w:val="000000"/>
              </w:rPr>
              <w:t xml:space="preserve"> 0.01</w:t>
            </w:r>
            <w:r w:rsidRPr="00CA4E85">
              <w:rPr>
                <w:rFonts w:ascii="DengXian" w:eastAsia="DengXian" w:hAnsi="DengXian" w:cs="SimSun"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6EB2721E"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612A95D2" w14:textId="77777777" w:rsidTr="00DF1217">
        <w:trPr>
          <w:trHeight w:val="280"/>
        </w:trPr>
        <w:tc>
          <w:tcPr>
            <w:tcW w:w="1642" w:type="dxa"/>
            <w:tcBorders>
              <w:top w:val="nil"/>
              <w:left w:val="nil"/>
              <w:bottom w:val="nil"/>
              <w:right w:val="nil"/>
            </w:tcBorders>
            <w:shd w:val="clear" w:color="auto" w:fill="auto"/>
            <w:noWrap/>
            <w:vAlign w:val="center"/>
            <w:hideMark/>
          </w:tcPr>
          <w:p w14:paraId="3E690954"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98</w:t>
            </w:r>
            <w:r w:rsidRPr="00CA4E85">
              <w:rPr>
                <w:rFonts w:ascii="DengXian" w:eastAsia="DengXian" w:hAnsi="DengXian" w:cs="SimSun" w:hint="eastAsia"/>
                <w:color w:val="000000"/>
              </w:rPr>
              <w:t>Mo</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5E97BD12"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445.7</w:t>
            </w:r>
            <w:r>
              <w:rPr>
                <w:rFonts w:ascii="DengXian" w:eastAsia="DengXian" w:hAnsi="DengXian" w:cs="SimSun"/>
                <w:color w:val="000000"/>
              </w:rPr>
              <w:t xml:space="preserve">8 </w:t>
            </w:r>
            <w:r w:rsidRPr="009714EF">
              <w:rPr>
                <w:rFonts w:ascii="DengXian" w:eastAsia="DengXian" w:hAnsi="DengXian" w:cs="SimSun"/>
                <w:color w:val="000000"/>
              </w:rPr>
              <w:t>±</w:t>
            </w:r>
            <w:r>
              <w:rPr>
                <w:rFonts w:ascii="DengXian" w:eastAsia="DengXian" w:hAnsi="DengXian" w:cs="SimSun"/>
                <w:color w:val="000000"/>
              </w:rPr>
              <w:t xml:space="preserve"> 71.50</w:t>
            </w:r>
            <w:r w:rsidRPr="00CA4E85">
              <w:rPr>
                <w:rFonts w:ascii="DengXian" w:eastAsia="DengXian" w:hAnsi="DengXian" w:cs="SimSun"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7E3D4868"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318.8</w:t>
            </w:r>
            <w:r>
              <w:rPr>
                <w:rFonts w:ascii="DengXian" w:eastAsia="DengXian" w:hAnsi="DengXian" w:cs="SimSun"/>
                <w:color w:val="000000"/>
              </w:rPr>
              <w:t xml:space="preserve">8 </w:t>
            </w:r>
            <w:r w:rsidRPr="009714EF">
              <w:rPr>
                <w:rFonts w:ascii="DengXian" w:eastAsia="DengXian" w:hAnsi="DengXian" w:cs="SimSun"/>
                <w:color w:val="000000"/>
              </w:rPr>
              <w:t>±</w:t>
            </w:r>
            <w:r>
              <w:rPr>
                <w:rFonts w:ascii="DengXian" w:eastAsia="DengXian" w:hAnsi="DengXian" w:cs="SimSun"/>
                <w:color w:val="000000"/>
              </w:rPr>
              <w:t xml:space="preserve"> 32.38</w:t>
            </w:r>
            <w:r w:rsidRPr="00CA4E85">
              <w:rPr>
                <w:rFonts w:ascii="DengXian" w:eastAsia="DengXian" w:hAnsi="DengXian" w:cs="SimSun" w:hint="eastAsia"/>
                <w:color w:val="000000"/>
                <w:vertAlign w:val="superscript"/>
              </w:rPr>
              <w:t>d</w:t>
            </w:r>
          </w:p>
        </w:tc>
        <w:tc>
          <w:tcPr>
            <w:tcW w:w="2363" w:type="dxa"/>
            <w:tcBorders>
              <w:top w:val="nil"/>
              <w:left w:val="nil"/>
              <w:bottom w:val="nil"/>
              <w:right w:val="nil"/>
            </w:tcBorders>
            <w:shd w:val="clear" w:color="auto" w:fill="auto"/>
            <w:noWrap/>
            <w:vAlign w:val="center"/>
            <w:hideMark/>
          </w:tcPr>
          <w:p w14:paraId="100FBB11"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378.9</w:t>
            </w:r>
            <w:r>
              <w:rPr>
                <w:rFonts w:ascii="DengXian" w:eastAsia="DengXian" w:hAnsi="DengXian" w:cs="SimSun"/>
                <w:color w:val="000000"/>
              </w:rPr>
              <w:t xml:space="preserve">9 </w:t>
            </w:r>
            <w:r w:rsidRPr="009714EF">
              <w:rPr>
                <w:rFonts w:ascii="DengXian" w:eastAsia="DengXian" w:hAnsi="DengXian" w:cs="SimSun"/>
                <w:color w:val="000000"/>
              </w:rPr>
              <w:t>±</w:t>
            </w:r>
            <w:r>
              <w:rPr>
                <w:rFonts w:ascii="DengXian" w:eastAsia="DengXian" w:hAnsi="DengXian" w:cs="SimSun"/>
                <w:color w:val="000000"/>
              </w:rPr>
              <w:t xml:space="preserve"> 34.02</w:t>
            </w:r>
            <w:r w:rsidRPr="00CA4E85">
              <w:rPr>
                <w:rFonts w:ascii="DengXian" w:eastAsia="DengXian" w:hAnsi="DengXian" w:cs="SimSun" w:hint="eastAsia"/>
                <w:color w:val="000000"/>
                <w:vertAlign w:val="superscript"/>
              </w:rPr>
              <w:t>bc</w:t>
            </w:r>
          </w:p>
        </w:tc>
        <w:tc>
          <w:tcPr>
            <w:tcW w:w="1940" w:type="dxa"/>
            <w:tcBorders>
              <w:top w:val="nil"/>
              <w:left w:val="nil"/>
              <w:bottom w:val="nil"/>
              <w:right w:val="nil"/>
            </w:tcBorders>
            <w:shd w:val="clear" w:color="auto" w:fill="auto"/>
            <w:noWrap/>
            <w:vAlign w:val="center"/>
            <w:hideMark/>
          </w:tcPr>
          <w:p w14:paraId="46882343"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344.26</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28.46</w:t>
            </w:r>
            <w:r w:rsidRPr="00CA4E85">
              <w:rPr>
                <w:rFonts w:ascii="DengXian" w:eastAsia="DengXian" w:hAnsi="DengXian" w:cs="SimSun" w:hint="eastAsia"/>
                <w:color w:val="000000"/>
                <w:vertAlign w:val="superscript"/>
              </w:rPr>
              <w:t>cd</w:t>
            </w:r>
          </w:p>
        </w:tc>
        <w:tc>
          <w:tcPr>
            <w:tcW w:w="2157" w:type="dxa"/>
            <w:tcBorders>
              <w:top w:val="nil"/>
              <w:left w:val="nil"/>
              <w:bottom w:val="nil"/>
              <w:right w:val="nil"/>
            </w:tcBorders>
            <w:shd w:val="clear" w:color="auto" w:fill="auto"/>
            <w:noWrap/>
            <w:vAlign w:val="center"/>
            <w:hideMark/>
          </w:tcPr>
          <w:p w14:paraId="6FBDA1F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412.87</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59.05</w:t>
            </w:r>
            <w:r w:rsidRPr="00CA4E85">
              <w:rPr>
                <w:rFonts w:ascii="DengXian" w:eastAsia="DengXian" w:hAnsi="DengXian" w:cs="SimSun" w:hint="eastAsia"/>
                <w:color w:val="000000"/>
                <w:vertAlign w:val="superscript"/>
              </w:rPr>
              <w:t>ab</w:t>
            </w:r>
          </w:p>
        </w:tc>
        <w:tc>
          <w:tcPr>
            <w:tcW w:w="1986" w:type="dxa"/>
            <w:tcBorders>
              <w:top w:val="nil"/>
              <w:left w:val="nil"/>
              <w:bottom w:val="nil"/>
              <w:right w:val="nil"/>
            </w:tcBorders>
            <w:shd w:val="clear" w:color="auto" w:fill="auto"/>
            <w:noWrap/>
            <w:vAlign w:val="center"/>
            <w:hideMark/>
          </w:tcPr>
          <w:p w14:paraId="58FC999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427.95</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40.65</w:t>
            </w:r>
            <w:r w:rsidRPr="00CA4E85">
              <w:rPr>
                <w:rFonts w:ascii="DengXian" w:eastAsia="DengXian" w:hAnsi="DengXian" w:cs="SimSun" w:hint="eastAsia"/>
                <w:color w:val="000000"/>
                <w:vertAlign w:val="superscript"/>
              </w:rPr>
              <w:t>a</w:t>
            </w:r>
          </w:p>
        </w:tc>
        <w:tc>
          <w:tcPr>
            <w:tcW w:w="960" w:type="dxa"/>
            <w:tcBorders>
              <w:top w:val="nil"/>
              <w:left w:val="nil"/>
              <w:bottom w:val="nil"/>
              <w:right w:val="nil"/>
            </w:tcBorders>
            <w:shd w:val="clear" w:color="auto" w:fill="auto"/>
            <w:noWrap/>
            <w:vAlign w:val="center"/>
            <w:hideMark/>
          </w:tcPr>
          <w:p w14:paraId="6D9DFE1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0047454C" w14:textId="77777777" w:rsidTr="00DF1217">
        <w:trPr>
          <w:trHeight w:val="280"/>
        </w:trPr>
        <w:tc>
          <w:tcPr>
            <w:tcW w:w="1642" w:type="dxa"/>
            <w:tcBorders>
              <w:top w:val="nil"/>
              <w:left w:val="nil"/>
              <w:bottom w:val="nil"/>
              <w:right w:val="nil"/>
            </w:tcBorders>
            <w:shd w:val="clear" w:color="auto" w:fill="auto"/>
            <w:noWrap/>
            <w:vAlign w:val="center"/>
            <w:hideMark/>
          </w:tcPr>
          <w:p w14:paraId="39C279B9"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107</w:t>
            </w:r>
            <w:r w:rsidRPr="00CA4E85">
              <w:rPr>
                <w:rFonts w:ascii="DengXian" w:eastAsia="DengXian" w:hAnsi="DengXian" w:cs="SimSun" w:hint="eastAsia"/>
                <w:color w:val="000000"/>
              </w:rPr>
              <w:t>Ag</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74C47F47"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2.2</w:t>
            </w:r>
            <w:r>
              <w:rPr>
                <w:rFonts w:ascii="DengXian" w:eastAsia="DengXian" w:hAnsi="DengXian" w:cs="SimSun"/>
                <w:color w:val="000000"/>
              </w:rPr>
              <w:t xml:space="preserve">4 </w:t>
            </w:r>
            <w:r w:rsidRPr="009714EF">
              <w:rPr>
                <w:rFonts w:ascii="DengXian" w:eastAsia="DengXian" w:hAnsi="DengXian" w:cs="SimSun"/>
                <w:color w:val="000000"/>
              </w:rPr>
              <w:t>±</w:t>
            </w:r>
            <w:r>
              <w:rPr>
                <w:rFonts w:ascii="DengXian" w:eastAsia="DengXian" w:hAnsi="DengXian" w:cs="SimSun"/>
                <w:color w:val="000000"/>
              </w:rPr>
              <w:t xml:space="preserve"> 0.36</w:t>
            </w:r>
            <w:r w:rsidRPr="00CA4E85">
              <w:rPr>
                <w:rFonts w:ascii="DengXian" w:eastAsia="DengXian" w:hAnsi="DengXian" w:cs="SimSun"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3153B52A"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0.48</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0.14</w:t>
            </w:r>
            <w:r w:rsidRPr="00CA4E85">
              <w:rPr>
                <w:rFonts w:ascii="DengXian" w:eastAsia="DengXian" w:hAnsi="DengXian" w:cs="SimSun" w:hint="eastAsia"/>
                <w:color w:val="000000"/>
                <w:vertAlign w:val="superscript"/>
              </w:rPr>
              <w:t>d</w:t>
            </w:r>
          </w:p>
        </w:tc>
        <w:tc>
          <w:tcPr>
            <w:tcW w:w="2363" w:type="dxa"/>
            <w:tcBorders>
              <w:top w:val="nil"/>
              <w:left w:val="nil"/>
              <w:bottom w:val="nil"/>
              <w:right w:val="nil"/>
            </w:tcBorders>
            <w:shd w:val="clear" w:color="auto" w:fill="auto"/>
            <w:noWrap/>
            <w:vAlign w:val="center"/>
            <w:hideMark/>
          </w:tcPr>
          <w:p w14:paraId="7359D52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1.9</w:t>
            </w:r>
            <w:r>
              <w:rPr>
                <w:rFonts w:ascii="DengXian" w:eastAsia="DengXian" w:hAnsi="DengXian" w:cs="SimSun"/>
                <w:color w:val="000000"/>
              </w:rPr>
              <w:t xml:space="preserve">1 </w:t>
            </w:r>
            <w:r w:rsidRPr="009714EF">
              <w:rPr>
                <w:rFonts w:ascii="DengXian" w:eastAsia="DengXian" w:hAnsi="DengXian" w:cs="SimSun"/>
                <w:color w:val="000000"/>
              </w:rPr>
              <w:t>±</w:t>
            </w:r>
            <w:r>
              <w:rPr>
                <w:rFonts w:ascii="DengXian" w:eastAsia="DengXian" w:hAnsi="DengXian" w:cs="SimSun"/>
                <w:color w:val="000000"/>
              </w:rPr>
              <w:t xml:space="preserve"> 0.39</w:t>
            </w:r>
            <w:r w:rsidRPr="00CA4E85">
              <w:rPr>
                <w:rFonts w:ascii="DengXian" w:eastAsia="DengXian" w:hAnsi="DengXian" w:cs="SimSun" w:hint="eastAsia"/>
                <w:color w:val="000000"/>
                <w:vertAlign w:val="superscript"/>
              </w:rPr>
              <w:t>b</w:t>
            </w:r>
          </w:p>
        </w:tc>
        <w:tc>
          <w:tcPr>
            <w:tcW w:w="1940" w:type="dxa"/>
            <w:tcBorders>
              <w:top w:val="nil"/>
              <w:left w:val="nil"/>
              <w:bottom w:val="nil"/>
              <w:right w:val="nil"/>
            </w:tcBorders>
            <w:shd w:val="clear" w:color="auto" w:fill="auto"/>
            <w:noWrap/>
            <w:vAlign w:val="center"/>
            <w:hideMark/>
          </w:tcPr>
          <w:p w14:paraId="58537BFB"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1.29</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0.26</w:t>
            </w:r>
            <w:r w:rsidRPr="00CA4E85">
              <w:rPr>
                <w:rFonts w:ascii="DengXian" w:eastAsia="DengXian" w:hAnsi="DengXian" w:cs="SimSun"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15C83037"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1.3</w:t>
            </w:r>
            <w:r>
              <w:rPr>
                <w:rFonts w:ascii="DengXian" w:eastAsia="DengXian" w:hAnsi="DengXian" w:cs="SimSun"/>
                <w:color w:val="000000"/>
              </w:rPr>
              <w:t xml:space="preserve">9 </w:t>
            </w:r>
            <w:r w:rsidRPr="009714EF">
              <w:rPr>
                <w:rFonts w:ascii="DengXian" w:eastAsia="DengXian" w:hAnsi="DengXian" w:cs="SimSun"/>
                <w:color w:val="000000"/>
              </w:rPr>
              <w:t>±</w:t>
            </w:r>
            <w:r>
              <w:rPr>
                <w:rFonts w:ascii="DengXian" w:eastAsia="DengXian" w:hAnsi="DengXian" w:cs="SimSun"/>
                <w:color w:val="000000"/>
              </w:rPr>
              <w:t xml:space="preserve"> 0.23</w:t>
            </w:r>
            <w:r w:rsidRPr="00CA4E85">
              <w:rPr>
                <w:rFonts w:ascii="DengXian" w:eastAsia="DengXian" w:hAnsi="DengXian" w:cs="SimSun" w:hint="eastAsia"/>
                <w:color w:val="000000"/>
                <w:vertAlign w:val="superscript"/>
              </w:rPr>
              <w:t>c</w:t>
            </w:r>
          </w:p>
        </w:tc>
        <w:tc>
          <w:tcPr>
            <w:tcW w:w="1986" w:type="dxa"/>
            <w:tcBorders>
              <w:top w:val="nil"/>
              <w:left w:val="nil"/>
              <w:bottom w:val="nil"/>
              <w:right w:val="nil"/>
            </w:tcBorders>
            <w:shd w:val="clear" w:color="auto" w:fill="auto"/>
            <w:noWrap/>
            <w:vAlign w:val="center"/>
            <w:hideMark/>
          </w:tcPr>
          <w:p w14:paraId="3BEE7444"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1.7</w:t>
            </w:r>
            <w:r>
              <w:rPr>
                <w:rFonts w:ascii="DengXian" w:eastAsia="DengXian" w:hAnsi="DengXian" w:cs="SimSun"/>
                <w:color w:val="000000"/>
              </w:rPr>
              <w:t xml:space="preserve">8 </w:t>
            </w:r>
            <w:r w:rsidRPr="009714EF">
              <w:rPr>
                <w:rFonts w:ascii="DengXian" w:eastAsia="DengXian" w:hAnsi="DengXian" w:cs="SimSun"/>
                <w:color w:val="000000"/>
              </w:rPr>
              <w:t>±</w:t>
            </w:r>
            <w:r>
              <w:rPr>
                <w:rFonts w:ascii="DengXian" w:eastAsia="DengXian" w:hAnsi="DengXian" w:cs="SimSun"/>
                <w:color w:val="000000"/>
              </w:rPr>
              <w:t xml:space="preserve"> 0.24</w:t>
            </w:r>
            <w:r w:rsidRPr="00CA4E85">
              <w:rPr>
                <w:rFonts w:ascii="DengXian" w:eastAsia="DengXian" w:hAnsi="DengXian" w:cs="SimSun" w:hint="eastAsia"/>
                <w:color w:val="000000"/>
                <w:vertAlign w:val="superscript"/>
              </w:rPr>
              <w:t>b</w:t>
            </w:r>
          </w:p>
        </w:tc>
        <w:tc>
          <w:tcPr>
            <w:tcW w:w="960" w:type="dxa"/>
            <w:tcBorders>
              <w:top w:val="nil"/>
              <w:left w:val="nil"/>
              <w:bottom w:val="nil"/>
              <w:right w:val="nil"/>
            </w:tcBorders>
            <w:shd w:val="clear" w:color="auto" w:fill="auto"/>
            <w:noWrap/>
            <w:vAlign w:val="center"/>
            <w:hideMark/>
          </w:tcPr>
          <w:p w14:paraId="45EF16B7"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323AE08D" w14:textId="77777777" w:rsidTr="00DF1217">
        <w:trPr>
          <w:trHeight w:val="280"/>
        </w:trPr>
        <w:tc>
          <w:tcPr>
            <w:tcW w:w="1642" w:type="dxa"/>
            <w:tcBorders>
              <w:top w:val="nil"/>
              <w:left w:val="nil"/>
              <w:bottom w:val="nil"/>
              <w:right w:val="nil"/>
            </w:tcBorders>
            <w:shd w:val="clear" w:color="auto" w:fill="auto"/>
            <w:noWrap/>
            <w:vAlign w:val="center"/>
            <w:hideMark/>
          </w:tcPr>
          <w:p w14:paraId="493A2DC8"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114</w:t>
            </w:r>
            <w:r w:rsidRPr="00CA4E85">
              <w:rPr>
                <w:rFonts w:ascii="DengXian" w:eastAsia="DengXian" w:hAnsi="DengXian" w:cs="SimSun" w:hint="eastAsia"/>
                <w:color w:val="000000"/>
              </w:rPr>
              <w:t>Cd</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57FB1BD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228.3</w:t>
            </w:r>
            <w:r>
              <w:rPr>
                <w:rFonts w:ascii="DengXian" w:eastAsia="DengXian" w:hAnsi="DengXian" w:cs="SimSun"/>
                <w:color w:val="000000"/>
              </w:rPr>
              <w:t xml:space="preserve">6 </w:t>
            </w:r>
            <w:r w:rsidRPr="009714EF">
              <w:rPr>
                <w:rFonts w:ascii="DengXian" w:eastAsia="DengXian" w:hAnsi="DengXian" w:cs="SimSun"/>
                <w:color w:val="000000"/>
              </w:rPr>
              <w:t>±</w:t>
            </w:r>
            <w:r>
              <w:rPr>
                <w:rFonts w:ascii="DengXian" w:eastAsia="DengXian" w:hAnsi="DengXian" w:cs="SimSun"/>
                <w:color w:val="000000"/>
              </w:rPr>
              <w:t xml:space="preserve"> 37.34</w:t>
            </w:r>
            <w:r w:rsidRPr="00CA4E85">
              <w:rPr>
                <w:rFonts w:ascii="DengXian" w:eastAsia="DengXian" w:hAnsi="DengXian" w:cs="SimSun"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5767C23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43.6</w:t>
            </w:r>
            <w:r>
              <w:rPr>
                <w:rFonts w:ascii="DengXian" w:eastAsia="DengXian" w:hAnsi="DengXian" w:cs="SimSun"/>
                <w:color w:val="000000"/>
              </w:rPr>
              <w:t xml:space="preserve">3 </w:t>
            </w:r>
            <w:r w:rsidRPr="009714EF">
              <w:rPr>
                <w:rFonts w:ascii="DengXian" w:eastAsia="DengXian" w:hAnsi="DengXian" w:cs="SimSun"/>
                <w:color w:val="000000"/>
              </w:rPr>
              <w:t>±</w:t>
            </w:r>
            <w:r>
              <w:rPr>
                <w:rFonts w:ascii="DengXian" w:eastAsia="DengXian" w:hAnsi="DengXian" w:cs="SimSun"/>
                <w:color w:val="000000"/>
              </w:rPr>
              <w:t xml:space="preserve"> 11.93</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4292EA9C"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9.03</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3.95</w:t>
            </w:r>
            <w:r w:rsidRPr="00CA4E85">
              <w:rPr>
                <w:rFonts w:ascii="DengXian" w:eastAsia="DengXian" w:hAnsi="DengXian" w:cs="SimSun" w:hint="eastAsia"/>
                <w:color w:val="000000"/>
                <w:vertAlign w:val="superscript"/>
              </w:rPr>
              <w:t>c</w:t>
            </w:r>
          </w:p>
        </w:tc>
        <w:tc>
          <w:tcPr>
            <w:tcW w:w="1940" w:type="dxa"/>
            <w:tcBorders>
              <w:top w:val="nil"/>
              <w:left w:val="nil"/>
              <w:bottom w:val="nil"/>
              <w:right w:val="nil"/>
            </w:tcBorders>
            <w:shd w:val="clear" w:color="auto" w:fill="auto"/>
            <w:noWrap/>
            <w:vAlign w:val="center"/>
            <w:hideMark/>
          </w:tcPr>
          <w:p w14:paraId="193F3DB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10.5</w:t>
            </w:r>
            <w:r>
              <w:rPr>
                <w:rFonts w:ascii="DengXian" w:eastAsia="DengXian" w:hAnsi="DengXian" w:cs="SimSun"/>
                <w:color w:val="000000"/>
              </w:rPr>
              <w:t xml:space="preserve">3 </w:t>
            </w:r>
            <w:r w:rsidRPr="009714EF">
              <w:rPr>
                <w:rFonts w:ascii="DengXian" w:eastAsia="DengXian" w:hAnsi="DengXian" w:cs="SimSun"/>
                <w:color w:val="000000"/>
              </w:rPr>
              <w:t>±</w:t>
            </w:r>
            <w:r>
              <w:rPr>
                <w:rFonts w:ascii="DengXian" w:eastAsia="DengXian" w:hAnsi="DengXian" w:cs="SimSun"/>
                <w:color w:val="000000"/>
              </w:rPr>
              <w:t xml:space="preserve"> 3.82</w:t>
            </w:r>
            <w:r w:rsidRPr="00CA4E85">
              <w:rPr>
                <w:rFonts w:ascii="DengXian" w:eastAsia="DengXian" w:hAnsi="DengXian" w:cs="SimSun"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2A2F3D32"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16.</w:t>
            </w:r>
            <w:r>
              <w:rPr>
                <w:rFonts w:ascii="DengXian" w:eastAsia="DengXian" w:hAnsi="DengXian" w:cs="SimSun"/>
                <w:color w:val="000000"/>
              </w:rPr>
              <w:t xml:space="preserve">70 </w:t>
            </w:r>
            <w:r w:rsidRPr="009714EF">
              <w:rPr>
                <w:rFonts w:ascii="DengXian" w:eastAsia="DengXian" w:hAnsi="DengXian" w:cs="SimSun"/>
                <w:color w:val="000000"/>
              </w:rPr>
              <w:t>±</w:t>
            </w:r>
            <w:r>
              <w:rPr>
                <w:rFonts w:ascii="DengXian" w:eastAsia="DengXian" w:hAnsi="DengXian" w:cs="SimSun"/>
                <w:color w:val="000000"/>
              </w:rPr>
              <w:t xml:space="preserve"> 6.91</w:t>
            </w:r>
            <w:r w:rsidRPr="00CA4E85">
              <w:rPr>
                <w:rFonts w:ascii="DengXian" w:eastAsia="DengXian" w:hAnsi="DengXian" w:cs="SimSun" w:hint="eastAsia"/>
                <w:color w:val="000000"/>
                <w:vertAlign w:val="superscript"/>
              </w:rPr>
              <w:t>c</w:t>
            </w:r>
          </w:p>
        </w:tc>
        <w:tc>
          <w:tcPr>
            <w:tcW w:w="1986" w:type="dxa"/>
            <w:tcBorders>
              <w:top w:val="nil"/>
              <w:left w:val="nil"/>
              <w:bottom w:val="nil"/>
              <w:right w:val="nil"/>
            </w:tcBorders>
            <w:shd w:val="clear" w:color="auto" w:fill="auto"/>
            <w:noWrap/>
            <w:vAlign w:val="center"/>
            <w:hideMark/>
          </w:tcPr>
          <w:p w14:paraId="714B64FA"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18.68</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4.85</w:t>
            </w:r>
            <w:r w:rsidRPr="00CA4E85">
              <w:rPr>
                <w:rFonts w:ascii="DengXian" w:eastAsia="DengXian" w:hAnsi="DengXian" w:cs="SimSun"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746DC56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23D0E891" w14:textId="77777777" w:rsidTr="00DF1217">
        <w:trPr>
          <w:trHeight w:val="280"/>
        </w:trPr>
        <w:tc>
          <w:tcPr>
            <w:tcW w:w="1642" w:type="dxa"/>
            <w:tcBorders>
              <w:top w:val="nil"/>
              <w:left w:val="nil"/>
              <w:bottom w:val="nil"/>
              <w:right w:val="nil"/>
            </w:tcBorders>
            <w:shd w:val="clear" w:color="auto" w:fill="auto"/>
            <w:noWrap/>
            <w:vAlign w:val="center"/>
            <w:hideMark/>
          </w:tcPr>
          <w:p w14:paraId="17C55CDD"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133</w:t>
            </w:r>
            <w:r w:rsidRPr="00CA4E85">
              <w:rPr>
                <w:rFonts w:ascii="DengXian" w:eastAsia="DengXian" w:hAnsi="DengXian" w:cs="SimSun" w:hint="eastAsia"/>
                <w:color w:val="000000"/>
              </w:rPr>
              <w:t>Cs</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09884362"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18.7</w:t>
            </w:r>
            <w:r>
              <w:rPr>
                <w:rFonts w:ascii="DengXian" w:eastAsia="DengXian" w:hAnsi="DengXian" w:cs="SimSun"/>
                <w:color w:val="000000"/>
              </w:rPr>
              <w:t xml:space="preserve">6 </w:t>
            </w:r>
            <w:r w:rsidRPr="009714EF">
              <w:rPr>
                <w:rFonts w:ascii="DengXian" w:eastAsia="DengXian" w:hAnsi="DengXian" w:cs="SimSun"/>
                <w:color w:val="000000"/>
              </w:rPr>
              <w:t>±</w:t>
            </w:r>
            <w:r>
              <w:rPr>
                <w:rFonts w:ascii="DengXian" w:eastAsia="DengXian" w:hAnsi="DengXian" w:cs="SimSun"/>
                <w:color w:val="000000"/>
              </w:rPr>
              <w:t xml:space="preserve"> 22.87</w:t>
            </w:r>
            <w:r w:rsidRPr="00CA4E85">
              <w:rPr>
                <w:rFonts w:ascii="DengXian" w:eastAsia="DengXian" w:hAnsi="DengXian" w:cs="SimSun" w:hint="eastAsia"/>
                <w:color w:val="000000"/>
                <w:vertAlign w:val="subscript"/>
              </w:rPr>
              <w:t>a</w:t>
            </w:r>
          </w:p>
        </w:tc>
        <w:tc>
          <w:tcPr>
            <w:tcW w:w="1919" w:type="dxa"/>
            <w:tcBorders>
              <w:top w:val="nil"/>
              <w:left w:val="nil"/>
              <w:bottom w:val="nil"/>
              <w:right w:val="nil"/>
            </w:tcBorders>
            <w:shd w:val="clear" w:color="auto" w:fill="auto"/>
            <w:noWrap/>
            <w:vAlign w:val="center"/>
            <w:hideMark/>
          </w:tcPr>
          <w:p w14:paraId="4B8DC9D0"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1.6</w:t>
            </w:r>
            <w:r>
              <w:rPr>
                <w:rFonts w:ascii="DengXian" w:eastAsia="DengXian" w:hAnsi="DengXian" w:cs="SimSun"/>
                <w:color w:val="000000"/>
              </w:rPr>
              <w:t xml:space="preserve">8 </w:t>
            </w:r>
            <w:r w:rsidRPr="009714EF">
              <w:rPr>
                <w:rFonts w:ascii="DengXian" w:eastAsia="DengXian" w:hAnsi="DengXian" w:cs="SimSun"/>
                <w:color w:val="000000"/>
              </w:rPr>
              <w:t>±</w:t>
            </w:r>
            <w:r>
              <w:rPr>
                <w:rFonts w:ascii="DengXian" w:eastAsia="DengXian" w:hAnsi="DengXian" w:cs="SimSun"/>
                <w:color w:val="000000"/>
              </w:rPr>
              <w:t xml:space="preserve"> 0.18</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198407C8"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0.8</w:t>
            </w:r>
            <w:r>
              <w:rPr>
                <w:rFonts w:ascii="DengXian" w:eastAsia="DengXian" w:hAnsi="DengXian" w:cs="SimSun"/>
                <w:color w:val="000000"/>
              </w:rPr>
              <w:t xml:space="preserve">3 </w:t>
            </w:r>
            <w:r w:rsidRPr="009714EF">
              <w:rPr>
                <w:rFonts w:ascii="DengXian" w:eastAsia="DengXian" w:hAnsi="DengXian" w:cs="SimSun"/>
                <w:color w:val="000000"/>
              </w:rPr>
              <w:t>±</w:t>
            </w:r>
            <w:r>
              <w:rPr>
                <w:rFonts w:ascii="DengXian" w:eastAsia="DengXian" w:hAnsi="DengXian" w:cs="SimSun"/>
                <w:color w:val="000000"/>
              </w:rPr>
              <w:t xml:space="preserve"> 0.15</w:t>
            </w:r>
            <w:r w:rsidRPr="00CA4E85">
              <w:rPr>
                <w:rFonts w:ascii="DengXian" w:eastAsia="DengXian" w:hAnsi="DengXian" w:cs="SimSun" w:hint="eastAsia"/>
                <w:color w:val="000000"/>
                <w:vertAlign w:val="superscript"/>
              </w:rPr>
              <w:t>b</w:t>
            </w:r>
          </w:p>
        </w:tc>
        <w:tc>
          <w:tcPr>
            <w:tcW w:w="1940" w:type="dxa"/>
            <w:tcBorders>
              <w:top w:val="nil"/>
              <w:left w:val="nil"/>
              <w:bottom w:val="nil"/>
              <w:right w:val="nil"/>
            </w:tcBorders>
            <w:shd w:val="clear" w:color="auto" w:fill="auto"/>
            <w:noWrap/>
            <w:vAlign w:val="center"/>
            <w:hideMark/>
          </w:tcPr>
          <w:p w14:paraId="792B479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1.0</w:t>
            </w:r>
            <w:r>
              <w:rPr>
                <w:rFonts w:ascii="DengXian" w:eastAsia="DengXian" w:hAnsi="DengXian" w:cs="SimSun"/>
                <w:color w:val="000000"/>
              </w:rPr>
              <w:t xml:space="preserve">6 </w:t>
            </w:r>
            <w:r w:rsidRPr="009714EF">
              <w:rPr>
                <w:rFonts w:ascii="DengXian" w:eastAsia="DengXian" w:hAnsi="DengXian" w:cs="SimSun"/>
                <w:color w:val="000000"/>
              </w:rPr>
              <w:t>±</w:t>
            </w:r>
            <w:r>
              <w:rPr>
                <w:rFonts w:ascii="DengXian" w:eastAsia="DengXian" w:hAnsi="DengXian" w:cs="SimSun"/>
                <w:color w:val="000000"/>
              </w:rPr>
              <w:t xml:space="preserve"> 0.23</w:t>
            </w:r>
            <w:r w:rsidRPr="00CA4E85">
              <w:rPr>
                <w:rFonts w:ascii="DengXian" w:eastAsia="DengXian" w:hAnsi="DengXian" w:cs="SimSun" w:hint="eastAsia"/>
                <w:color w:val="000000"/>
                <w:vertAlign w:val="superscript"/>
              </w:rPr>
              <w:t>b</w:t>
            </w:r>
          </w:p>
        </w:tc>
        <w:tc>
          <w:tcPr>
            <w:tcW w:w="2157" w:type="dxa"/>
            <w:tcBorders>
              <w:top w:val="nil"/>
              <w:left w:val="nil"/>
              <w:bottom w:val="nil"/>
              <w:right w:val="nil"/>
            </w:tcBorders>
            <w:shd w:val="clear" w:color="auto" w:fill="auto"/>
            <w:noWrap/>
            <w:vAlign w:val="center"/>
            <w:hideMark/>
          </w:tcPr>
          <w:p w14:paraId="0C674893"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2.0</w:t>
            </w:r>
            <w:r>
              <w:rPr>
                <w:rFonts w:ascii="DengXian" w:eastAsia="DengXian" w:hAnsi="DengXian" w:cs="SimSun"/>
                <w:color w:val="000000"/>
              </w:rPr>
              <w:t xml:space="preserve">5 </w:t>
            </w:r>
            <w:r w:rsidRPr="009714EF">
              <w:rPr>
                <w:rFonts w:ascii="DengXian" w:eastAsia="DengXian" w:hAnsi="DengXian" w:cs="SimSun"/>
                <w:color w:val="000000"/>
              </w:rPr>
              <w:t>±</w:t>
            </w:r>
            <w:r>
              <w:rPr>
                <w:rFonts w:ascii="DengXian" w:eastAsia="DengXian" w:hAnsi="DengXian" w:cs="SimSun"/>
                <w:color w:val="000000"/>
              </w:rPr>
              <w:t xml:space="preserve"> 0.35</w:t>
            </w:r>
            <w:r w:rsidRPr="00CA4E85">
              <w:rPr>
                <w:rFonts w:ascii="DengXian" w:eastAsia="DengXian" w:hAnsi="DengXian" w:cs="SimSun" w:hint="eastAsia"/>
                <w:color w:val="000000"/>
                <w:vertAlign w:val="superscript"/>
              </w:rPr>
              <w:t>b</w:t>
            </w:r>
          </w:p>
        </w:tc>
        <w:tc>
          <w:tcPr>
            <w:tcW w:w="1986" w:type="dxa"/>
            <w:tcBorders>
              <w:top w:val="nil"/>
              <w:left w:val="nil"/>
              <w:bottom w:val="nil"/>
              <w:right w:val="nil"/>
            </w:tcBorders>
            <w:shd w:val="clear" w:color="auto" w:fill="auto"/>
            <w:noWrap/>
            <w:vAlign w:val="center"/>
            <w:hideMark/>
          </w:tcPr>
          <w:p w14:paraId="7157F0AA"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1.0</w:t>
            </w:r>
            <w:r>
              <w:rPr>
                <w:rFonts w:ascii="DengXian" w:eastAsia="DengXian" w:hAnsi="DengXian" w:cs="SimSun"/>
                <w:color w:val="000000"/>
              </w:rPr>
              <w:t xml:space="preserve">7 </w:t>
            </w:r>
            <w:r w:rsidRPr="009714EF">
              <w:rPr>
                <w:rFonts w:ascii="DengXian" w:eastAsia="DengXian" w:hAnsi="DengXian" w:cs="SimSun"/>
                <w:color w:val="000000"/>
              </w:rPr>
              <w:t>±</w:t>
            </w:r>
            <w:r>
              <w:rPr>
                <w:rFonts w:ascii="DengXian" w:eastAsia="DengXian" w:hAnsi="DengXian" w:cs="SimSun"/>
                <w:color w:val="000000"/>
              </w:rPr>
              <w:t xml:space="preserve"> 0.28</w:t>
            </w:r>
            <w:r w:rsidRPr="006D32CF">
              <w:rPr>
                <w:rFonts w:ascii="DengXian" w:eastAsia="DengXian" w:hAnsi="DengXian" w:cs="SimSun" w:hint="eastAsia"/>
                <w:color w:val="000000"/>
                <w:vertAlign w:val="superscript"/>
              </w:rPr>
              <w:t>b</w:t>
            </w:r>
          </w:p>
        </w:tc>
        <w:tc>
          <w:tcPr>
            <w:tcW w:w="960" w:type="dxa"/>
            <w:tcBorders>
              <w:top w:val="nil"/>
              <w:left w:val="nil"/>
              <w:bottom w:val="nil"/>
              <w:right w:val="nil"/>
            </w:tcBorders>
            <w:shd w:val="clear" w:color="auto" w:fill="auto"/>
            <w:noWrap/>
            <w:vAlign w:val="center"/>
            <w:hideMark/>
          </w:tcPr>
          <w:p w14:paraId="55B88B9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56414C33" w14:textId="77777777" w:rsidTr="00DF1217">
        <w:trPr>
          <w:trHeight w:val="280"/>
        </w:trPr>
        <w:tc>
          <w:tcPr>
            <w:tcW w:w="1642" w:type="dxa"/>
            <w:tcBorders>
              <w:top w:val="nil"/>
              <w:left w:val="nil"/>
              <w:bottom w:val="nil"/>
              <w:right w:val="nil"/>
            </w:tcBorders>
            <w:shd w:val="clear" w:color="auto" w:fill="auto"/>
            <w:noWrap/>
            <w:vAlign w:val="center"/>
            <w:hideMark/>
          </w:tcPr>
          <w:p w14:paraId="2076D70C"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lastRenderedPageBreak/>
              <w:t>138</w:t>
            </w:r>
            <w:r w:rsidRPr="00CA4E85">
              <w:rPr>
                <w:rFonts w:ascii="DengXian" w:eastAsia="DengXian" w:hAnsi="DengXian" w:cs="SimSun" w:hint="eastAsia"/>
                <w:color w:val="000000"/>
              </w:rPr>
              <w:t>Ba</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0A24AF12"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181.91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26.94</w:t>
            </w:r>
            <w:r w:rsidRPr="00CA4E85">
              <w:rPr>
                <w:rFonts w:ascii="DengXian" w:eastAsia="DengXian" w:hAnsi="DengXian" w:cs="SimSun"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3C5CF27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158.</w:t>
            </w:r>
            <w:r>
              <w:rPr>
                <w:rFonts w:ascii="DengXian" w:eastAsia="DengXian" w:hAnsi="DengXian" w:cs="SimSun"/>
                <w:color w:val="000000"/>
              </w:rPr>
              <w:t xml:space="preserve">70 </w:t>
            </w:r>
            <w:r w:rsidRPr="009714EF">
              <w:rPr>
                <w:rFonts w:ascii="DengXian" w:eastAsia="DengXian" w:hAnsi="DengXian" w:cs="SimSun"/>
                <w:color w:val="000000"/>
              </w:rPr>
              <w:t>±</w:t>
            </w:r>
            <w:r>
              <w:rPr>
                <w:rFonts w:ascii="DengXian" w:eastAsia="DengXian" w:hAnsi="DengXian" w:cs="SimSun"/>
                <w:color w:val="000000"/>
              </w:rPr>
              <w:t xml:space="preserve"> 17.87</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54CFCB60"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74.31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34.07</w:t>
            </w:r>
            <w:r w:rsidRPr="00CA4E85">
              <w:rPr>
                <w:rFonts w:ascii="DengXian" w:eastAsia="DengXian" w:hAnsi="DengXian" w:cs="SimSun" w:hint="eastAsia"/>
                <w:color w:val="000000"/>
                <w:vertAlign w:val="superscript"/>
              </w:rPr>
              <w:t>c</w:t>
            </w:r>
          </w:p>
        </w:tc>
        <w:tc>
          <w:tcPr>
            <w:tcW w:w="1940" w:type="dxa"/>
            <w:tcBorders>
              <w:top w:val="nil"/>
              <w:left w:val="nil"/>
              <w:bottom w:val="nil"/>
              <w:right w:val="nil"/>
            </w:tcBorders>
            <w:shd w:val="clear" w:color="auto" w:fill="auto"/>
            <w:noWrap/>
            <w:vAlign w:val="center"/>
            <w:hideMark/>
          </w:tcPr>
          <w:p w14:paraId="42BA0887"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73.2</w:t>
            </w:r>
            <w:r>
              <w:rPr>
                <w:rFonts w:ascii="DengXian" w:eastAsia="DengXian" w:hAnsi="DengXian" w:cs="SimSun"/>
                <w:color w:val="000000"/>
              </w:rPr>
              <w:t xml:space="preserve">9 </w:t>
            </w:r>
            <w:r w:rsidRPr="009714EF">
              <w:rPr>
                <w:rFonts w:ascii="DengXian" w:eastAsia="DengXian" w:hAnsi="DengXian" w:cs="SimSun"/>
                <w:color w:val="000000"/>
              </w:rPr>
              <w:t>±</w:t>
            </w:r>
            <w:r>
              <w:rPr>
                <w:rFonts w:ascii="DengXian" w:eastAsia="DengXian" w:hAnsi="DengXian" w:cs="SimSun"/>
                <w:color w:val="000000"/>
              </w:rPr>
              <w:t xml:space="preserve"> 10.79</w:t>
            </w:r>
            <w:r w:rsidRPr="00CA4E85">
              <w:rPr>
                <w:rFonts w:ascii="DengXian" w:eastAsia="DengXian" w:hAnsi="DengXian" w:cs="SimSun" w:hint="eastAsia"/>
                <w:color w:val="000000"/>
                <w:vertAlign w:val="superscript"/>
              </w:rPr>
              <w:t>cd</w:t>
            </w:r>
          </w:p>
        </w:tc>
        <w:tc>
          <w:tcPr>
            <w:tcW w:w="2157" w:type="dxa"/>
            <w:tcBorders>
              <w:top w:val="nil"/>
              <w:left w:val="nil"/>
              <w:bottom w:val="nil"/>
              <w:right w:val="nil"/>
            </w:tcBorders>
            <w:shd w:val="clear" w:color="auto" w:fill="auto"/>
            <w:noWrap/>
            <w:vAlign w:val="center"/>
            <w:hideMark/>
          </w:tcPr>
          <w:p w14:paraId="75E5F70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54.7</w:t>
            </w:r>
            <w:r>
              <w:rPr>
                <w:rFonts w:ascii="DengXian" w:eastAsia="DengXian" w:hAnsi="DengXian" w:cs="SimSun"/>
                <w:color w:val="000000"/>
              </w:rPr>
              <w:t xml:space="preserve">3 </w:t>
            </w:r>
            <w:r w:rsidRPr="009714EF">
              <w:rPr>
                <w:rFonts w:ascii="DengXian" w:eastAsia="DengXian" w:hAnsi="DengXian" w:cs="SimSun"/>
                <w:color w:val="000000"/>
              </w:rPr>
              <w:t>±</w:t>
            </w:r>
            <w:r>
              <w:rPr>
                <w:rFonts w:ascii="DengXian" w:eastAsia="DengXian" w:hAnsi="DengXian" w:cs="SimSun"/>
                <w:color w:val="000000"/>
              </w:rPr>
              <w:t xml:space="preserve"> 10.15</w:t>
            </w:r>
            <w:r w:rsidRPr="00CA4E85">
              <w:rPr>
                <w:rFonts w:ascii="DengXian" w:eastAsia="DengXian" w:hAnsi="DengXian" w:cs="SimSun" w:hint="eastAsia"/>
                <w:color w:val="000000"/>
                <w:vertAlign w:val="superscript"/>
              </w:rPr>
              <w:t>d</w:t>
            </w:r>
          </w:p>
        </w:tc>
        <w:tc>
          <w:tcPr>
            <w:tcW w:w="1986" w:type="dxa"/>
            <w:tcBorders>
              <w:top w:val="nil"/>
              <w:left w:val="nil"/>
              <w:bottom w:val="nil"/>
              <w:right w:val="nil"/>
            </w:tcBorders>
            <w:shd w:val="clear" w:color="auto" w:fill="auto"/>
            <w:noWrap/>
            <w:vAlign w:val="center"/>
            <w:hideMark/>
          </w:tcPr>
          <w:p w14:paraId="124305D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25.10</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4.44</w:t>
            </w:r>
            <w:r w:rsidRPr="006D32CF">
              <w:rPr>
                <w:rFonts w:ascii="DengXian" w:eastAsia="DengXian" w:hAnsi="DengXian" w:cs="SimSun" w:hint="eastAsia"/>
                <w:color w:val="000000"/>
                <w:vertAlign w:val="superscript"/>
              </w:rPr>
              <w:t>e</w:t>
            </w:r>
          </w:p>
        </w:tc>
        <w:tc>
          <w:tcPr>
            <w:tcW w:w="960" w:type="dxa"/>
            <w:tcBorders>
              <w:top w:val="nil"/>
              <w:left w:val="nil"/>
              <w:bottom w:val="nil"/>
              <w:right w:val="nil"/>
            </w:tcBorders>
            <w:shd w:val="clear" w:color="auto" w:fill="auto"/>
            <w:noWrap/>
            <w:vAlign w:val="center"/>
            <w:hideMark/>
          </w:tcPr>
          <w:p w14:paraId="3044B0D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21C682F9" w14:textId="77777777" w:rsidTr="00DF1217">
        <w:trPr>
          <w:trHeight w:val="280"/>
        </w:trPr>
        <w:tc>
          <w:tcPr>
            <w:tcW w:w="1642" w:type="dxa"/>
            <w:tcBorders>
              <w:top w:val="nil"/>
              <w:left w:val="nil"/>
              <w:bottom w:val="nil"/>
              <w:right w:val="nil"/>
            </w:tcBorders>
            <w:shd w:val="clear" w:color="auto" w:fill="auto"/>
            <w:noWrap/>
            <w:vAlign w:val="center"/>
            <w:hideMark/>
          </w:tcPr>
          <w:p w14:paraId="2215126D"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201</w:t>
            </w:r>
            <w:r w:rsidRPr="00CA4E85">
              <w:rPr>
                <w:rFonts w:ascii="DengXian" w:eastAsia="DengXian" w:hAnsi="DengXian" w:cs="SimSun" w:hint="eastAsia"/>
                <w:color w:val="000000"/>
              </w:rPr>
              <w:t>Hg</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1D70A788"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3.2</w:t>
            </w:r>
            <w:r>
              <w:rPr>
                <w:rFonts w:ascii="DengXian" w:eastAsia="DengXian" w:hAnsi="DengXian" w:cs="SimSun"/>
                <w:color w:val="000000"/>
              </w:rPr>
              <w:t xml:space="preserve">4 </w:t>
            </w:r>
            <w:r w:rsidRPr="009714EF">
              <w:rPr>
                <w:rFonts w:ascii="DengXian" w:eastAsia="DengXian" w:hAnsi="DengXian" w:cs="SimSun"/>
                <w:color w:val="000000"/>
              </w:rPr>
              <w:t>±</w:t>
            </w:r>
            <w:r>
              <w:rPr>
                <w:rFonts w:ascii="DengXian" w:eastAsia="DengXian" w:hAnsi="DengXian" w:cs="SimSun"/>
                <w:color w:val="000000"/>
              </w:rPr>
              <w:t xml:space="preserve"> 1.00</w:t>
            </w:r>
            <w:r w:rsidRPr="00CA4E85">
              <w:rPr>
                <w:rFonts w:ascii="DengXian" w:eastAsia="DengXian" w:hAnsi="DengXian" w:cs="SimSun"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05D7CE4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1.3</w:t>
            </w:r>
            <w:r>
              <w:rPr>
                <w:rFonts w:ascii="DengXian" w:eastAsia="DengXian" w:hAnsi="DengXian" w:cs="SimSun"/>
                <w:color w:val="000000"/>
              </w:rPr>
              <w:t xml:space="preserve">2 </w:t>
            </w:r>
            <w:r w:rsidRPr="009714EF">
              <w:rPr>
                <w:rFonts w:ascii="DengXian" w:eastAsia="DengXian" w:hAnsi="DengXian" w:cs="SimSun"/>
                <w:color w:val="000000"/>
              </w:rPr>
              <w:t>±</w:t>
            </w:r>
            <w:r>
              <w:rPr>
                <w:rFonts w:ascii="DengXian" w:eastAsia="DengXian" w:hAnsi="DengXian" w:cs="SimSun"/>
                <w:color w:val="000000"/>
              </w:rPr>
              <w:t xml:space="preserve"> 0.23</w:t>
            </w:r>
            <w:r w:rsidRPr="00CA4E85">
              <w:rPr>
                <w:rFonts w:ascii="DengXian" w:eastAsia="DengXian" w:hAnsi="DengXian" w:cs="SimSun" w:hint="eastAsia"/>
                <w:color w:val="000000"/>
                <w:vertAlign w:val="superscript"/>
              </w:rPr>
              <w:t>c</w:t>
            </w:r>
          </w:p>
        </w:tc>
        <w:tc>
          <w:tcPr>
            <w:tcW w:w="2363" w:type="dxa"/>
            <w:tcBorders>
              <w:top w:val="nil"/>
              <w:left w:val="nil"/>
              <w:bottom w:val="nil"/>
              <w:right w:val="nil"/>
            </w:tcBorders>
            <w:shd w:val="clear" w:color="auto" w:fill="auto"/>
            <w:noWrap/>
            <w:vAlign w:val="center"/>
            <w:hideMark/>
          </w:tcPr>
          <w:p w14:paraId="4310F9F1"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1.6</w:t>
            </w:r>
            <w:r>
              <w:rPr>
                <w:rFonts w:ascii="DengXian" w:eastAsia="DengXian" w:hAnsi="DengXian" w:cs="SimSun"/>
                <w:color w:val="000000"/>
              </w:rPr>
              <w:t xml:space="preserve">4 </w:t>
            </w:r>
            <w:r w:rsidRPr="009714EF">
              <w:rPr>
                <w:rFonts w:ascii="DengXian" w:eastAsia="DengXian" w:hAnsi="DengXian" w:cs="SimSun"/>
                <w:color w:val="000000"/>
              </w:rPr>
              <w:t>±</w:t>
            </w:r>
            <w:r>
              <w:rPr>
                <w:rFonts w:ascii="DengXian" w:eastAsia="DengXian" w:hAnsi="DengXian" w:cs="SimSun"/>
                <w:color w:val="000000"/>
              </w:rPr>
              <w:t xml:space="preserve"> 0.30</w:t>
            </w:r>
            <w:r w:rsidRPr="00CA4E85">
              <w:rPr>
                <w:rFonts w:ascii="DengXian" w:eastAsia="DengXian" w:hAnsi="DengXian" w:cs="SimSun" w:hint="eastAsia"/>
                <w:color w:val="000000"/>
                <w:vertAlign w:val="superscript"/>
              </w:rPr>
              <w:t>c</w:t>
            </w:r>
          </w:p>
        </w:tc>
        <w:tc>
          <w:tcPr>
            <w:tcW w:w="1940" w:type="dxa"/>
            <w:tcBorders>
              <w:top w:val="nil"/>
              <w:left w:val="nil"/>
              <w:bottom w:val="nil"/>
              <w:right w:val="nil"/>
            </w:tcBorders>
            <w:shd w:val="clear" w:color="auto" w:fill="auto"/>
            <w:noWrap/>
            <w:vAlign w:val="center"/>
            <w:hideMark/>
          </w:tcPr>
          <w:p w14:paraId="7D517A53" w14:textId="77777777" w:rsidR="00253920" w:rsidRPr="00514E2C" w:rsidRDefault="00253920" w:rsidP="00DF1217">
            <w:pPr>
              <w:spacing w:after="0" w:line="240" w:lineRule="auto"/>
              <w:jc w:val="center"/>
              <w:rPr>
                <w:rFonts w:ascii="DengXian" w:eastAsia="DengXian" w:hAnsi="DengXian" w:cs="SimSun"/>
                <w:color w:val="000000"/>
              </w:rPr>
            </w:pPr>
            <w:r w:rsidRPr="00514E2C">
              <w:rPr>
                <w:rFonts w:ascii="DengXian" w:eastAsia="DengXian" w:hAnsi="DengXian" w:cs="SimSun" w:hint="eastAsia"/>
                <w:color w:val="000000"/>
              </w:rPr>
              <w:t>1.4</w:t>
            </w:r>
            <w:r w:rsidRPr="00514E2C">
              <w:rPr>
                <w:rFonts w:ascii="DengXian" w:eastAsia="DengXian" w:hAnsi="DengXian" w:cs="SimSun"/>
                <w:color w:val="000000"/>
              </w:rPr>
              <w:t>8 ± 0.36</w:t>
            </w:r>
            <w:r w:rsidRPr="00514E2C">
              <w:rPr>
                <w:rFonts w:ascii="DengXian" w:eastAsia="DengXian" w:hAnsi="DengXian" w:cs="SimSun"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39CEB1F2"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2.23</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0.86</w:t>
            </w:r>
            <w:r w:rsidRPr="00CA4E85">
              <w:rPr>
                <w:rFonts w:ascii="DengXian" w:eastAsia="DengXian" w:hAnsi="DengXian" w:cs="SimSun" w:hint="eastAsia"/>
                <w:color w:val="000000"/>
                <w:vertAlign w:val="superscript"/>
              </w:rPr>
              <w:t>b</w:t>
            </w:r>
          </w:p>
        </w:tc>
        <w:tc>
          <w:tcPr>
            <w:tcW w:w="1986" w:type="dxa"/>
            <w:tcBorders>
              <w:top w:val="nil"/>
              <w:left w:val="nil"/>
              <w:bottom w:val="nil"/>
              <w:right w:val="nil"/>
            </w:tcBorders>
            <w:shd w:val="clear" w:color="auto" w:fill="auto"/>
            <w:noWrap/>
            <w:vAlign w:val="center"/>
            <w:hideMark/>
          </w:tcPr>
          <w:p w14:paraId="498D6B0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1.6</w:t>
            </w:r>
            <w:r>
              <w:rPr>
                <w:rFonts w:ascii="DengXian" w:eastAsia="DengXian" w:hAnsi="DengXian" w:cs="SimSun"/>
                <w:color w:val="000000"/>
              </w:rPr>
              <w:t xml:space="preserve">4 </w:t>
            </w:r>
            <w:r w:rsidRPr="009714EF">
              <w:rPr>
                <w:rFonts w:ascii="DengXian" w:eastAsia="DengXian" w:hAnsi="DengXian" w:cs="SimSun"/>
                <w:color w:val="000000"/>
              </w:rPr>
              <w:t>±</w:t>
            </w:r>
            <w:r>
              <w:rPr>
                <w:rFonts w:ascii="DengXian" w:eastAsia="DengXian" w:hAnsi="DengXian" w:cs="SimSun"/>
                <w:color w:val="000000"/>
              </w:rPr>
              <w:t xml:space="preserve"> 0.42</w:t>
            </w:r>
            <w:r w:rsidRPr="006D32CF">
              <w:rPr>
                <w:rFonts w:ascii="DengXian" w:eastAsia="DengXian" w:hAnsi="DengXian" w:cs="SimSun" w:hint="eastAsia"/>
                <w:color w:val="000000"/>
                <w:vertAlign w:val="superscript"/>
              </w:rPr>
              <w:t>c</w:t>
            </w:r>
          </w:p>
        </w:tc>
        <w:tc>
          <w:tcPr>
            <w:tcW w:w="960" w:type="dxa"/>
            <w:tcBorders>
              <w:top w:val="nil"/>
              <w:left w:val="nil"/>
              <w:right w:val="nil"/>
            </w:tcBorders>
            <w:shd w:val="clear" w:color="auto" w:fill="auto"/>
            <w:noWrap/>
            <w:vAlign w:val="center"/>
            <w:hideMark/>
          </w:tcPr>
          <w:p w14:paraId="5150BF44"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1C10A8" w14:paraId="57CEF871" w14:textId="77777777" w:rsidTr="00DF1217">
        <w:trPr>
          <w:trHeight w:val="290"/>
        </w:trPr>
        <w:tc>
          <w:tcPr>
            <w:tcW w:w="1642" w:type="dxa"/>
            <w:tcBorders>
              <w:top w:val="nil"/>
              <w:left w:val="nil"/>
              <w:bottom w:val="single" w:sz="12" w:space="0" w:color="auto"/>
              <w:right w:val="nil"/>
            </w:tcBorders>
            <w:shd w:val="clear" w:color="auto" w:fill="auto"/>
            <w:noWrap/>
            <w:vAlign w:val="center"/>
            <w:hideMark/>
          </w:tcPr>
          <w:p w14:paraId="579B5A2E" w14:textId="77777777" w:rsidR="00253920" w:rsidRPr="00CA4E85" w:rsidRDefault="00253920" w:rsidP="00DF1217">
            <w:pPr>
              <w:spacing w:after="0" w:line="240" w:lineRule="auto"/>
              <w:jc w:val="center"/>
              <w:rPr>
                <w:rFonts w:ascii="DengXian" w:eastAsia="DengXian" w:hAnsi="DengXian" w:cs="SimSun"/>
              </w:rPr>
            </w:pPr>
            <w:r w:rsidRPr="001B7ECA">
              <w:rPr>
                <w:rFonts w:ascii="DengXian" w:eastAsia="DengXian" w:hAnsi="DengXian" w:cs="SimSun" w:hint="eastAsia"/>
                <w:vertAlign w:val="superscript"/>
              </w:rPr>
              <w:t>208</w:t>
            </w:r>
            <w:r w:rsidRPr="00CA4E85">
              <w:rPr>
                <w:rFonts w:ascii="DengXian" w:eastAsia="DengXian" w:hAnsi="DengXian" w:cs="SimSun" w:hint="eastAsia"/>
              </w:rPr>
              <w:t>Pb</w:t>
            </w:r>
            <w:r>
              <w:rPr>
                <w:rFonts w:ascii="DengXian" w:eastAsia="DengXian" w:hAnsi="DengXian" w:cs="SimSun"/>
              </w:rPr>
              <w:t xml:space="preserve"> </w:t>
            </w:r>
            <w:r>
              <w:rPr>
                <w:rFonts w:ascii="DengXian" w:eastAsia="DengXian" w:hAnsi="DengXian" w:cs="SimSun"/>
                <w:color w:val="000000"/>
              </w:rPr>
              <w:t>(ng/kg)</w:t>
            </w:r>
          </w:p>
        </w:tc>
        <w:tc>
          <w:tcPr>
            <w:tcW w:w="1995" w:type="dxa"/>
            <w:tcBorders>
              <w:top w:val="nil"/>
              <w:left w:val="nil"/>
              <w:bottom w:val="single" w:sz="12" w:space="0" w:color="auto"/>
              <w:right w:val="nil"/>
            </w:tcBorders>
            <w:shd w:val="clear" w:color="auto" w:fill="auto"/>
            <w:noWrap/>
            <w:vAlign w:val="center"/>
            <w:hideMark/>
          </w:tcPr>
          <w:p w14:paraId="7DDF7ABD"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15.02</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9.85</w:t>
            </w:r>
            <w:r w:rsidRPr="009837EE">
              <w:rPr>
                <w:rFonts w:ascii="DengXian" w:eastAsia="DengXian" w:hAnsi="DengXian" w:cs="SimSun" w:hint="eastAsia"/>
                <w:vertAlign w:val="superscript"/>
              </w:rPr>
              <w:t>a</w:t>
            </w:r>
          </w:p>
        </w:tc>
        <w:tc>
          <w:tcPr>
            <w:tcW w:w="1919" w:type="dxa"/>
            <w:tcBorders>
              <w:top w:val="nil"/>
              <w:left w:val="nil"/>
              <w:bottom w:val="single" w:sz="12" w:space="0" w:color="auto"/>
              <w:right w:val="nil"/>
            </w:tcBorders>
            <w:shd w:val="clear" w:color="auto" w:fill="auto"/>
            <w:noWrap/>
            <w:vAlign w:val="center"/>
            <w:hideMark/>
          </w:tcPr>
          <w:p w14:paraId="0174914F"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10.61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7.98</w:t>
            </w:r>
            <w:r w:rsidRPr="009837EE">
              <w:rPr>
                <w:rFonts w:ascii="DengXian" w:eastAsia="DengXian" w:hAnsi="DengXian" w:cs="SimSun"/>
                <w:vertAlign w:val="superscript"/>
              </w:rPr>
              <w:t>a</w:t>
            </w:r>
          </w:p>
        </w:tc>
        <w:tc>
          <w:tcPr>
            <w:tcW w:w="2363" w:type="dxa"/>
            <w:tcBorders>
              <w:top w:val="nil"/>
              <w:left w:val="nil"/>
              <w:bottom w:val="single" w:sz="12" w:space="0" w:color="auto"/>
              <w:right w:val="nil"/>
            </w:tcBorders>
            <w:shd w:val="clear" w:color="auto" w:fill="auto"/>
            <w:noWrap/>
            <w:vAlign w:val="center"/>
            <w:hideMark/>
          </w:tcPr>
          <w:p w14:paraId="6FF745DC"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15.83</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8.60</w:t>
            </w:r>
            <w:r w:rsidRPr="009837EE">
              <w:rPr>
                <w:rFonts w:ascii="DengXian" w:eastAsia="DengXian" w:hAnsi="DengXian" w:cs="SimSun"/>
                <w:vertAlign w:val="superscript"/>
              </w:rPr>
              <w:t>a</w:t>
            </w:r>
          </w:p>
        </w:tc>
        <w:tc>
          <w:tcPr>
            <w:tcW w:w="1940" w:type="dxa"/>
            <w:tcBorders>
              <w:top w:val="nil"/>
              <w:left w:val="nil"/>
              <w:bottom w:val="single" w:sz="12" w:space="0" w:color="auto"/>
              <w:right w:val="nil"/>
            </w:tcBorders>
            <w:shd w:val="clear" w:color="auto" w:fill="auto"/>
            <w:noWrap/>
            <w:vAlign w:val="center"/>
            <w:hideMark/>
          </w:tcPr>
          <w:p w14:paraId="7C3FF1AB" w14:textId="77777777" w:rsidR="00253920" w:rsidRPr="00514E2C" w:rsidRDefault="00253920" w:rsidP="00DF1217">
            <w:pPr>
              <w:spacing w:after="0" w:line="240" w:lineRule="auto"/>
              <w:jc w:val="center"/>
              <w:rPr>
                <w:rFonts w:ascii="DengXian" w:eastAsia="DengXian" w:hAnsi="DengXian" w:cs="SimSun"/>
              </w:rPr>
            </w:pPr>
            <w:r w:rsidRPr="00514E2C">
              <w:rPr>
                <w:rFonts w:ascii="DengXian" w:eastAsia="DengXian" w:hAnsi="DengXian" w:cs="SimSun" w:hint="eastAsia"/>
              </w:rPr>
              <w:t>10.93</w:t>
            </w:r>
            <w:r w:rsidRPr="00514E2C">
              <w:rPr>
                <w:rFonts w:ascii="DengXian" w:eastAsia="DengXian" w:hAnsi="DengXian" w:cs="SimSun"/>
                <w:color w:val="000000"/>
              </w:rPr>
              <w:t xml:space="preserve"> ± 9.37</w:t>
            </w:r>
            <w:r w:rsidRPr="00514E2C">
              <w:rPr>
                <w:rFonts w:ascii="DengXian" w:eastAsia="DengXian" w:hAnsi="DengXian" w:cs="SimSun"/>
                <w:vertAlign w:val="superscript"/>
              </w:rPr>
              <w:t>a</w:t>
            </w:r>
          </w:p>
        </w:tc>
        <w:tc>
          <w:tcPr>
            <w:tcW w:w="2157" w:type="dxa"/>
            <w:tcBorders>
              <w:top w:val="nil"/>
              <w:left w:val="nil"/>
              <w:bottom w:val="single" w:sz="12" w:space="0" w:color="auto"/>
              <w:right w:val="nil"/>
            </w:tcBorders>
            <w:shd w:val="clear" w:color="auto" w:fill="auto"/>
            <w:noWrap/>
            <w:vAlign w:val="center"/>
            <w:hideMark/>
          </w:tcPr>
          <w:p w14:paraId="3C273651"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8.23</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12.03</w:t>
            </w:r>
            <w:r w:rsidRPr="009837EE">
              <w:rPr>
                <w:rFonts w:ascii="DengXian" w:eastAsia="DengXian" w:hAnsi="DengXian" w:cs="SimSun"/>
                <w:vertAlign w:val="superscript"/>
              </w:rPr>
              <w:t>a</w:t>
            </w:r>
          </w:p>
        </w:tc>
        <w:tc>
          <w:tcPr>
            <w:tcW w:w="1986" w:type="dxa"/>
            <w:tcBorders>
              <w:top w:val="nil"/>
              <w:left w:val="nil"/>
              <w:bottom w:val="single" w:sz="12" w:space="0" w:color="auto"/>
              <w:right w:val="nil"/>
            </w:tcBorders>
            <w:shd w:val="clear" w:color="auto" w:fill="auto"/>
            <w:noWrap/>
            <w:vAlign w:val="center"/>
            <w:hideMark/>
          </w:tcPr>
          <w:p w14:paraId="475B8B61"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11.52</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10.91</w:t>
            </w:r>
            <w:r w:rsidRPr="006D32CF">
              <w:rPr>
                <w:rFonts w:ascii="DengXian" w:eastAsia="DengXian" w:hAnsi="DengXian" w:cs="SimSun"/>
                <w:vertAlign w:val="superscript"/>
              </w:rPr>
              <w:t>a</w:t>
            </w:r>
          </w:p>
        </w:tc>
        <w:tc>
          <w:tcPr>
            <w:tcW w:w="960" w:type="dxa"/>
            <w:tcBorders>
              <w:top w:val="nil"/>
              <w:left w:val="nil"/>
              <w:right w:val="nil"/>
            </w:tcBorders>
            <w:shd w:val="clear" w:color="auto" w:fill="auto"/>
            <w:noWrap/>
            <w:vAlign w:val="center"/>
            <w:hideMark/>
          </w:tcPr>
          <w:p w14:paraId="1DFEECCB"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0.</w:t>
            </w:r>
            <w:r w:rsidRPr="009837EE">
              <w:rPr>
                <w:rFonts w:ascii="DengXian" w:eastAsia="DengXian" w:hAnsi="DengXian" w:cs="SimSun" w:hint="eastAsia"/>
              </w:rPr>
              <w:t>084</w:t>
            </w:r>
          </w:p>
        </w:tc>
      </w:tr>
      <w:tr w:rsidR="00253920" w:rsidRPr="00CA4E85" w14:paraId="5662B249" w14:textId="77777777" w:rsidTr="00DF1217">
        <w:trPr>
          <w:trHeight w:val="352"/>
        </w:trPr>
        <w:tc>
          <w:tcPr>
            <w:tcW w:w="9859" w:type="dxa"/>
            <w:gridSpan w:val="5"/>
            <w:tcBorders>
              <w:top w:val="nil"/>
              <w:left w:val="nil"/>
              <w:bottom w:val="nil"/>
              <w:right w:val="nil"/>
            </w:tcBorders>
            <w:shd w:val="clear" w:color="auto" w:fill="auto"/>
            <w:noWrap/>
            <w:vAlign w:val="center"/>
            <w:hideMark/>
          </w:tcPr>
          <w:p w14:paraId="3A1DF8F1" w14:textId="77777777" w:rsidR="00253920" w:rsidRPr="00CA4E85" w:rsidRDefault="00253920" w:rsidP="00DF1217">
            <w:pPr>
              <w:spacing w:after="0" w:line="240" w:lineRule="auto"/>
              <w:rPr>
                <w:rFonts w:ascii="DengXian" w:eastAsia="DengXian" w:hAnsi="DengXian" w:cs="SimSun"/>
                <w:color w:val="000000"/>
              </w:rPr>
            </w:pPr>
            <w:r w:rsidRPr="00CA4E85">
              <w:rPr>
                <w:rFonts w:ascii="DengXian" w:eastAsia="DengXian" w:hAnsi="DengXian" w:cs="SimSun" w:hint="eastAsia"/>
                <w:color w:val="000000"/>
              </w:rPr>
              <w:t>Note: small letters represent significant difference at p=0.05 confident level.</w:t>
            </w:r>
          </w:p>
        </w:tc>
        <w:tc>
          <w:tcPr>
            <w:tcW w:w="2157" w:type="dxa"/>
            <w:tcBorders>
              <w:top w:val="nil"/>
              <w:left w:val="nil"/>
              <w:bottom w:val="nil"/>
              <w:right w:val="nil"/>
            </w:tcBorders>
            <w:shd w:val="clear" w:color="auto" w:fill="auto"/>
            <w:noWrap/>
            <w:vAlign w:val="center"/>
            <w:hideMark/>
          </w:tcPr>
          <w:p w14:paraId="2AE412FD" w14:textId="77777777" w:rsidR="00253920" w:rsidRPr="00CA4E85" w:rsidRDefault="00253920" w:rsidP="00DF1217">
            <w:pPr>
              <w:spacing w:after="0" w:line="240" w:lineRule="auto"/>
              <w:jc w:val="center"/>
              <w:rPr>
                <w:rFonts w:ascii="DengXian" w:eastAsia="DengXian" w:hAnsi="DengXian" w:cs="SimSun"/>
                <w:color w:val="000000"/>
              </w:rPr>
            </w:pPr>
          </w:p>
        </w:tc>
        <w:tc>
          <w:tcPr>
            <w:tcW w:w="1986" w:type="dxa"/>
            <w:tcBorders>
              <w:top w:val="nil"/>
              <w:left w:val="nil"/>
              <w:bottom w:val="nil"/>
              <w:right w:val="nil"/>
            </w:tcBorders>
            <w:shd w:val="clear" w:color="auto" w:fill="auto"/>
            <w:noWrap/>
            <w:vAlign w:val="center"/>
            <w:hideMark/>
          </w:tcPr>
          <w:p w14:paraId="0AB93ACC" w14:textId="77777777" w:rsidR="00253920" w:rsidRPr="00CA4E85" w:rsidRDefault="00253920" w:rsidP="00DF1217">
            <w:pPr>
              <w:spacing w:after="0" w:line="240" w:lineRule="auto"/>
              <w:jc w:val="center"/>
              <w:rPr>
                <w:rFonts w:ascii="Times New Roman" w:eastAsia="Times New Roman" w:hAnsi="Times New Roman" w:cs="Times New Roman"/>
                <w:sz w:val="20"/>
                <w:szCs w:val="20"/>
              </w:rPr>
            </w:pPr>
          </w:p>
        </w:tc>
        <w:tc>
          <w:tcPr>
            <w:tcW w:w="960" w:type="dxa"/>
            <w:tcBorders>
              <w:left w:val="nil"/>
              <w:bottom w:val="nil"/>
              <w:right w:val="nil"/>
            </w:tcBorders>
            <w:shd w:val="clear" w:color="auto" w:fill="auto"/>
            <w:noWrap/>
            <w:vAlign w:val="center"/>
            <w:hideMark/>
          </w:tcPr>
          <w:p w14:paraId="7F115123" w14:textId="77777777" w:rsidR="00253920" w:rsidRPr="00CA4E85" w:rsidRDefault="00253920" w:rsidP="00DF1217">
            <w:pPr>
              <w:spacing w:after="0" w:line="240" w:lineRule="auto"/>
              <w:jc w:val="center"/>
              <w:rPr>
                <w:rFonts w:ascii="Times New Roman" w:eastAsia="Times New Roman" w:hAnsi="Times New Roman" w:cs="Times New Roman"/>
                <w:sz w:val="20"/>
                <w:szCs w:val="20"/>
              </w:rPr>
            </w:pPr>
          </w:p>
        </w:tc>
      </w:tr>
    </w:tbl>
    <w:p w14:paraId="50064966" w14:textId="77777777" w:rsidR="00674889" w:rsidDel="006A28A0" w:rsidRDefault="00674889" w:rsidP="00DF1217">
      <w:pPr>
        <w:jc w:val="center"/>
        <w:rPr>
          <w:del w:id="113" w:author="Xu, Jason" w:date="2019-08-08T13:26:00Z"/>
        </w:rPr>
      </w:pPr>
    </w:p>
    <w:p w14:paraId="38F0B98B" w14:textId="060ADFF8" w:rsidR="00335B46" w:rsidRDefault="00335B46"/>
    <w:p w14:paraId="6A3ED1BB" w14:textId="0700EC52" w:rsidR="00335B46" w:rsidRDefault="00335B46"/>
    <w:p w14:paraId="4976C328" w14:textId="6C29A64D" w:rsidR="00335B46" w:rsidRDefault="00335B46"/>
    <w:p w14:paraId="14DDD0D6" w14:textId="1CA154C5" w:rsidR="00335B46" w:rsidRDefault="00335B46"/>
    <w:p w14:paraId="743DD7CA" w14:textId="038C5281" w:rsidR="00335B46" w:rsidRDefault="00335B46"/>
    <w:p w14:paraId="3945C48E" w14:textId="44923D13" w:rsidR="00335B46" w:rsidRDefault="00335B46"/>
    <w:p w14:paraId="393DD24D" w14:textId="13B9A9FE" w:rsidR="00335B46" w:rsidRDefault="00335B46"/>
    <w:p w14:paraId="54BB3CD4" w14:textId="2E197CC4" w:rsidR="00335B46" w:rsidRDefault="00335B46"/>
    <w:p w14:paraId="22D42653" w14:textId="3FCEFDB1" w:rsidR="00335B46" w:rsidRDefault="00335B46"/>
    <w:p w14:paraId="02E74A58" w14:textId="7E1BB9AD" w:rsidR="00335B46" w:rsidRDefault="00335B46"/>
    <w:p w14:paraId="08AF2C65" w14:textId="4346E38D" w:rsidR="00335B46" w:rsidRDefault="00335B46"/>
    <w:p w14:paraId="11946F4B" w14:textId="067E4646" w:rsidR="00335B46" w:rsidRDefault="00335B46"/>
    <w:p w14:paraId="355A9D7C" w14:textId="70585E68" w:rsidR="00335B46" w:rsidRDefault="00335B46"/>
    <w:p w14:paraId="092ABD1C" w14:textId="47A5A26E" w:rsidR="00335B46" w:rsidRDefault="00335B46"/>
    <w:p w14:paraId="385525D6" w14:textId="35994E59" w:rsidR="00335B46" w:rsidRDefault="00335B46"/>
    <w:p w14:paraId="16FA64DA" w14:textId="178775CB" w:rsidR="00335B46" w:rsidRDefault="00335B46"/>
    <w:p w14:paraId="4842E9A2" w14:textId="467289FC" w:rsidR="00094537" w:rsidRDefault="00094537" w:rsidP="00094537">
      <w:pPr>
        <w:pStyle w:val="Caption"/>
        <w:keepNext/>
      </w:pPr>
      <w:r>
        <w:t>Table S1. Recoveries of elements in SRM (1568b)</w:t>
      </w:r>
    </w:p>
    <w:tbl>
      <w:tblPr>
        <w:tblW w:w="3969" w:type="dxa"/>
        <w:tblBorders>
          <w:top w:val="single" w:sz="18" w:space="0" w:color="auto"/>
          <w:bottom w:val="single" w:sz="18" w:space="0" w:color="auto"/>
        </w:tblBorders>
        <w:tblLook w:val="04A0" w:firstRow="1" w:lastRow="0" w:firstColumn="1" w:lastColumn="0" w:noHBand="0" w:noVBand="1"/>
      </w:tblPr>
      <w:tblGrid>
        <w:gridCol w:w="1880"/>
        <w:gridCol w:w="2089"/>
      </w:tblGrid>
      <w:tr w:rsidR="006748DF" w:rsidRPr="006748DF" w14:paraId="1D753BD5" w14:textId="77777777" w:rsidTr="00094537">
        <w:trPr>
          <w:trHeight w:val="280"/>
        </w:trPr>
        <w:tc>
          <w:tcPr>
            <w:tcW w:w="1880" w:type="dxa"/>
            <w:tcBorders>
              <w:top w:val="single" w:sz="18" w:space="0" w:color="auto"/>
              <w:bottom w:val="single" w:sz="8" w:space="0" w:color="auto"/>
            </w:tcBorders>
            <w:shd w:val="clear" w:color="auto" w:fill="auto"/>
            <w:noWrap/>
            <w:vAlign w:val="bottom"/>
            <w:hideMark/>
          </w:tcPr>
          <w:p w14:paraId="1457EE0F" w14:textId="77777777" w:rsidR="006748DF" w:rsidRPr="006748DF" w:rsidRDefault="006748DF" w:rsidP="006748DF">
            <w:pPr>
              <w:spacing w:after="0" w:line="240" w:lineRule="auto"/>
              <w:rPr>
                <w:rFonts w:ascii="DengXian" w:eastAsia="DengXian" w:hAnsi="DengXian" w:cs="SimSun"/>
                <w:color w:val="000000"/>
                <w:sz w:val="24"/>
              </w:rPr>
            </w:pPr>
            <w:r w:rsidRPr="006748DF">
              <w:rPr>
                <w:rFonts w:ascii="DengXian" w:eastAsia="DengXian" w:hAnsi="DengXian" w:cs="SimSun" w:hint="eastAsia"/>
                <w:color w:val="000000"/>
                <w:sz w:val="24"/>
              </w:rPr>
              <w:t>Element in SRM</w:t>
            </w:r>
          </w:p>
        </w:tc>
        <w:tc>
          <w:tcPr>
            <w:tcW w:w="2089" w:type="dxa"/>
            <w:tcBorders>
              <w:top w:val="single" w:sz="18" w:space="0" w:color="auto"/>
              <w:bottom w:val="single" w:sz="8" w:space="0" w:color="auto"/>
            </w:tcBorders>
            <w:shd w:val="clear" w:color="auto" w:fill="auto"/>
            <w:noWrap/>
            <w:vAlign w:val="bottom"/>
            <w:hideMark/>
          </w:tcPr>
          <w:p w14:paraId="0C546A0D" w14:textId="77777777"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Recovery (%)</w:t>
            </w:r>
          </w:p>
        </w:tc>
      </w:tr>
      <w:tr w:rsidR="006748DF" w:rsidRPr="006748DF" w14:paraId="5701F1B8" w14:textId="77777777" w:rsidTr="00094537">
        <w:trPr>
          <w:trHeight w:val="280"/>
        </w:trPr>
        <w:tc>
          <w:tcPr>
            <w:tcW w:w="1880" w:type="dxa"/>
            <w:tcBorders>
              <w:top w:val="single" w:sz="8" w:space="0" w:color="auto"/>
            </w:tcBorders>
            <w:shd w:val="clear" w:color="auto" w:fill="auto"/>
            <w:noWrap/>
            <w:vAlign w:val="bottom"/>
            <w:hideMark/>
          </w:tcPr>
          <w:p w14:paraId="35851C51" w14:textId="23FDCE4F"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lastRenderedPageBreak/>
              <w:t xml:space="preserve">24 </w:t>
            </w:r>
            <w:r w:rsidRPr="006748DF">
              <w:rPr>
                <w:rFonts w:ascii="DengXian" w:eastAsia="DengXian" w:hAnsi="DengXian" w:cs="SimSun" w:hint="eastAsia"/>
                <w:color w:val="000000"/>
                <w:sz w:val="24"/>
              </w:rPr>
              <w:t>Mg</w:t>
            </w:r>
          </w:p>
        </w:tc>
        <w:tc>
          <w:tcPr>
            <w:tcW w:w="2089" w:type="dxa"/>
            <w:tcBorders>
              <w:top w:val="single" w:sz="8" w:space="0" w:color="auto"/>
            </w:tcBorders>
            <w:shd w:val="clear" w:color="auto" w:fill="auto"/>
            <w:noWrap/>
            <w:vAlign w:val="bottom"/>
            <w:hideMark/>
          </w:tcPr>
          <w:p w14:paraId="4E9C2345" w14:textId="3210B015"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94.70</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r w:rsidR="006748DF" w:rsidRPr="006748DF" w14:paraId="3AA90DB2" w14:textId="77777777" w:rsidTr="00094537">
        <w:trPr>
          <w:trHeight w:val="280"/>
        </w:trPr>
        <w:tc>
          <w:tcPr>
            <w:tcW w:w="1880" w:type="dxa"/>
            <w:shd w:val="clear" w:color="auto" w:fill="auto"/>
            <w:noWrap/>
            <w:vAlign w:val="bottom"/>
            <w:hideMark/>
          </w:tcPr>
          <w:p w14:paraId="00A31004" w14:textId="5AE06066"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t xml:space="preserve">27 </w:t>
            </w:r>
            <w:r w:rsidRPr="006748DF">
              <w:rPr>
                <w:rFonts w:ascii="DengXian" w:eastAsia="DengXian" w:hAnsi="DengXian" w:cs="SimSun" w:hint="eastAsia"/>
                <w:color w:val="000000"/>
                <w:sz w:val="24"/>
              </w:rPr>
              <w:t>Al</w:t>
            </w:r>
          </w:p>
        </w:tc>
        <w:tc>
          <w:tcPr>
            <w:tcW w:w="2089" w:type="dxa"/>
            <w:shd w:val="clear" w:color="auto" w:fill="auto"/>
            <w:noWrap/>
            <w:vAlign w:val="bottom"/>
            <w:hideMark/>
          </w:tcPr>
          <w:p w14:paraId="0AAA19B6" w14:textId="453FDA7D"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97.42</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r w:rsidR="006748DF" w:rsidRPr="006748DF" w14:paraId="2DCC906C" w14:textId="77777777" w:rsidTr="00094537">
        <w:trPr>
          <w:trHeight w:val="280"/>
        </w:trPr>
        <w:tc>
          <w:tcPr>
            <w:tcW w:w="1880" w:type="dxa"/>
            <w:shd w:val="clear" w:color="auto" w:fill="auto"/>
            <w:noWrap/>
            <w:vAlign w:val="bottom"/>
            <w:hideMark/>
          </w:tcPr>
          <w:p w14:paraId="027F3BF3" w14:textId="6CDF0FA1"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t xml:space="preserve">39 </w:t>
            </w:r>
            <w:r w:rsidRPr="006748DF">
              <w:rPr>
                <w:rFonts w:ascii="DengXian" w:eastAsia="DengXian" w:hAnsi="DengXian" w:cs="SimSun" w:hint="eastAsia"/>
                <w:color w:val="000000"/>
                <w:sz w:val="24"/>
              </w:rPr>
              <w:t>K</w:t>
            </w:r>
          </w:p>
        </w:tc>
        <w:tc>
          <w:tcPr>
            <w:tcW w:w="2089" w:type="dxa"/>
            <w:shd w:val="clear" w:color="auto" w:fill="auto"/>
            <w:noWrap/>
            <w:vAlign w:val="bottom"/>
            <w:hideMark/>
          </w:tcPr>
          <w:p w14:paraId="662B7FA3" w14:textId="3DADC47A"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99.23</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r w:rsidR="006748DF" w:rsidRPr="006748DF" w14:paraId="56A1A21F" w14:textId="77777777" w:rsidTr="00094537">
        <w:trPr>
          <w:trHeight w:val="280"/>
        </w:trPr>
        <w:tc>
          <w:tcPr>
            <w:tcW w:w="1880" w:type="dxa"/>
            <w:shd w:val="clear" w:color="auto" w:fill="auto"/>
            <w:noWrap/>
            <w:vAlign w:val="bottom"/>
            <w:hideMark/>
          </w:tcPr>
          <w:p w14:paraId="1BCD418C" w14:textId="446786E1"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t xml:space="preserve">44 </w:t>
            </w:r>
            <w:r w:rsidRPr="006748DF">
              <w:rPr>
                <w:rFonts w:ascii="DengXian" w:eastAsia="DengXian" w:hAnsi="DengXian" w:cs="SimSun" w:hint="eastAsia"/>
                <w:color w:val="000000"/>
                <w:sz w:val="24"/>
              </w:rPr>
              <w:t>Ca</w:t>
            </w:r>
          </w:p>
        </w:tc>
        <w:tc>
          <w:tcPr>
            <w:tcW w:w="2089" w:type="dxa"/>
            <w:shd w:val="clear" w:color="auto" w:fill="auto"/>
            <w:noWrap/>
            <w:vAlign w:val="bottom"/>
            <w:hideMark/>
          </w:tcPr>
          <w:p w14:paraId="2C58682F" w14:textId="4E5758B5"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101.87</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r w:rsidR="006748DF" w:rsidRPr="006748DF" w14:paraId="785D4EF8" w14:textId="77777777" w:rsidTr="00094537">
        <w:trPr>
          <w:trHeight w:val="280"/>
        </w:trPr>
        <w:tc>
          <w:tcPr>
            <w:tcW w:w="1880" w:type="dxa"/>
            <w:shd w:val="clear" w:color="auto" w:fill="auto"/>
            <w:noWrap/>
            <w:vAlign w:val="bottom"/>
            <w:hideMark/>
          </w:tcPr>
          <w:p w14:paraId="11D5714E" w14:textId="52AE3516"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t xml:space="preserve">55 </w:t>
            </w:r>
            <w:r w:rsidRPr="006748DF">
              <w:rPr>
                <w:rFonts w:ascii="DengXian" w:eastAsia="DengXian" w:hAnsi="DengXian" w:cs="SimSun" w:hint="eastAsia"/>
                <w:color w:val="000000"/>
                <w:sz w:val="24"/>
              </w:rPr>
              <w:t>Mn</w:t>
            </w:r>
          </w:p>
        </w:tc>
        <w:tc>
          <w:tcPr>
            <w:tcW w:w="2089" w:type="dxa"/>
            <w:shd w:val="clear" w:color="auto" w:fill="auto"/>
            <w:noWrap/>
            <w:vAlign w:val="bottom"/>
            <w:hideMark/>
          </w:tcPr>
          <w:p w14:paraId="44688258" w14:textId="07F2F02C"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91.84</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r w:rsidR="006748DF" w:rsidRPr="006748DF" w14:paraId="1003D4BB" w14:textId="77777777" w:rsidTr="00094537">
        <w:trPr>
          <w:trHeight w:val="280"/>
        </w:trPr>
        <w:tc>
          <w:tcPr>
            <w:tcW w:w="1880" w:type="dxa"/>
            <w:shd w:val="clear" w:color="auto" w:fill="auto"/>
            <w:noWrap/>
            <w:vAlign w:val="bottom"/>
            <w:hideMark/>
          </w:tcPr>
          <w:p w14:paraId="2EAB7A9A" w14:textId="0037748C"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t xml:space="preserve">56 </w:t>
            </w:r>
            <w:r w:rsidRPr="006748DF">
              <w:rPr>
                <w:rFonts w:ascii="DengXian" w:eastAsia="DengXian" w:hAnsi="DengXian" w:cs="SimSun" w:hint="eastAsia"/>
                <w:color w:val="000000"/>
                <w:sz w:val="24"/>
              </w:rPr>
              <w:t>Fe</w:t>
            </w:r>
          </w:p>
        </w:tc>
        <w:tc>
          <w:tcPr>
            <w:tcW w:w="2089" w:type="dxa"/>
            <w:shd w:val="clear" w:color="auto" w:fill="auto"/>
            <w:noWrap/>
            <w:vAlign w:val="bottom"/>
            <w:hideMark/>
          </w:tcPr>
          <w:p w14:paraId="038B3F30" w14:textId="0DF4885A"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98.58</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r w:rsidR="006748DF" w:rsidRPr="006748DF" w14:paraId="0C4685D9" w14:textId="77777777" w:rsidTr="00094537">
        <w:trPr>
          <w:trHeight w:val="280"/>
        </w:trPr>
        <w:tc>
          <w:tcPr>
            <w:tcW w:w="1880" w:type="dxa"/>
            <w:shd w:val="clear" w:color="auto" w:fill="auto"/>
            <w:noWrap/>
            <w:vAlign w:val="bottom"/>
            <w:hideMark/>
          </w:tcPr>
          <w:p w14:paraId="7E04B790" w14:textId="6A7ED362"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t xml:space="preserve">63 </w:t>
            </w:r>
            <w:r w:rsidRPr="006748DF">
              <w:rPr>
                <w:rFonts w:ascii="DengXian" w:eastAsia="DengXian" w:hAnsi="DengXian" w:cs="SimSun" w:hint="eastAsia"/>
                <w:color w:val="000000"/>
                <w:sz w:val="24"/>
              </w:rPr>
              <w:t>Cu</w:t>
            </w:r>
          </w:p>
        </w:tc>
        <w:tc>
          <w:tcPr>
            <w:tcW w:w="2089" w:type="dxa"/>
            <w:shd w:val="clear" w:color="auto" w:fill="auto"/>
            <w:noWrap/>
            <w:vAlign w:val="bottom"/>
            <w:hideMark/>
          </w:tcPr>
          <w:p w14:paraId="160300E8" w14:textId="791F994B"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95.75</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r w:rsidR="006748DF" w:rsidRPr="006748DF" w14:paraId="5A0E0882" w14:textId="77777777" w:rsidTr="00094537">
        <w:trPr>
          <w:trHeight w:val="280"/>
        </w:trPr>
        <w:tc>
          <w:tcPr>
            <w:tcW w:w="1880" w:type="dxa"/>
            <w:shd w:val="clear" w:color="auto" w:fill="auto"/>
            <w:noWrap/>
            <w:vAlign w:val="bottom"/>
            <w:hideMark/>
          </w:tcPr>
          <w:p w14:paraId="088986D7" w14:textId="1E803D1B"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t xml:space="preserve">66 </w:t>
            </w:r>
            <w:r w:rsidRPr="006748DF">
              <w:rPr>
                <w:rFonts w:ascii="DengXian" w:eastAsia="DengXian" w:hAnsi="DengXian" w:cs="SimSun" w:hint="eastAsia"/>
                <w:color w:val="000000"/>
                <w:sz w:val="24"/>
              </w:rPr>
              <w:t>Zn</w:t>
            </w:r>
          </w:p>
        </w:tc>
        <w:tc>
          <w:tcPr>
            <w:tcW w:w="2089" w:type="dxa"/>
            <w:shd w:val="clear" w:color="auto" w:fill="auto"/>
            <w:noWrap/>
            <w:vAlign w:val="bottom"/>
            <w:hideMark/>
          </w:tcPr>
          <w:p w14:paraId="1F0691A4" w14:textId="4C48BFB7"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85.50</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r w:rsidR="006748DF" w:rsidRPr="006748DF" w14:paraId="5309773A" w14:textId="77777777" w:rsidTr="00094537">
        <w:trPr>
          <w:trHeight w:val="280"/>
        </w:trPr>
        <w:tc>
          <w:tcPr>
            <w:tcW w:w="1880" w:type="dxa"/>
            <w:shd w:val="clear" w:color="auto" w:fill="auto"/>
            <w:noWrap/>
            <w:vAlign w:val="bottom"/>
            <w:hideMark/>
          </w:tcPr>
          <w:p w14:paraId="67694B73" w14:textId="38B50941"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t xml:space="preserve">75 </w:t>
            </w:r>
            <w:r w:rsidRPr="006748DF">
              <w:rPr>
                <w:rFonts w:ascii="DengXian" w:eastAsia="DengXian" w:hAnsi="DengXian" w:cs="SimSun" w:hint="eastAsia"/>
                <w:color w:val="000000"/>
                <w:sz w:val="24"/>
              </w:rPr>
              <w:t>As</w:t>
            </w:r>
          </w:p>
        </w:tc>
        <w:tc>
          <w:tcPr>
            <w:tcW w:w="2089" w:type="dxa"/>
            <w:shd w:val="clear" w:color="auto" w:fill="auto"/>
            <w:noWrap/>
            <w:vAlign w:val="bottom"/>
            <w:hideMark/>
          </w:tcPr>
          <w:p w14:paraId="4D806E04" w14:textId="1DEFB7DC"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102.34</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r w:rsidR="006748DF" w:rsidRPr="006748DF" w14:paraId="01E227C9" w14:textId="77777777" w:rsidTr="00094537">
        <w:trPr>
          <w:trHeight w:val="280"/>
        </w:trPr>
        <w:tc>
          <w:tcPr>
            <w:tcW w:w="1880" w:type="dxa"/>
            <w:shd w:val="clear" w:color="auto" w:fill="auto"/>
            <w:noWrap/>
            <w:vAlign w:val="bottom"/>
            <w:hideMark/>
          </w:tcPr>
          <w:p w14:paraId="2D2FDBDD" w14:textId="1430D14A"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t xml:space="preserve">78 </w:t>
            </w:r>
            <w:r w:rsidRPr="006748DF">
              <w:rPr>
                <w:rFonts w:ascii="DengXian" w:eastAsia="DengXian" w:hAnsi="DengXian" w:cs="SimSun" w:hint="eastAsia"/>
                <w:color w:val="000000"/>
                <w:sz w:val="24"/>
              </w:rPr>
              <w:t>Se</w:t>
            </w:r>
          </w:p>
        </w:tc>
        <w:tc>
          <w:tcPr>
            <w:tcW w:w="2089" w:type="dxa"/>
            <w:shd w:val="clear" w:color="auto" w:fill="auto"/>
            <w:noWrap/>
            <w:vAlign w:val="bottom"/>
            <w:hideMark/>
          </w:tcPr>
          <w:p w14:paraId="2012876D" w14:textId="106D2760"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95.53</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r w:rsidR="006748DF" w:rsidRPr="006748DF" w14:paraId="5255F44D" w14:textId="77777777" w:rsidTr="00094537">
        <w:trPr>
          <w:trHeight w:val="280"/>
        </w:trPr>
        <w:tc>
          <w:tcPr>
            <w:tcW w:w="1880" w:type="dxa"/>
            <w:shd w:val="clear" w:color="auto" w:fill="auto"/>
            <w:noWrap/>
            <w:vAlign w:val="bottom"/>
            <w:hideMark/>
          </w:tcPr>
          <w:p w14:paraId="5C1CEC8F" w14:textId="2FD9D315"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t xml:space="preserve">95 </w:t>
            </w:r>
            <w:r w:rsidRPr="006748DF">
              <w:rPr>
                <w:rFonts w:ascii="DengXian" w:eastAsia="DengXian" w:hAnsi="DengXian" w:cs="SimSun" w:hint="eastAsia"/>
                <w:color w:val="000000"/>
                <w:sz w:val="24"/>
              </w:rPr>
              <w:t>Mo</w:t>
            </w:r>
          </w:p>
        </w:tc>
        <w:tc>
          <w:tcPr>
            <w:tcW w:w="2089" w:type="dxa"/>
            <w:shd w:val="clear" w:color="auto" w:fill="auto"/>
            <w:noWrap/>
            <w:vAlign w:val="bottom"/>
            <w:hideMark/>
          </w:tcPr>
          <w:p w14:paraId="5CAC200A" w14:textId="468C470C"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89.67</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r w:rsidR="006748DF" w:rsidRPr="006748DF" w14:paraId="03EB04FA" w14:textId="77777777" w:rsidTr="00094537">
        <w:trPr>
          <w:trHeight w:val="280"/>
        </w:trPr>
        <w:tc>
          <w:tcPr>
            <w:tcW w:w="1880" w:type="dxa"/>
            <w:shd w:val="clear" w:color="auto" w:fill="auto"/>
            <w:noWrap/>
            <w:vAlign w:val="bottom"/>
            <w:hideMark/>
          </w:tcPr>
          <w:p w14:paraId="468A118D" w14:textId="5283A63E"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t xml:space="preserve">111 </w:t>
            </w:r>
            <w:r w:rsidRPr="006748DF">
              <w:rPr>
                <w:rFonts w:ascii="DengXian" w:eastAsia="DengXian" w:hAnsi="DengXian" w:cs="SimSun" w:hint="eastAsia"/>
                <w:color w:val="000000"/>
                <w:sz w:val="24"/>
              </w:rPr>
              <w:t>Cd</w:t>
            </w:r>
          </w:p>
        </w:tc>
        <w:tc>
          <w:tcPr>
            <w:tcW w:w="2089" w:type="dxa"/>
            <w:shd w:val="clear" w:color="auto" w:fill="auto"/>
            <w:noWrap/>
            <w:vAlign w:val="bottom"/>
            <w:hideMark/>
          </w:tcPr>
          <w:p w14:paraId="39D0376C" w14:textId="0E8E618B"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80.80</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bl>
    <w:p w14:paraId="42BEA7DD" w14:textId="77B97FB1" w:rsidR="00335B46" w:rsidRDefault="00335B46"/>
    <w:p w14:paraId="2264AEC0" w14:textId="0B90C290" w:rsidR="00134FC5" w:rsidRDefault="00134FC5"/>
    <w:p w14:paraId="4B84B460" w14:textId="3D08AB34" w:rsidR="00134FC5" w:rsidRDefault="00134FC5"/>
    <w:p w14:paraId="109CCC0D" w14:textId="6A4CC03F" w:rsidR="00134FC5" w:rsidRDefault="00134FC5"/>
    <w:p w14:paraId="1D783390" w14:textId="77777777" w:rsidR="00134FC5" w:rsidRPr="00933856" w:rsidRDefault="00134FC5"/>
    <w:sectPr w:rsidR="00134FC5" w:rsidRPr="00933856" w:rsidSect="001C3DEC">
      <w:headerReference w:type="even" r:id="rId34"/>
      <w:headerReference w:type="default" r:id="rId35"/>
      <w:footerReference w:type="even" r:id="rId36"/>
      <w:footerReference w:type="default" r:id="rId37"/>
      <w:headerReference w:type="first" r:id="rId38"/>
      <w:footerReference w:type="first" r:id="rId39"/>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Xu, Jason" w:date="2020-01-22T15:51:00Z" w:initials="XJ">
    <w:p w14:paraId="066F5A30" w14:textId="46742310" w:rsidR="00423CFE" w:rsidRDefault="00423CFE">
      <w:pPr>
        <w:pStyle w:val="CommentText"/>
      </w:pPr>
      <w:r>
        <w:rPr>
          <w:rStyle w:val="CommentReference"/>
        </w:rPr>
        <w:annotationRef/>
      </w:r>
      <w:r w:rsidR="007C0A51">
        <w:t xml:space="preserve">Caption need to be modified. </w:t>
      </w:r>
    </w:p>
  </w:comment>
  <w:comment w:id="8" w:author="Xu, Jason" w:date="2020-02-05T12:27:00Z" w:initials="XJ">
    <w:p w14:paraId="71EB2741" w14:textId="6EF5A751" w:rsidR="004917D9" w:rsidRDefault="004917D9">
      <w:pPr>
        <w:pStyle w:val="CommentText"/>
      </w:pPr>
      <w:r>
        <w:rPr>
          <w:rStyle w:val="CommentReference"/>
        </w:rPr>
        <w:annotationRef/>
      </w:r>
      <w:r>
        <w:t xml:space="preserve">Is it possible </w:t>
      </w:r>
      <w:r w:rsidR="009D7275">
        <w:t>that we use different shape to differentiate?</w:t>
      </w:r>
      <w:r w:rsidR="000A340C">
        <w:t xml:space="preserve"> I do not feel the color can differentiate well.  </w:t>
      </w:r>
    </w:p>
  </w:comment>
  <w:comment w:id="19" w:author="Kong, Fanzhou" w:date="2020-01-22T13:43:00Z" w:initials="KF">
    <w:p w14:paraId="44DE882D" w14:textId="1C90D0D9" w:rsidR="006845C5" w:rsidRDefault="006845C5">
      <w:pPr>
        <w:pStyle w:val="CommentText"/>
      </w:pPr>
      <w:r>
        <w:rPr>
          <w:rStyle w:val="CommentReference"/>
        </w:rPr>
        <w:annotationRef/>
      </w:r>
      <w:r>
        <w:t>Order of figure b and c has been switched.</w:t>
      </w:r>
    </w:p>
  </w:comment>
  <w:comment w:id="24" w:author="Kong, Fanzhou" w:date="2020-01-22T13:41:00Z" w:initials="KF">
    <w:p w14:paraId="6137EF59" w14:textId="458D70A5" w:rsidR="006845C5" w:rsidRDefault="006845C5">
      <w:pPr>
        <w:pStyle w:val="CommentText"/>
      </w:pPr>
      <w:r>
        <w:rPr>
          <w:rStyle w:val="CommentReference"/>
        </w:rPr>
        <w:annotationRef/>
      </w:r>
      <w:r>
        <w:t xml:space="preserve">I think it’s probably a better idea to put this figure in the result part as previously we did since the training process requires information obtained from feature selection. Otherwise, we probably need to put both </w:t>
      </w:r>
      <w:proofErr w:type="spellStart"/>
      <w:r>
        <w:t>reliefF</w:t>
      </w:r>
      <w:proofErr w:type="spellEnd"/>
      <w:r>
        <w:t xml:space="preserve"> result and training process in the method part.</w:t>
      </w:r>
    </w:p>
  </w:comment>
  <w:comment w:id="27" w:author="Kong, Fanzhou" w:date="2020-01-22T14:06:00Z" w:initials="KF">
    <w:p w14:paraId="1C707282" w14:textId="48DA2CD4" w:rsidR="004A2F22" w:rsidRDefault="004A2F22">
      <w:pPr>
        <w:pStyle w:val="CommentText"/>
      </w:pPr>
      <w:r>
        <w:rPr>
          <w:rStyle w:val="CommentReference"/>
        </w:rPr>
        <w:annotationRef/>
      </w:r>
      <w:r>
        <w:t>Detailed description of precision, recall, kappa can be found in discussion part.</w:t>
      </w:r>
    </w:p>
  </w:comment>
  <w:comment w:id="76" w:author="Kong, Fanzhou" w:date="2020-01-22T14:27:00Z" w:initials="KF">
    <w:p w14:paraId="345FA36E" w14:textId="67EA77D2" w:rsidR="00664966" w:rsidRDefault="00664966">
      <w:pPr>
        <w:pStyle w:val="CommentText"/>
      </w:pPr>
      <w:r>
        <w:rPr>
          <w:rStyle w:val="CommentReference"/>
        </w:rPr>
        <w:annotationRef/>
      </w:r>
      <w:r>
        <w:t>This figure is so rich in terms of information provided… but we don’t necessarily show everything. Let’s see how much we want to provide.</w:t>
      </w:r>
    </w:p>
  </w:comment>
  <w:comment w:id="94" w:author="Kong, Fanzhou" w:date="2020-01-22T14:27:00Z" w:initials="KF">
    <w:p w14:paraId="57970D5D" w14:textId="77777777" w:rsidR="00F65EB4" w:rsidRDefault="00F65EB4" w:rsidP="00F65EB4">
      <w:pPr>
        <w:pStyle w:val="CommentText"/>
      </w:pPr>
      <w:r>
        <w:rPr>
          <w:rStyle w:val="CommentReference"/>
        </w:rPr>
        <w:annotationRef/>
      </w:r>
      <w:r>
        <w:t>This figure is so rich in terms of information provided… but we don’t necessarily show everything. Let’s see how much we want to provide.</w:t>
      </w:r>
    </w:p>
  </w:comment>
  <w:comment w:id="78" w:author="Xu, Jason" w:date="2020-02-04T16:42:00Z" w:initials="XJ">
    <w:p w14:paraId="44C8955F" w14:textId="031A03EC" w:rsidR="00075A2D" w:rsidRDefault="00B942ED">
      <w:pPr>
        <w:pStyle w:val="CommentText"/>
      </w:pPr>
      <w:r>
        <w:rPr>
          <w:rStyle w:val="CommentReference"/>
        </w:rPr>
        <w:annotationRef/>
      </w:r>
      <w:r w:rsidR="00075A2D">
        <w:t>P</w:t>
      </w:r>
      <w:r w:rsidR="00075A2D">
        <w:rPr>
          <w:rFonts w:hint="eastAsia"/>
        </w:rPr>
        <w:t>l</w:t>
      </w:r>
      <w:r w:rsidR="00075A2D">
        <w:t>s</w:t>
      </w:r>
      <w:r w:rsidR="00075A2D">
        <w:rPr>
          <w:rFonts w:hint="eastAsia"/>
        </w:rPr>
        <w:t xml:space="preserve"> </w:t>
      </w:r>
      <w:r w:rsidR="00075A2D">
        <w:t xml:space="preserve">indicate the meaning of x </w:t>
      </w:r>
      <w:r w:rsidR="00DE2787">
        <w:t>axis, provide unit if possible</w:t>
      </w:r>
      <w:r w:rsidR="008075E3">
        <w:t xml:space="preserve">. </w:t>
      </w:r>
      <w:r w:rsidR="008075E3">
        <w:rPr>
          <w:rFonts w:hint="eastAsia"/>
        </w:rPr>
        <w:t>比如这几个</w:t>
      </w:r>
      <w:r w:rsidR="00205C62">
        <w:rPr>
          <w:rFonts w:hint="eastAsia"/>
        </w:rPr>
        <w:t>黑线</w:t>
      </w:r>
      <w:r w:rsidR="00205C62">
        <w:rPr>
          <w:rFonts w:hint="eastAsia"/>
        </w:rPr>
        <w:t xml:space="preserve"> </w:t>
      </w:r>
      <w:r w:rsidR="00205C62">
        <w:rPr>
          <w:rFonts w:hint="eastAsia"/>
        </w:rPr>
        <w:t>蓝线</w:t>
      </w:r>
      <w:r w:rsidR="00205C62">
        <w:rPr>
          <w:rFonts w:hint="eastAsia"/>
        </w:rPr>
        <w:t xml:space="preserve"> </w:t>
      </w:r>
      <w:r w:rsidR="00205C62">
        <w:rPr>
          <w:rFonts w:hint="eastAsia"/>
        </w:rPr>
        <w:t>桔色线的含义？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6F5A30" w15:done="0"/>
  <w15:commentEx w15:paraId="71EB2741" w15:done="0"/>
  <w15:commentEx w15:paraId="44DE882D" w15:done="1"/>
  <w15:commentEx w15:paraId="6137EF59" w15:done="0"/>
  <w15:commentEx w15:paraId="1C707282" w15:done="0"/>
  <w15:commentEx w15:paraId="345FA36E" w15:done="0"/>
  <w15:commentEx w15:paraId="57970D5D" w15:done="0"/>
  <w15:commentEx w15:paraId="44C895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6F5A30" w16cid:durableId="21D2EDF2"/>
  <w16cid:commentId w16cid:paraId="71EB2741" w16cid:durableId="21E53332"/>
  <w16cid:commentId w16cid:paraId="44DE882D" w16cid:durableId="21D2D003"/>
  <w16cid:commentId w16cid:paraId="6137EF59" w16cid:durableId="21D2CF85"/>
  <w16cid:commentId w16cid:paraId="1C707282" w16cid:durableId="21D2D57F"/>
  <w16cid:commentId w16cid:paraId="345FA36E" w16cid:durableId="21D2DA4E"/>
  <w16cid:commentId w16cid:paraId="57970D5D" w16cid:durableId="21E7E9CD"/>
  <w16cid:commentId w16cid:paraId="44C8955F" w16cid:durableId="21E41D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EA1D8" w14:textId="77777777" w:rsidR="007711C0" w:rsidRDefault="007711C0" w:rsidP="00BD1139">
      <w:pPr>
        <w:spacing w:after="0" w:line="240" w:lineRule="auto"/>
      </w:pPr>
      <w:r>
        <w:separator/>
      </w:r>
    </w:p>
  </w:endnote>
  <w:endnote w:type="continuationSeparator" w:id="0">
    <w:p w14:paraId="47C67F0B" w14:textId="77777777" w:rsidR="007711C0" w:rsidRDefault="007711C0" w:rsidP="00BD1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70D5A" w14:textId="77777777" w:rsidR="00E15BF0" w:rsidRDefault="00E15B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E1A69" w14:textId="6827766B" w:rsidR="0059371D" w:rsidRDefault="0059371D">
    <w:pPr>
      <w:pStyle w:val="Footer"/>
    </w:pPr>
    <w:r>
      <w:rPr>
        <w:noProof/>
      </w:rPr>
      <mc:AlternateContent>
        <mc:Choice Requires="wps">
          <w:drawing>
            <wp:anchor distT="0" distB="0" distL="114300" distR="114300" simplePos="0" relativeHeight="251659264" behindDoc="0" locked="0" layoutInCell="0" allowOverlap="1" wp14:anchorId="4CF6CD86" wp14:editId="79DE17A4">
              <wp:simplePos x="0" y="0"/>
              <wp:positionH relativeFrom="page">
                <wp:posOffset>0</wp:posOffset>
              </wp:positionH>
              <wp:positionV relativeFrom="page">
                <wp:posOffset>7315200</wp:posOffset>
              </wp:positionV>
              <wp:extent cx="10058400" cy="266700"/>
              <wp:effectExtent l="0" t="0" r="0" b="0"/>
              <wp:wrapNone/>
              <wp:docPr id="14" name="MSIPCM304547b297b42d47b2069ca1" descr="{&quot;HashCode&quot;:159745633,&quot;Height&quot;:612.0,&quot;Width&quot;:79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10058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80B975" w14:textId="57392B8F" w:rsidR="0059371D" w:rsidRPr="0059371D" w:rsidRDefault="0059371D" w:rsidP="0059371D">
                          <w:pPr>
                            <w:spacing w:after="0"/>
                            <w:rPr>
                              <w:rFonts w:ascii="Calibri" w:hAnsi="Calibri" w:cs="Calibri"/>
                              <w:color w:val="000000"/>
                              <w:sz w:val="20"/>
                            </w:rPr>
                          </w:pPr>
                          <w:r w:rsidRPr="0059371D">
                            <w:rPr>
                              <w:rFonts w:ascii="Calibri" w:hAnsi="Calibri" w:cs="Calibri"/>
                              <w:color w:val="000000"/>
                              <w:sz w:val="20"/>
                            </w:rPr>
                            <w:t>Non-Confidential - Mars, Incorporated</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4CF6CD86" id="_x0000_t202" coordsize="21600,21600" o:spt="202" path="m,l,21600r21600,l21600,xe">
              <v:stroke joinstyle="miter"/>
              <v:path gradientshapeok="t" o:connecttype="rect"/>
            </v:shapetype>
            <v:shape id="MSIPCM304547b297b42d47b2069ca1" o:spid="_x0000_s1026" type="#_x0000_t202" alt="{&quot;HashCode&quot;:159745633,&quot;Height&quot;:612.0,&quot;Width&quot;:792.0,&quot;Placement&quot;:&quot;Footer&quot;,&quot;Index&quot;:&quot;Primary&quot;,&quot;Section&quot;:1,&quot;Top&quot;:0.0,&quot;Left&quot;:0.0}" style="position:absolute;margin-left:0;margin-top:8in;width:11in;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" o:allowincell="f" filled="f" stroked="f" strokeweight=".5pt">
              <v:textbox inset="20pt,0,,0">
                <w:txbxContent>
                  <w:p w14:paraId="2C80B975" w14:textId="57392B8F" w:rsidR="0059371D" w:rsidRPr="0059371D" w:rsidRDefault="0059371D" w:rsidP="0059371D">
                    <w:pPr>
                      <w:spacing w:after="0"/>
                      <w:rPr>
                        <w:rFonts w:ascii="Calibri" w:hAnsi="Calibri" w:cs="Calibri"/>
                        <w:color w:val="000000"/>
                        <w:sz w:val="20"/>
                      </w:rPr>
                    </w:pPr>
                    <w:r w:rsidRPr="0059371D">
                      <w:rPr>
                        <w:rFonts w:ascii="Calibri" w:hAnsi="Calibri" w:cs="Calibri"/>
                        <w:color w:val="000000"/>
                        <w:sz w:val="20"/>
                      </w:rPr>
                      <w:t>Non-Confidential - Mars, Incorporated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91A0BD" w14:textId="77777777" w:rsidR="00E15BF0" w:rsidRDefault="00E15B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33219C" w14:textId="77777777" w:rsidR="007711C0" w:rsidRDefault="007711C0" w:rsidP="00BD1139">
      <w:pPr>
        <w:spacing w:after="0" w:line="240" w:lineRule="auto"/>
      </w:pPr>
      <w:r>
        <w:separator/>
      </w:r>
    </w:p>
  </w:footnote>
  <w:footnote w:type="continuationSeparator" w:id="0">
    <w:p w14:paraId="551CDD22" w14:textId="77777777" w:rsidR="007711C0" w:rsidRDefault="007711C0" w:rsidP="00BD11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A8EEF" w14:textId="77777777" w:rsidR="00E15BF0" w:rsidRDefault="00E15B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1CDD1" w14:textId="77777777" w:rsidR="00E15BF0" w:rsidRDefault="00E15B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C83F6" w14:textId="77777777" w:rsidR="00E15BF0" w:rsidRDefault="00E15BF0">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u, Jason">
    <w15:presenceInfo w15:providerId="AD" w15:userId="S::jason.xu@effem.com::d593a947-e985-4675-98ef-c4d8c1d8e68d"/>
  </w15:person>
  <w15:person w15:author="Kong, Fanzhou">
    <w15:presenceInfo w15:providerId="AD" w15:userId="S::fanzhou.kong1@effem.com::9dd711ae-f14b-456f-b03d-92b979a31ca5"/>
  </w15:person>
  <w15:person w15:author="fanzhou kong">
    <w15:presenceInfo w15:providerId="Windows Live" w15:userId="a77df28feecbb9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D27"/>
    <w:rsid w:val="0003480A"/>
    <w:rsid w:val="00075A2D"/>
    <w:rsid w:val="00094537"/>
    <w:rsid w:val="000A340C"/>
    <w:rsid w:val="000C2161"/>
    <w:rsid w:val="000F730A"/>
    <w:rsid w:val="00134FC5"/>
    <w:rsid w:val="00136E7C"/>
    <w:rsid w:val="001A1C01"/>
    <w:rsid w:val="001A286C"/>
    <w:rsid w:val="001C10A8"/>
    <w:rsid w:val="001C3DEC"/>
    <w:rsid w:val="001F002A"/>
    <w:rsid w:val="00205C62"/>
    <w:rsid w:val="00207A35"/>
    <w:rsid w:val="00247F40"/>
    <w:rsid w:val="00250BB5"/>
    <w:rsid w:val="00252ED5"/>
    <w:rsid w:val="00253920"/>
    <w:rsid w:val="0026035D"/>
    <w:rsid w:val="00265005"/>
    <w:rsid w:val="002D2474"/>
    <w:rsid w:val="002D6735"/>
    <w:rsid w:val="002E3D69"/>
    <w:rsid w:val="002F45E9"/>
    <w:rsid w:val="002F7D73"/>
    <w:rsid w:val="00314F8D"/>
    <w:rsid w:val="00326E59"/>
    <w:rsid w:val="00335B46"/>
    <w:rsid w:val="00344DCA"/>
    <w:rsid w:val="00366D0E"/>
    <w:rsid w:val="003A6E3D"/>
    <w:rsid w:val="003C1A68"/>
    <w:rsid w:val="003C3257"/>
    <w:rsid w:val="004002D1"/>
    <w:rsid w:val="00422C2E"/>
    <w:rsid w:val="00423CFE"/>
    <w:rsid w:val="00434C25"/>
    <w:rsid w:val="0044642F"/>
    <w:rsid w:val="00460BB4"/>
    <w:rsid w:val="00473F3D"/>
    <w:rsid w:val="004917D9"/>
    <w:rsid w:val="004A2F22"/>
    <w:rsid w:val="004A5EA5"/>
    <w:rsid w:val="004B5CD1"/>
    <w:rsid w:val="004D04C0"/>
    <w:rsid w:val="004E3B2D"/>
    <w:rsid w:val="004F20A3"/>
    <w:rsid w:val="005012C0"/>
    <w:rsid w:val="00510289"/>
    <w:rsid w:val="00530916"/>
    <w:rsid w:val="005368A0"/>
    <w:rsid w:val="00545A58"/>
    <w:rsid w:val="00552D2A"/>
    <w:rsid w:val="00556350"/>
    <w:rsid w:val="00557F57"/>
    <w:rsid w:val="00580403"/>
    <w:rsid w:val="0059046D"/>
    <w:rsid w:val="0059371D"/>
    <w:rsid w:val="005A2EEE"/>
    <w:rsid w:val="005B660C"/>
    <w:rsid w:val="005C1909"/>
    <w:rsid w:val="005D3331"/>
    <w:rsid w:val="00664966"/>
    <w:rsid w:val="00665B81"/>
    <w:rsid w:val="00674889"/>
    <w:rsid w:val="006748DF"/>
    <w:rsid w:val="006845C5"/>
    <w:rsid w:val="006A28A0"/>
    <w:rsid w:val="006B379E"/>
    <w:rsid w:val="006C221A"/>
    <w:rsid w:val="006C45C5"/>
    <w:rsid w:val="006E1937"/>
    <w:rsid w:val="006E6594"/>
    <w:rsid w:val="007018DF"/>
    <w:rsid w:val="00712BBB"/>
    <w:rsid w:val="00736251"/>
    <w:rsid w:val="00740BD7"/>
    <w:rsid w:val="00743FCB"/>
    <w:rsid w:val="00760419"/>
    <w:rsid w:val="007711C0"/>
    <w:rsid w:val="00795F2E"/>
    <w:rsid w:val="007B19F5"/>
    <w:rsid w:val="007B4846"/>
    <w:rsid w:val="007C0A51"/>
    <w:rsid w:val="007C31CB"/>
    <w:rsid w:val="007E216C"/>
    <w:rsid w:val="007E34C1"/>
    <w:rsid w:val="007E3630"/>
    <w:rsid w:val="0080569F"/>
    <w:rsid w:val="008059D6"/>
    <w:rsid w:val="008075E3"/>
    <w:rsid w:val="00814CC9"/>
    <w:rsid w:val="0083207F"/>
    <w:rsid w:val="00845EA1"/>
    <w:rsid w:val="00884ADA"/>
    <w:rsid w:val="008A6D27"/>
    <w:rsid w:val="008B2456"/>
    <w:rsid w:val="008C2F5B"/>
    <w:rsid w:val="008D0398"/>
    <w:rsid w:val="0090362A"/>
    <w:rsid w:val="009079F9"/>
    <w:rsid w:val="0091167D"/>
    <w:rsid w:val="00916015"/>
    <w:rsid w:val="00932224"/>
    <w:rsid w:val="0093249A"/>
    <w:rsid w:val="00933856"/>
    <w:rsid w:val="00943986"/>
    <w:rsid w:val="00965DF4"/>
    <w:rsid w:val="0097436D"/>
    <w:rsid w:val="00975C64"/>
    <w:rsid w:val="009810DB"/>
    <w:rsid w:val="009938F9"/>
    <w:rsid w:val="00993AF9"/>
    <w:rsid w:val="009C6C3C"/>
    <w:rsid w:val="009D7275"/>
    <w:rsid w:val="009F215D"/>
    <w:rsid w:val="00A01404"/>
    <w:rsid w:val="00A01E9D"/>
    <w:rsid w:val="00A26FA7"/>
    <w:rsid w:val="00A609C6"/>
    <w:rsid w:val="00AB177D"/>
    <w:rsid w:val="00AD522F"/>
    <w:rsid w:val="00AD5BCE"/>
    <w:rsid w:val="00B054C4"/>
    <w:rsid w:val="00B6204D"/>
    <w:rsid w:val="00B71464"/>
    <w:rsid w:val="00B8267F"/>
    <w:rsid w:val="00B942ED"/>
    <w:rsid w:val="00BA0688"/>
    <w:rsid w:val="00BC538D"/>
    <w:rsid w:val="00BD1139"/>
    <w:rsid w:val="00BE0A51"/>
    <w:rsid w:val="00BF7A07"/>
    <w:rsid w:val="00C22026"/>
    <w:rsid w:val="00C224E6"/>
    <w:rsid w:val="00C25115"/>
    <w:rsid w:val="00C278F8"/>
    <w:rsid w:val="00C30D2C"/>
    <w:rsid w:val="00C33DFC"/>
    <w:rsid w:val="00C51C50"/>
    <w:rsid w:val="00C75632"/>
    <w:rsid w:val="00C77535"/>
    <w:rsid w:val="00C9521F"/>
    <w:rsid w:val="00CA1671"/>
    <w:rsid w:val="00CB280E"/>
    <w:rsid w:val="00CC7CB7"/>
    <w:rsid w:val="00CD3399"/>
    <w:rsid w:val="00CE67D3"/>
    <w:rsid w:val="00D05898"/>
    <w:rsid w:val="00D42E12"/>
    <w:rsid w:val="00D8143E"/>
    <w:rsid w:val="00D90916"/>
    <w:rsid w:val="00D91940"/>
    <w:rsid w:val="00DA2104"/>
    <w:rsid w:val="00DD61E2"/>
    <w:rsid w:val="00DD746A"/>
    <w:rsid w:val="00DE2787"/>
    <w:rsid w:val="00DF1217"/>
    <w:rsid w:val="00E15BF0"/>
    <w:rsid w:val="00E3324F"/>
    <w:rsid w:val="00E96DE6"/>
    <w:rsid w:val="00EB2A55"/>
    <w:rsid w:val="00EB64D4"/>
    <w:rsid w:val="00ED00D0"/>
    <w:rsid w:val="00ED262E"/>
    <w:rsid w:val="00ED70FE"/>
    <w:rsid w:val="00F21C08"/>
    <w:rsid w:val="00F23A7B"/>
    <w:rsid w:val="00F415DA"/>
    <w:rsid w:val="00F42313"/>
    <w:rsid w:val="00F65EB4"/>
    <w:rsid w:val="00F675FB"/>
    <w:rsid w:val="00F701C9"/>
    <w:rsid w:val="00FA6E21"/>
    <w:rsid w:val="00FB54D2"/>
    <w:rsid w:val="00FC0881"/>
    <w:rsid w:val="00FC7477"/>
    <w:rsid w:val="00FF7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F03711"/>
  <w15:chartTrackingRefBased/>
  <w15:docId w15:val="{4192F3C6-4842-41B7-B395-2CF3A8A85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1464"/>
    <w:pPr>
      <w:spacing w:after="0" w:line="240" w:lineRule="auto"/>
    </w:pPr>
    <w:rPr>
      <w:sz w:val="18"/>
      <w:szCs w:val="18"/>
    </w:rPr>
  </w:style>
  <w:style w:type="character" w:customStyle="1" w:styleId="BalloonTextChar">
    <w:name w:val="Balloon Text Char"/>
    <w:basedOn w:val="DefaultParagraphFont"/>
    <w:link w:val="BalloonText"/>
    <w:uiPriority w:val="99"/>
    <w:semiHidden/>
    <w:rsid w:val="00B71464"/>
    <w:rPr>
      <w:sz w:val="18"/>
      <w:szCs w:val="18"/>
    </w:rPr>
  </w:style>
  <w:style w:type="character" w:styleId="CommentReference">
    <w:name w:val="annotation reference"/>
    <w:basedOn w:val="DefaultParagraphFont"/>
    <w:uiPriority w:val="99"/>
    <w:semiHidden/>
    <w:unhideWhenUsed/>
    <w:rsid w:val="00247F40"/>
    <w:rPr>
      <w:sz w:val="21"/>
      <w:szCs w:val="21"/>
    </w:rPr>
  </w:style>
  <w:style w:type="paragraph" w:styleId="CommentText">
    <w:name w:val="annotation text"/>
    <w:basedOn w:val="Normal"/>
    <w:link w:val="CommentTextChar"/>
    <w:uiPriority w:val="99"/>
    <w:semiHidden/>
    <w:unhideWhenUsed/>
    <w:rsid w:val="00247F40"/>
  </w:style>
  <w:style w:type="character" w:customStyle="1" w:styleId="CommentTextChar">
    <w:name w:val="Comment Text Char"/>
    <w:basedOn w:val="DefaultParagraphFont"/>
    <w:link w:val="CommentText"/>
    <w:uiPriority w:val="99"/>
    <w:semiHidden/>
    <w:rsid w:val="00247F40"/>
  </w:style>
  <w:style w:type="paragraph" w:styleId="CommentSubject">
    <w:name w:val="annotation subject"/>
    <w:basedOn w:val="CommentText"/>
    <w:next w:val="CommentText"/>
    <w:link w:val="CommentSubjectChar"/>
    <w:uiPriority w:val="99"/>
    <w:semiHidden/>
    <w:unhideWhenUsed/>
    <w:rsid w:val="00247F40"/>
    <w:rPr>
      <w:b/>
      <w:bCs/>
    </w:rPr>
  </w:style>
  <w:style w:type="character" w:customStyle="1" w:styleId="CommentSubjectChar">
    <w:name w:val="Comment Subject Char"/>
    <w:basedOn w:val="CommentTextChar"/>
    <w:link w:val="CommentSubject"/>
    <w:uiPriority w:val="99"/>
    <w:semiHidden/>
    <w:rsid w:val="00247F40"/>
    <w:rPr>
      <w:b/>
      <w:bCs/>
    </w:rPr>
  </w:style>
  <w:style w:type="paragraph" w:styleId="Revision">
    <w:name w:val="Revision"/>
    <w:hidden/>
    <w:uiPriority w:val="99"/>
    <w:semiHidden/>
    <w:rsid w:val="00ED262E"/>
    <w:pPr>
      <w:spacing w:after="0" w:line="240" w:lineRule="auto"/>
    </w:pPr>
  </w:style>
  <w:style w:type="paragraph" w:styleId="Caption">
    <w:name w:val="caption"/>
    <w:basedOn w:val="Normal"/>
    <w:next w:val="Normal"/>
    <w:uiPriority w:val="35"/>
    <w:unhideWhenUsed/>
    <w:qFormat/>
    <w:rsid w:val="00BF7A07"/>
    <w:rPr>
      <w:rFonts w:asciiTheme="majorHAnsi" w:eastAsia="SimHei" w:hAnsiTheme="majorHAnsi" w:cstheme="majorBidi"/>
      <w:sz w:val="20"/>
      <w:szCs w:val="20"/>
    </w:rPr>
  </w:style>
  <w:style w:type="paragraph" w:styleId="Header">
    <w:name w:val="header"/>
    <w:basedOn w:val="Normal"/>
    <w:link w:val="HeaderChar"/>
    <w:uiPriority w:val="99"/>
    <w:unhideWhenUsed/>
    <w:rsid w:val="00993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993AF9"/>
    <w:rPr>
      <w:sz w:val="18"/>
      <w:szCs w:val="18"/>
    </w:rPr>
  </w:style>
  <w:style w:type="paragraph" w:styleId="Footer">
    <w:name w:val="footer"/>
    <w:basedOn w:val="Normal"/>
    <w:link w:val="FooterChar"/>
    <w:uiPriority w:val="99"/>
    <w:unhideWhenUsed/>
    <w:rsid w:val="00993AF9"/>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993AF9"/>
    <w:rPr>
      <w:sz w:val="18"/>
      <w:szCs w:val="18"/>
    </w:rPr>
  </w:style>
  <w:style w:type="table" w:styleId="TableGrid">
    <w:name w:val="Table Grid"/>
    <w:basedOn w:val="TableNormal"/>
    <w:uiPriority w:val="39"/>
    <w:rsid w:val="002D24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57262">
      <w:bodyDiv w:val="1"/>
      <w:marLeft w:val="0"/>
      <w:marRight w:val="0"/>
      <w:marTop w:val="0"/>
      <w:marBottom w:val="0"/>
      <w:divBdr>
        <w:top w:val="none" w:sz="0" w:space="0" w:color="auto"/>
        <w:left w:val="none" w:sz="0" w:space="0" w:color="auto"/>
        <w:bottom w:val="none" w:sz="0" w:space="0" w:color="auto"/>
        <w:right w:val="none" w:sz="0" w:space="0" w:color="auto"/>
      </w:divBdr>
    </w:div>
    <w:div w:id="85225299">
      <w:bodyDiv w:val="1"/>
      <w:marLeft w:val="0"/>
      <w:marRight w:val="0"/>
      <w:marTop w:val="0"/>
      <w:marBottom w:val="0"/>
      <w:divBdr>
        <w:top w:val="none" w:sz="0" w:space="0" w:color="auto"/>
        <w:left w:val="none" w:sz="0" w:space="0" w:color="auto"/>
        <w:bottom w:val="none" w:sz="0" w:space="0" w:color="auto"/>
        <w:right w:val="none" w:sz="0" w:space="0" w:color="auto"/>
      </w:divBdr>
    </w:div>
    <w:div w:id="472215511">
      <w:bodyDiv w:val="1"/>
      <w:marLeft w:val="0"/>
      <w:marRight w:val="0"/>
      <w:marTop w:val="0"/>
      <w:marBottom w:val="0"/>
      <w:divBdr>
        <w:top w:val="none" w:sz="0" w:space="0" w:color="auto"/>
        <w:left w:val="none" w:sz="0" w:space="0" w:color="auto"/>
        <w:bottom w:val="none" w:sz="0" w:space="0" w:color="auto"/>
        <w:right w:val="none" w:sz="0" w:space="0" w:color="auto"/>
      </w:divBdr>
    </w:div>
    <w:div w:id="494493237">
      <w:bodyDiv w:val="1"/>
      <w:marLeft w:val="0"/>
      <w:marRight w:val="0"/>
      <w:marTop w:val="0"/>
      <w:marBottom w:val="0"/>
      <w:divBdr>
        <w:top w:val="none" w:sz="0" w:space="0" w:color="auto"/>
        <w:left w:val="none" w:sz="0" w:space="0" w:color="auto"/>
        <w:bottom w:val="none" w:sz="0" w:space="0" w:color="auto"/>
        <w:right w:val="none" w:sz="0" w:space="0" w:color="auto"/>
      </w:divBdr>
    </w:div>
    <w:div w:id="652761773">
      <w:bodyDiv w:val="1"/>
      <w:marLeft w:val="0"/>
      <w:marRight w:val="0"/>
      <w:marTop w:val="0"/>
      <w:marBottom w:val="0"/>
      <w:divBdr>
        <w:top w:val="none" w:sz="0" w:space="0" w:color="auto"/>
        <w:left w:val="none" w:sz="0" w:space="0" w:color="auto"/>
        <w:bottom w:val="none" w:sz="0" w:space="0" w:color="auto"/>
        <w:right w:val="none" w:sz="0" w:space="0" w:color="auto"/>
      </w:divBdr>
    </w:div>
    <w:div w:id="681737272">
      <w:bodyDiv w:val="1"/>
      <w:marLeft w:val="0"/>
      <w:marRight w:val="0"/>
      <w:marTop w:val="0"/>
      <w:marBottom w:val="0"/>
      <w:divBdr>
        <w:top w:val="none" w:sz="0" w:space="0" w:color="auto"/>
        <w:left w:val="none" w:sz="0" w:space="0" w:color="auto"/>
        <w:bottom w:val="none" w:sz="0" w:space="0" w:color="auto"/>
        <w:right w:val="none" w:sz="0" w:space="0" w:color="auto"/>
      </w:divBdr>
    </w:div>
    <w:div w:id="778141362">
      <w:bodyDiv w:val="1"/>
      <w:marLeft w:val="0"/>
      <w:marRight w:val="0"/>
      <w:marTop w:val="0"/>
      <w:marBottom w:val="0"/>
      <w:divBdr>
        <w:top w:val="none" w:sz="0" w:space="0" w:color="auto"/>
        <w:left w:val="none" w:sz="0" w:space="0" w:color="auto"/>
        <w:bottom w:val="none" w:sz="0" w:space="0" w:color="auto"/>
        <w:right w:val="none" w:sz="0" w:space="0" w:color="auto"/>
      </w:divBdr>
    </w:div>
    <w:div w:id="940189852">
      <w:bodyDiv w:val="1"/>
      <w:marLeft w:val="0"/>
      <w:marRight w:val="0"/>
      <w:marTop w:val="0"/>
      <w:marBottom w:val="0"/>
      <w:divBdr>
        <w:top w:val="none" w:sz="0" w:space="0" w:color="auto"/>
        <w:left w:val="none" w:sz="0" w:space="0" w:color="auto"/>
        <w:bottom w:val="none" w:sz="0" w:space="0" w:color="auto"/>
        <w:right w:val="none" w:sz="0" w:space="0" w:color="auto"/>
      </w:divBdr>
    </w:div>
    <w:div w:id="943220859">
      <w:bodyDiv w:val="1"/>
      <w:marLeft w:val="0"/>
      <w:marRight w:val="0"/>
      <w:marTop w:val="0"/>
      <w:marBottom w:val="0"/>
      <w:divBdr>
        <w:top w:val="none" w:sz="0" w:space="0" w:color="auto"/>
        <w:left w:val="none" w:sz="0" w:space="0" w:color="auto"/>
        <w:bottom w:val="none" w:sz="0" w:space="0" w:color="auto"/>
        <w:right w:val="none" w:sz="0" w:space="0" w:color="auto"/>
      </w:divBdr>
    </w:div>
    <w:div w:id="943266527">
      <w:bodyDiv w:val="1"/>
      <w:marLeft w:val="0"/>
      <w:marRight w:val="0"/>
      <w:marTop w:val="0"/>
      <w:marBottom w:val="0"/>
      <w:divBdr>
        <w:top w:val="none" w:sz="0" w:space="0" w:color="auto"/>
        <w:left w:val="none" w:sz="0" w:space="0" w:color="auto"/>
        <w:bottom w:val="none" w:sz="0" w:space="0" w:color="auto"/>
        <w:right w:val="none" w:sz="0" w:space="0" w:color="auto"/>
      </w:divBdr>
    </w:div>
    <w:div w:id="975719125">
      <w:bodyDiv w:val="1"/>
      <w:marLeft w:val="0"/>
      <w:marRight w:val="0"/>
      <w:marTop w:val="0"/>
      <w:marBottom w:val="0"/>
      <w:divBdr>
        <w:top w:val="none" w:sz="0" w:space="0" w:color="auto"/>
        <w:left w:val="none" w:sz="0" w:space="0" w:color="auto"/>
        <w:bottom w:val="none" w:sz="0" w:space="0" w:color="auto"/>
        <w:right w:val="none" w:sz="0" w:space="0" w:color="auto"/>
      </w:divBdr>
    </w:div>
    <w:div w:id="1506744487">
      <w:bodyDiv w:val="1"/>
      <w:marLeft w:val="0"/>
      <w:marRight w:val="0"/>
      <w:marTop w:val="0"/>
      <w:marBottom w:val="0"/>
      <w:divBdr>
        <w:top w:val="none" w:sz="0" w:space="0" w:color="auto"/>
        <w:left w:val="none" w:sz="0" w:space="0" w:color="auto"/>
        <w:bottom w:val="none" w:sz="0" w:space="0" w:color="auto"/>
        <w:right w:val="none" w:sz="0" w:space="0" w:color="auto"/>
      </w:divBdr>
    </w:div>
    <w:div w:id="1610430131">
      <w:bodyDiv w:val="1"/>
      <w:marLeft w:val="0"/>
      <w:marRight w:val="0"/>
      <w:marTop w:val="0"/>
      <w:marBottom w:val="0"/>
      <w:divBdr>
        <w:top w:val="none" w:sz="0" w:space="0" w:color="auto"/>
        <w:left w:val="none" w:sz="0" w:space="0" w:color="auto"/>
        <w:bottom w:val="none" w:sz="0" w:space="0" w:color="auto"/>
        <w:right w:val="none" w:sz="0" w:space="0" w:color="auto"/>
      </w:divBdr>
    </w:div>
    <w:div w:id="1851601026">
      <w:bodyDiv w:val="1"/>
      <w:marLeft w:val="0"/>
      <w:marRight w:val="0"/>
      <w:marTop w:val="0"/>
      <w:marBottom w:val="0"/>
      <w:divBdr>
        <w:top w:val="none" w:sz="0" w:space="0" w:color="auto"/>
        <w:left w:val="none" w:sz="0" w:space="0" w:color="auto"/>
        <w:bottom w:val="none" w:sz="0" w:space="0" w:color="auto"/>
        <w:right w:val="none" w:sz="0" w:space="0" w:color="auto"/>
      </w:divBdr>
    </w:div>
    <w:div w:id="1884246835">
      <w:bodyDiv w:val="1"/>
      <w:marLeft w:val="0"/>
      <w:marRight w:val="0"/>
      <w:marTop w:val="0"/>
      <w:marBottom w:val="0"/>
      <w:divBdr>
        <w:top w:val="none" w:sz="0" w:space="0" w:color="auto"/>
        <w:left w:val="none" w:sz="0" w:space="0" w:color="auto"/>
        <w:bottom w:val="none" w:sz="0" w:space="0" w:color="auto"/>
        <w:right w:val="none" w:sz="0" w:space="0" w:color="auto"/>
      </w:divBdr>
    </w:div>
    <w:div w:id="191122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chart" Target="charts/chart2.xml"/><Relationship Id="rId26" Type="http://schemas.openxmlformats.org/officeDocument/2006/relationships/image" Target="media/image7.png"/><Relationship Id="rId39" Type="http://schemas.openxmlformats.org/officeDocument/2006/relationships/footer" Target="footer3.xml"/><Relationship Id="rId21" Type="http://schemas.openxmlformats.org/officeDocument/2006/relationships/chart" Target="charts/chart5.xml"/><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chart" Target="charts/chart4.xml"/><Relationship Id="rId29" Type="http://schemas.openxmlformats.org/officeDocument/2006/relationships/image" Target="media/image1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chart" Target="charts/chart8.xml"/><Relationship Id="rId32" Type="http://schemas.openxmlformats.org/officeDocument/2006/relationships/image" Target="media/image1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chart" Target="charts/chart7.xml"/><Relationship Id="rId28" Type="http://schemas.openxmlformats.org/officeDocument/2006/relationships/image" Target="media/image9.png"/><Relationship Id="rId36" Type="http://schemas.openxmlformats.org/officeDocument/2006/relationships/footer" Target="footer1.xml"/><Relationship Id="rId10" Type="http://schemas.openxmlformats.org/officeDocument/2006/relationships/image" Target="media/image2.tiff"/><Relationship Id="rId19" Type="http://schemas.openxmlformats.org/officeDocument/2006/relationships/chart" Target="charts/chart3.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chart" Target="charts/chart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chart" Target="charts/chart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zkon\Documents\GitHub\Rice_authenticity_ICP_new\relief_result_python.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zkon\iCloudDrive\Desktop\GFSC\Projects\Rice%20Authentication%20Project\publication_restart\figures&amp;tables\training%20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fzkon\Documents\GitHub\Rice_authenticity_ICP_new\publication_restart\Radar_plot_updated.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fzkon\Documents\GitHub\Rice_authenticity_ICP_new\publication_restart\Radar_plot_updated.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fzkon\Documents\GitHub\Rice_authenticity_ICP_new\publication_restart\Radar_plot_updated.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fzkon\Documents\GitHub\Rice_authenticity_ICP_new\publication_restart\Radar_plot_updated.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fzkon\Documents\GitHub\Rice_authenticity_ICP_new\publication_restart\Radar_plot_updated.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fzkon\Documents\GitHub\Rice_authenticity_ICP_new\publication_restart\Radar_plot_updated.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relief_result_python!$B$1</c:f>
              <c:strCache>
                <c:ptCount val="1"/>
                <c:pt idx="0">
                  <c:v>Relative importance</c:v>
                </c:pt>
              </c:strCache>
            </c:strRef>
          </c:tx>
          <c:spPr>
            <a:solidFill>
              <a:schemeClr val="accent1"/>
            </a:solidFill>
            <a:ln>
              <a:noFill/>
            </a:ln>
            <a:effectLst/>
          </c:spPr>
          <c:invertIfNegative val="0"/>
          <c:cat>
            <c:strRef>
              <c:f>relief_result_python!$A$2:$A$31</c:f>
              <c:strCache>
                <c:ptCount val="30"/>
                <c:pt idx="0">
                  <c:v>Al</c:v>
                </c:pt>
                <c:pt idx="1">
                  <c:v>Rb</c:v>
                </c:pt>
                <c:pt idx="2">
                  <c:v>B</c:v>
                </c:pt>
                <c:pt idx="3">
                  <c:v>Na</c:v>
                </c:pt>
                <c:pt idx="4">
                  <c:v>Sr</c:v>
                </c:pt>
                <c:pt idx="5">
                  <c:v>V</c:v>
                </c:pt>
                <c:pt idx="6">
                  <c:v>Nb</c:v>
                </c:pt>
                <c:pt idx="7">
                  <c:v>Fe</c:v>
                </c:pt>
                <c:pt idx="8">
                  <c:v>Ba</c:v>
                </c:pt>
                <c:pt idx="9">
                  <c:v>Mn</c:v>
                </c:pt>
                <c:pt idx="10">
                  <c:v>Cd</c:v>
                </c:pt>
                <c:pt idx="11">
                  <c:v>Ti</c:v>
                </c:pt>
                <c:pt idx="12">
                  <c:v>Ca</c:v>
                </c:pt>
                <c:pt idx="13">
                  <c:v>Co</c:v>
                </c:pt>
                <c:pt idx="14">
                  <c:v>Ag</c:v>
                </c:pt>
                <c:pt idx="15">
                  <c:v>K</c:v>
                </c:pt>
                <c:pt idx="16">
                  <c:v>Ga</c:v>
                </c:pt>
                <c:pt idx="17">
                  <c:v>Ni</c:v>
                </c:pt>
                <c:pt idx="18">
                  <c:v>Cu</c:v>
                </c:pt>
                <c:pt idx="19">
                  <c:v>Mg</c:v>
                </c:pt>
                <c:pt idx="20">
                  <c:v>Ge</c:v>
                </c:pt>
                <c:pt idx="21">
                  <c:v>Cs</c:v>
                </c:pt>
                <c:pt idx="22">
                  <c:v>As</c:v>
                </c:pt>
                <c:pt idx="23">
                  <c:v>Sc</c:v>
                </c:pt>
                <c:pt idx="24">
                  <c:v>Pb</c:v>
                </c:pt>
                <c:pt idx="25">
                  <c:v>Mo</c:v>
                </c:pt>
                <c:pt idx="26">
                  <c:v>Zn</c:v>
                </c:pt>
                <c:pt idx="27">
                  <c:v>Hg</c:v>
                </c:pt>
                <c:pt idx="28">
                  <c:v>Se</c:v>
                </c:pt>
                <c:pt idx="29">
                  <c:v>Cr</c:v>
                </c:pt>
              </c:strCache>
            </c:strRef>
          </c:cat>
          <c:val>
            <c:numRef>
              <c:f>relief_result_python!$B$2:$B$31</c:f>
              <c:numCache>
                <c:formatCode>General</c:formatCode>
                <c:ptCount val="30"/>
                <c:pt idx="0">
                  <c:v>0.40806385992055499</c:v>
                </c:pt>
                <c:pt idx="1">
                  <c:v>0.36455786627336401</c:v>
                </c:pt>
                <c:pt idx="2">
                  <c:v>0.35574003881428101</c:v>
                </c:pt>
                <c:pt idx="3">
                  <c:v>0.34992625541632399</c:v>
                </c:pt>
                <c:pt idx="4">
                  <c:v>0.33883346890034799</c:v>
                </c:pt>
                <c:pt idx="5">
                  <c:v>0.33495064167278799</c:v>
                </c:pt>
                <c:pt idx="6">
                  <c:v>0.31101531530230497</c:v>
                </c:pt>
                <c:pt idx="7">
                  <c:v>0.30452930997841798</c:v>
                </c:pt>
                <c:pt idx="8">
                  <c:v>0.26536804627492599</c:v>
                </c:pt>
                <c:pt idx="9">
                  <c:v>0.26242434483649801</c:v>
                </c:pt>
                <c:pt idx="10">
                  <c:v>0.23784899051417699</c:v>
                </c:pt>
                <c:pt idx="11">
                  <c:v>0.235529922123286</c:v>
                </c:pt>
                <c:pt idx="12">
                  <c:v>0.21034404128574599</c:v>
                </c:pt>
                <c:pt idx="13">
                  <c:v>0.20134261296384301</c:v>
                </c:pt>
                <c:pt idx="14">
                  <c:v>0.19358789303117699</c:v>
                </c:pt>
                <c:pt idx="15">
                  <c:v>0.18796987089087899</c:v>
                </c:pt>
                <c:pt idx="16">
                  <c:v>0.184085282412359</c:v>
                </c:pt>
                <c:pt idx="17">
                  <c:v>0.167165967717254</c:v>
                </c:pt>
                <c:pt idx="18">
                  <c:v>0.16023506516783501</c:v>
                </c:pt>
                <c:pt idx="19">
                  <c:v>0.15069786265400201</c:v>
                </c:pt>
                <c:pt idx="20">
                  <c:v>0.14162715899711001</c:v>
                </c:pt>
                <c:pt idx="21">
                  <c:v>0.13425126098899001</c:v>
                </c:pt>
                <c:pt idx="22">
                  <c:v>0.123610680964682</c:v>
                </c:pt>
                <c:pt idx="23">
                  <c:v>0.10133620631484901</c:v>
                </c:pt>
                <c:pt idx="24">
                  <c:v>9.6162792184343607E-2</c:v>
                </c:pt>
                <c:pt idx="25">
                  <c:v>9.03170837554442E-2</c:v>
                </c:pt>
                <c:pt idx="26">
                  <c:v>7.8627565493418497E-2</c:v>
                </c:pt>
                <c:pt idx="27">
                  <c:v>7.7840574757911896E-2</c:v>
                </c:pt>
                <c:pt idx="28">
                  <c:v>7.5588005842575898E-2</c:v>
                </c:pt>
                <c:pt idx="29">
                  <c:v>6.9217625317265594E-2</c:v>
                </c:pt>
              </c:numCache>
            </c:numRef>
          </c:val>
          <c:extLst>
            <c:ext xmlns:c16="http://schemas.microsoft.com/office/drawing/2014/chart" uri="{C3380CC4-5D6E-409C-BE32-E72D297353CC}">
              <c16:uniqueId val="{00000000-4753-4695-8D96-174227801CD8}"/>
            </c:ext>
          </c:extLst>
        </c:ser>
        <c:dLbls>
          <c:showLegendKey val="0"/>
          <c:showVal val="0"/>
          <c:showCatName val="0"/>
          <c:showSerName val="0"/>
          <c:showPercent val="0"/>
          <c:showBubbleSize val="0"/>
        </c:dLbls>
        <c:gapWidth val="182"/>
        <c:axId val="718716399"/>
        <c:axId val="710153071"/>
      </c:barChart>
      <c:catAx>
        <c:axId val="718716399"/>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0153071"/>
        <c:crosses val="autoZero"/>
        <c:auto val="1"/>
        <c:lblAlgn val="ctr"/>
        <c:lblOffset val="100"/>
        <c:noMultiLvlLbl val="0"/>
      </c:catAx>
      <c:valAx>
        <c:axId val="710153071"/>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871639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US" sz="1800"/>
              <a:t>Cross</a:t>
            </a:r>
            <a:r>
              <a:rPr lang="en-US" sz="1800" baseline="0"/>
              <a:t> validation result for model training</a:t>
            </a:r>
            <a:endParaRPr lang="en-US" sz="1800"/>
          </a:p>
        </c:rich>
      </c:tx>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1427535500370151"/>
          <c:y val="0.18800501288690266"/>
          <c:w val="0.64577730668281841"/>
          <c:h val="0.63140021911675448"/>
        </c:manualLayout>
      </c:layout>
      <c:lineChart>
        <c:grouping val="standard"/>
        <c:varyColors val="0"/>
        <c:ser>
          <c:idx val="0"/>
          <c:order val="0"/>
          <c:tx>
            <c:strRef>
              <c:f>Sheet1!$B$1</c:f>
              <c:strCache>
                <c:ptCount val="1"/>
                <c:pt idx="0">
                  <c:v>RF</c:v>
                </c:pt>
              </c:strCache>
            </c:strRef>
          </c:tx>
          <c:spPr>
            <a:ln w="28575" cap="rnd">
              <a:solidFill>
                <a:schemeClr val="accent1"/>
              </a:solidFill>
              <a:round/>
            </a:ln>
            <a:effectLst/>
          </c:spPr>
          <c:marker>
            <c:symbol val="diamond"/>
            <c:size val="5"/>
            <c:spPr>
              <a:solidFill>
                <a:schemeClr val="accent1"/>
              </a:solidFill>
              <a:ln w="9525">
                <a:solidFill>
                  <a:schemeClr val="accent1"/>
                </a:solidFill>
              </a:ln>
              <a:effectLst/>
            </c:spPr>
          </c:marker>
          <c:cat>
            <c:numRef>
              <c:f>Sheet1!$A$2:$A$5</c:f>
              <c:numCache>
                <c:formatCode>General</c:formatCode>
                <c:ptCount val="4"/>
                <c:pt idx="0">
                  <c:v>1</c:v>
                </c:pt>
                <c:pt idx="1">
                  <c:v>2</c:v>
                </c:pt>
                <c:pt idx="2">
                  <c:v>3</c:v>
                </c:pt>
                <c:pt idx="3">
                  <c:v>4</c:v>
                </c:pt>
              </c:numCache>
            </c:numRef>
          </c:cat>
          <c:val>
            <c:numRef>
              <c:f>Sheet1!$B$2:$B$5</c:f>
              <c:numCache>
                <c:formatCode>General</c:formatCode>
                <c:ptCount val="4"/>
                <c:pt idx="0">
                  <c:v>0.48727300000000001</c:v>
                </c:pt>
                <c:pt idx="1">
                  <c:v>0.83363600000000004</c:v>
                </c:pt>
                <c:pt idx="2">
                  <c:v>0.92181800000000003</c:v>
                </c:pt>
                <c:pt idx="3">
                  <c:v>1</c:v>
                </c:pt>
              </c:numCache>
            </c:numRef>
          </c:val>
          <c:smooth val="0"/>
          <c:extLst>
            <c:ext xmlns:c16="http://schemas.microsoft.com/office/drawing/2014/chart" uri="{C3380CC4-5D6E-409C-BE32-E72D297353CC}">
              <c16:uniqueId val="{00000000-ED5E-4824-87C7-ED0881F57195}"/>
            </c:ext>
          </c:extLst>
        </c:ser>
        <c:ser>
          <c:idx val="1"/>
          <c:order val="1"/>
          <c:tx>
            <c:strRef>
              <c:f>Sheet1!$C$1</c:f>
              <c:strCache>
                <c:ptCount val="1"/>
                <c:pt idx="0">
                  <c:v>SVM</c:v>
                </c:pt>
              </c:strCache>
            </c:strRef>
          </c:tx>
          <c:spPr>
            <a:ln w="28575" cap="rnd">
              <a:solidFill>
                <a:schemeClr val="accent2"/>
              </a:solidFill>
              <a:round/>
            </a:ln>
            <a:effectLst/>
          </c:spPr>
          <c:marker>
            <c:symbol val="triangle"/>
            <c:size val="5"/>
            <c:spPr>
              <a:solidFill>
                <a:schemeClr val="accent2"/>
              </a:solidFill>
              <a:ln w="9525">
                <a:solidFill>
                  <a:schemeClr val="accent2"/>
                </a:solidFill>
              </a:ln>
              <a:effectLst/>
            </c:spPr>
          </c:marker>
          <c:cat>
            <c:numRef>
              <c:f>Sheet1!$A$2:$A$5</c:f>
              <c:numCache>
                <c:formatCode>General</c:formatCode>
                <c:ptCount val="4"/>
                <c:pt idx="0">
                  <c:v>1</c:v>
                </c:pt>
                <c:pt idx="1">
                  <c:v>2</c:v>
                </c:pt>
                <c:pt idx="2">
                  <c:v>3</c:v>
                </c:pt>
                <c:pt idx="3">
                  <c:v>4</c:v>
                </c:pt>
              </c:numCache>
            </c:numRef>
          </c:cat>
          <c:val>
            <c:numRef>
              <c:f>Sheet1!$C$2:$C$5</c:f>
              <c:numCache>
                <c:formatCode>General</c:formatCode>
                <c:ptCount val="4"/>
                <c:pt idx="0">
                  <c:v>0.63545499999999999</c:v>
                </c:pt>
                <c:pt idx="1">
                  <c:v>0.86272700000000002</c:v>
                </c:pt>
                <c:pt idx="2">
                  <c:v>0.91181800000000002</c:v>
                </c:pt>
                <c:pt idx="3">
                  <c:v>1</c:v>
                </c:pt>
              </c:numCache>
            </c:numRef>
          </c:val>
          <c:smooth val="0"/>
          <c:extLst>
            <c:ext xmlns:c16="http://schemas.microsoft.com/office/drawing/2014/chart" uri="{C3380CC4-5D6E-409C-BE32-E72D297353CC}">
              <c16:uniqueId val="{00000001-ED5E-4824-87C7-ED0881F57195}"/>
            </c:ext>
          </c:extLst>
        </c:ser>
        <c:dLbls>
          <c:showLegendKey val="0"/>
          <c:showVal val="0"/>
          <c:showCatName val="0"/>
          <c:showSerName val="0"/>
          <c:showPercent val="0"/>
          <c:showBubbleSize val="0"/>
        </c:dLbls>
        <c:marker val="1"/>
        <c:smooth val="0"/>
        <c:axId val="742644112"/>
        <c:axId val="742773520"/>
      </c:lineChart>
      <c:catAx>
        <c:axId val="742644112"/>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Number of features</a:t>
                </a:r>
              </a:p>
            </c:rich>
          </c:tx>
          <c:layout>
            <c:manualLayout>
              <c:xMode val="edge"/>
              <c:yMode val="edge"/>
              <c:x val="0.40634624451883633"/>
              <c:y val="0.9137761408856151"/>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742773520"/>
        <c:crosses val="autoZero"/>
        <c:auto val="1"/>
        <c:lblAlgn val="ctr"/>
        <c:lblOffset val="100"/>
        <c:noMultiLvlLbl val="0"/>
      </c:catAx>
      <c:valAx>
        <c:axId val="742773520"/>
        <c:scaling>
          <c:orientation val="minMax"/>
          <c:max val="1"/>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Mean accuracy (%)</a:t>
                </a:r>
              </a:p>
            </c:rich>
          </c:tx>
          <c:layout>
            <c:manualLayout>
              <c:xMode val="edge"/>
              <c:yMode val="edge"/>
              <c:x val="0.11370903156336228"/>
              <c:y val="0.28095181795969199"/>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2644112"/>
        <c:crosses val="autoZero"/>
        <c:crossBetween val="between"/>
      </c:valAx>
      <c:spPr>
        <a:noFill/>
        <a:ln>
          <a:noFill/>
        </a:ln>
        <a:effectLst/>
      </c:spPr>
    </c:plotArea>
    <c:legend>
      <c:legendPos val="b"/>
      <c:layout>
        <c:manualLayout>
          <c:xMode val="edge"/>
          <c:yMode val="edge"/>
          <c:x val="0.61129416515243296"/>
          <c:y val="0.65987562458425508"/>
          <c:w val="0.27184534625479506"/>
          <c:h val="0.2093285919905173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GG</a:t>
            </a:r>
          </a:p>
        </c:rich>
      </c:tx>
      <c:overlay val="0"/>
      <c:spPr>
        <a:noFill/>
        <a:ln>
          <a:noFill/>
        </a:ln>
        <a:effectLst/>
      </c:spPr>
    </c:title>
    <c:autoTitleDeleted val="0"/>
    <c:plotArea>
      <c:layout/>
      <c:radarChart>
        <c:radarStyle val="marker"/>
        <c:varyColors val="0"/>
        <c:ser>
          <c:idx val="2"/>
          <c:order val="0"/>
          <c:cat>
            <c:strRef>
              <c:f>Sheet1!$B$10:$B$13</c:f>
              <c:strCache>
                <c:ptCount val="4"/>
                <c:pt idx="0">
                  <c:v>Na</c:v>
                </c:pt>
                <c:pt idx="1">
                  <c:v>Al</c:v>
                </c:pt>
                <c:pt idx="2">
                  <c:v>B</c:v>
                </c:pt>
                <c:pt idx="3">
                  <c:v>Rb</c:v>
                </c:pt>
              </c:strCache>
            </c:strRef>
          </c:cat>
          <c:val>
            <c:numRef>
              <c:f>Sheet1!$C$10:$C$13</c:f>
              <c:numCache>
                <c:formatCode>General</c:formatCode>
                <c:ptCount val="4"/>
                <c:pt idx="0">
                  <c:v>0.10511445982647573</c:v>
                </c:pt>
                <c:pt idx="1">
                  <c:v>0.21588421038316533</c:v>
                </c:pt>
                <c:pt idx="2">
                  <c:v>0.53431146520129114</c:v>
                </c:pt>
                <c:pt idx="3">
                  <c:v>0.99441140113341209</c:v>
                </c:pt>
              </c:numCache>
            </c:numRef>
          </c:val>
          <c:extLst>
            <c:ext xmlns:c16="http://schemas.microsoft.com/office/drawing/2014/chart" uri="{C3380CC4-5D6E-409C-BE32-E72D297353CC}">
              <c16:uniqueId val="{00000000-36E0-4574-BBBF-3B1753BDFFB3}"/>
            </c:ext>
          </c:extLst>
        </c:ser>
        <c:ser>
          <c:idx val="3"/>
          <c:order val="1"/>
          <c:spPr>
            <a:ln w="28575" cap="rnd">
              <a:solidFill>
                <a:schemeClr val="accent1"/>
              </a:solidFill>
              <a:round/>
            </a:ln>
            <a:effectLst/>
          </c:spPr>
          <c:cat>
            <c:strRef>
              <c:f>Sheet1!$B$10:$B$13</c:f>
              <c:strCache>
                <c:ptCount val="4"/>
                <c:pt idx="0">
                  <c:v>Na</c:v>
                </c:pt>
                <c:pt idx="1">
                  <c:v>Al</c:v>
                </c:pt>
                <c:pt idx="2">
                  <c:v>B</c:v>
                </c:pt>
                <c:pt idx="3">
                  <c:v>Rb</c:v>
                </c:pt>
              </c:strCache>
            </c:strRef>
          </c:cat>
          <c:val>
            <c:numRef>
              <c:f>Sheet1!$C$10:$C$13</c:f>
              <c:numCache>
                <c:formatCode>General</c:formatCode>
                <c:ptCount val="4"/>
                <c:pt idx="0">
                  <c:v>0.10511445982647573</c:v>
                </c:pt>
                <c:pt idx="1">
                  <c:v>0.21588421038316533</c:v>
                </c:pt>
                <c:pt idx="2">
                  <c:v>0.53431146520129114</c:v>
                </c:pt>
                <c:pt idx="3">
                  <c:v>0.99441140113341209</c:v>
                </c:pt>
              </c:numCache>
            </c:numRef>
          </c:val>
          <c:extLst>
            <c:ext xmlns:c16="http://schemas.microsoft.com/office/drawing/2014/chart" uri="{C3380CC4-5D6E-409C-BE32-E72D297353CC}">
              <c16:uniqueId val="{00000001-36E0-4574-BBBF-3B1753BDFFB3}"/>
            </c:ext>
          </c:extLst>
        </c:ser>
        <c:ser>
          <c:idx val="1"/>
          <c:order val="2"/>
          <c:cat>
            <c:strRef>
              <c:f>Sheet1!$B$10:$B$13</c:f>
              <c:strCache>
                <c:ptCount val="4"/>
                <c:pt idx="0">
                  <c:v>Na</c:v>
                </c:pt>
                <c:pt idx="1">
                  <c:v>Al</c:v>
                </c:pt>
                <c:pt idx="2">
                  <c:v>B</c:v>
                </c:pt>
                <c:pt idx="3">
                  <c:v>Rb</c:v>
                </c:pt>
              </c:strCache>
            </c:strRef>
          </c:cat>
          <c:val>
            <c:numRef>
              <c:f>Sheet1!$C$10:$C$13</c:f>
              <c:numCache>
                <c:formatCode>General</c:formatCode>
                <c:ptCount val="4"/>
                <c:pt idx="0">
                  <c:v>0.10511445982647573</c:v>
                </c:pt>
                <c:pt idx="1">
                  <c:v>0.21588421038316533</c:v>
                </c:pt>
                <c:pt idx="2">
                  <c:v>0.53431146520129114</c:v>
                </c:pt>
                <c:pt idx="3">
                  <c:v>0.99441140113341209</c:v>
                </c:pt>
              </c:numCache>
            </c:numRef>
          </c:val>
          <c:extLst>
            <c:ext xmlns:c16="http://schemas.microsoft.com/office/drawing/2014/chart" uri="{C3380CC4-5D6E-409C-BE32-E72D297353CC}">
              <c16:uniqueId val="{00000002-36E0-4574-BBBF-3B1753BDFFB3}"/>
            </c:ext>
          </c:extLst>
        </c:ser>
        <c:ser>
          <c:idx val="0"/>
          <c:order val="3"/>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Sheet1!$B$10:$B$13</c:f>
              <c:strCache>
                <c:ptCount val="4"/>
                <c:pt idx="0">
                  <c:v>Na</c:v>
                </c:pt>
                <c:pt idx="1">
                  <c:v>Al</c:v>
                </c:pt>
                <c:pt idx="2">
                  <c:v>B</c:v>
                </c:pt>
                <c:pt idx="3">
                  <c:v>Rb</c:v>
                </c:pt>
              </c:strCache>
            </c:strRef>
          </c:cat>
          <c:val>
            <c:numRef>
              <c:f>Sheet1!$C$10:$C$13</c:f>
              <c:numCache>
                <c:formatCode>General</c:formatCode>
                <c:ptCount val="4"/>
                <c:pt idx="0">
                  <c:v>0.10511445982647573</c:v>
                </c:pt>
                <c:pt idx="1">
                  <c:v>0.21588421038316533</c:v>
                </c:pt>
                <c:pt idx="2">
                  <c:v>0.53431146520129114</c:v>
                </c:pt>
                <c:pt idx="3">
                  <c:v>0.99441140113341209</c:v>
                </c:pt>
              </c:numCache>
            </c:numRef>
          </c:val>
          <c:extLst>
            <c:ext xmlns:c16="http://schemas.microsoft.com/office/drawing/2014/chart" uri="{C3380CC4-5D6E-409C-BE32-E72D297353CC}">
              <c16:uniqueId val="{00000003-36E0-4574-BBBF-3B1753BDFFB3}"/>
            </c:ext>
          </c:extLst>
        </c:ser>
        <c:dLbls>
          <c:showLegendKey val="0"/>
          <c:showVal val="0"/>
          <c:showCatName val="0"/>
          <c:showSerName val="0"/>
          <c:showPercent val="0"/>
          <c:showBubbleSize val="0"/>
        </c:dLbls>
        <c:axId val="700795519"/>
        <c:axId val="602891375"/>
      </c:radarChart>
      <c:catAx>
        <c:axId val="7007955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891375"/>
        <c:crosses val="autoZero"/>
        <c:auto val="1"/>
        <c:lblAlgn val="ctr"/>
        <c:lblOffset val="100"/>
        <c:noMultiLvlLbl val="0"/>
      </c:catAx>
      <c:valAx>
        <c:axId val="6028913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0795519"/>
        <c:crosses val="autoZero"/>
        <c:crossBetween val="between"/>
      </c:valAx>
    </c:plotArea>
    <c:plotVisOnly val="1"/>
    <c:dispBlanksAs val="gap"/>
    <c:showDLblsOverMax val="0"/>
    <c:extLst/>
  </c:chart>
  <c:spPr>
    <a:ln>
      <a:noFill/>
    </a:ln>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Sheet1!$B$10:$B$13</c:f>
              <c:strCache>
                <c:ptCount val="4"/>
                <c:pt idx="0">
                  <c:v>Na</c:v>
                </c:pt>
                <c:pt idx="1">
                  <c:v>Al</c:v>
                </c:pt>
                <c:pt idx="2">
                  <c:v>B</c:v>
                </c:pt>
                <c:pt idx="3">
                  <c:v>Rb</c:v>
                </c:pt>
              </c:strCache>
            </c:strRef>
          </c:cat>
          <c:val>
            <c:numRef>
              <c:f>Sheet1!$D$10:$D$13</c:f>
              <c:numCache>
                <c:formatCode>General</c:formatCode>
                <c:ptCount val="4"/>
                <c:pt idx="0">
                  <c:v>5.8558315085865016E-2</c:v>
                </c:pt>
                <c:pt idx="1">
                  <c:v>0.75072180866421456</c:v>
                </c:pt>
                <c:pt idx="2">
                  <c:v>0.40628079227526859</c:v>
                </c:pt>
                <c:pt idx="3">
                  <c:v>0.66858452202008922</c:v>
                </c:pt>
              </c:numCache>
            </c:numRef>
          </c:val>
          <c:extLst>
            <c:ext xmlns:c16="http://schemas.microsoft.com/office/drawing/2014/chart" uri="{C3380CC4-5D6E-409C-BE32-E72D297353CC}">
              <c16:uniqueId val="{00000000-9564-4D5F-847D-909C89E3EE5E}"/>
            </c:ext>
          </c:extLst>
        </c:ser>
        <c:dLbls>
          <c:showLegendKey val="0"/>
          <c:showVal val="0"/>
          <c:showCatName val="0"/>
          <c:showSerName val="0"/>
          <c:showPercent val="0"/>
          <c:showBubbleSize val="0"/>
        </c:dLbls>
        <c:axId val="863882047"/>
        <c:axId val="943756415"/>
      </c:radarChart>
      <c:catAx>
        <c:axId val="863882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3756415"/>
        <c:crosses val="autoZero"/>
        <c:auto val="1"/>
        <c:lblAlgn val="ctr"/>
        <c:lblOffset val="100"/>
        <c:noMultiLvlLbl val="0"/>
      </c:catAx>
      <c:valAx>
        <c:axId val="9437564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8820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PJ-1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Sheet1!$B$10:$B$13</c:f>
              <c:strCache>
                <c:ptCount val="4"/>
                <c:pt idx="0">
                  <c:v>Na</c:v>
                </c:pt>
                <c:pt idx="1">
                  <c:v>Al</c:v>
                </c:pt>
                <c:pt idx="2">
                  <c:v>B</c:v>
                </c:pt>
                <c:pt idx="3">
                  <c:v>Rb</c:v>
                </c:pt>
              </c:strCache>
            </c:strRef>
          </c:cat>
          <c:val>
            <c:numRef>
              <c:f>Sheet1!$E$10:$E$13</c:f>
              <c:numCache>
                <c:formatCode>General</c:formatCode>
                <c:ptCount val="4"/>
                <c:pt idx="0">
                  <c:v>0.62759828228449366</c:v>
                </c:pt>
                <c:pt idx="1">
                  <c:v>1</c:v>
                </c:pt>
                <c:pt idx="2">
                  <c:v>1</c:v>
                </c:pt>
                <c:pt idx="3">
                  <c:v>0.23814337642727229</c:v>
                </c:pt>
              </c:numCache>
            </c:numRef>
          </c:val>
          <c:extLst>
            <c:ext xmlns:c16="http://schemas.microsoft.com/office/drawing/2014/chart" uri="{C3380CC4-5D6E-409C-BE32-E72D297353CC}">
              <c16:uniqueId val="{00000000-1EB6-40C1-97A4-EAA4243B5854}"/>
            </c:ext>
          </c:extLst>
        </c:ser>
        <c:dLbls>
          <c:showLegendKey val="0"/>
          <c:showVal val="0"/>
          <c:showCatName val="0"/>
          <c:showSerName val="0"/>
          <c:showPercent val="0"/>
          <c:showBubbleSize val="0"/>
        </c:dLbls>
        <c:axId val="950238527"/>
        <c:axId val="870440527"/>
      </c:radarChart>
      <c:catAx>
        <c:axId val="9502385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0440527"/>
        <c:crosses val="autoZero"/>
        <c:auto val="1"/>
        <c:lblAlgn val="ctr"/>
        <c:lblOffset val="100"/>
        <c:noMultiLvlLbl val="0"/>
      </c:catAx>
      <c:valAx>
        <c:axId val="8704405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02385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PJ-2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Sheet1!$B$10:$B$13</c:f>
              <c:strCache>
                <c:ptCount val="4"/>
                <c:pt idx="0">
                  <c:v>Na</c:v>
                </c:pt>
                <c:pt idx="1">
                  <c:v>Al</c:v>
                </c:pt>
                <c:pt idx="2">
                  <c:v>B</c:v>
                </c:pt>
                <c:pt idx="3">
                  <c:v>Rb</c:v>
                </c:pt>
              </c:strCache>
            </c:strRef>
          </c:cat>
          <c:val>
            <c:numRef>
              <c:f>Sheet1!$F$10:$F$13</c:f>
              <c:numCache>
                <c:formatCode>General</c:formatCode>
                <c:ptCount val="4"/>
                <c:pt idx="0">
                  <c:v>0.30443970453234592</c:v>
                </c:pt>
                <c:pt idx="1">
                  <c:v>0.16535538092667679</c:v>
                </c:pt>
                <c:pt idx="2">
                  <c:v>0.56863311668247807</c:v>
                </c:pt>
                <c:pt idx="3">
                  <c:v>0.46551445339956582</c:v>
                </c:pt>
              </c:numCache>
            </c:numRef>
          </c:val>
          <c:extLst>
            <c:ext xmlns:c16="http://schemas.microsoft.com/office/drawing/2014/chart" uri="{C3380CC4-5D6E-409C-BE32-E72D297353CC}">
              <c16:uniqueId val="{00000000-EA19-4756-B21F-2253B128C330}"/>
            </c:ext>
          </c:extLst>
        </c:ser>
        <c:dLbls>
          <c:showLegendKey val="0"/>
          <c:showVal val="0"/>
          <c:showCatName val="0"/>
          <c:showSerName val="0"/>
          <c:showPercent val="0"/>
          <c:showBubbleSize val="0"/>
        </c:dLbls>
        <c:axId val="865828159"/>
        <c:axId val="872113375"/>
      </c:radarChart>
      <c:catAx>
        <c:axId val="8658281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2113375"/>
        <c:crosses val="autoZero"/>
        <c:auto val="1"/>
        <c:lblAlgn val="ctr"/>
        <c:lblOffset val="100"/>
        <c:noMultiLvlLbl val="0"/>
      </c:catAx>
      <c:valAx>
        <c:axId val="872113375"/>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5828159"/>
        <c:crosses val="autoZero"/>
        <c:crossBetween val="between"/>
        <c:majorUnit val="0.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Sheet1!$B$10:$B$13</c:f>
              <c:strCache>
                <c:ptCount val="4"/>
                <c:pt idx="0">
                  <c:v>Na</c:v>
                </c:pt>
                <c:pt idx="1">
                  <c:v>Al</c:v>
                </c:pt>
                <c:pt idx="2">
                  <c:v>B</c:v>
                </c:pt>
                <c:pt idx="3">
                  <c:v>Rb</c:v>
                </c:pt>
              </c:strCache>
            </c:strRef>
          </c:cat>
          <c:val>
            <c:numRef>
              <c:f>Sheet1!$G$10:$G$13</c:f>
              <c:numCache>
                <c:formatCode>General</c:formatCode>
                <c:ptCount val="4"/>
                <c:pt idx="0">
                  <c:v>1</c:v>
                </c:pt>
                <c:pt idx="1">
                  <c:v>0.20753058271927291</c:v>
                </c:pt>
                <c:pt idx="2">
                  <c:v>0.59054516290917436</c:v>
                </c:pt>
                <c:pt idx="3">
                  <c:v>0.57787809752137653</c:v>
                </c:pt>
              </c:numCache>
            </c:numRef>
          </c:val>
          <c:extLst>
            <c:ext xmlns:c16="http://schemas.microsoft.com/office/drawing/2014/chart" uri="{C3380CC4-5D6E-409C-BE32-E72D297353CC}">
              <c16:uniqueId val="{00000000-3928-4AE6-A3EE-D7B6FA87A76E}"/>
            </c:ext>
          </c:extLst>
        </c:ser>
        <c:dLbls>
          <c:showLegendKey val="0"/>
          <c:showVal val="0"/>
          <c:showCatName val="0"/>
          <c:showSerName val="0"/>
          <c:showPercent val="0"/>
          <c:showBubbleSize val="0"/>
        </c:dLbls>
        <c:axId val="957659999"/>
        <c:axId val="600383999"/>
      </c:radarChart>
      <c:catAx>
        <c:axId val="9576599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383999"/>
        <c:crosses val="autoZero"/>
        <c:auto val="1"/>
        <c:lblAlgn val="ctr"/>
        <c:lblOffset val="100"/>
        <c:noMultiLvlLbl val="0"/>
      </c:catAx>
      <c:valAx>
        <c:axId val="6003839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76599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Sheet1!$B$10:$B$13</c:f>
              <c:strCache>
                <c:ptCount val="4"/>
                <c:pt idx="0">
                  <c:v>Na</c:v>
                </c:pt>
                <c:pt idx="1">
                  <c:v>Al</c:v>
                </c:pt>
                <c:pt idx="2">
                  <c:v>B</c:v>
                </c:pt>
                <c:pt idx="3">
                  <c:v>Rb</c:v>
                </c:pt>
              </c:strCache>
            </c:strRef>
          </c:cat>
          <c:val>
            <c:numRef>
              <c:f>Sheet1!$H$10:$H$13</c:f>
              <c:numCache>
                <c:formatCode>General</c:formatCode>
                <c:ptCount val="4"/>
                <c:pt idx="0">
                  <c:v>0.26465789758162833</c:v>
                </c:pt>
                <c:pt idx="1">
                  <c:v>0.25313071431859169</c:v>
                </c:pt>
                <c:pt idx="2">
                  <c:v>0.42737997336627348</c:v>
                </c:pt>
                <c:pt idx="3">
                  <c:v>1</c:v>
                </c:pt>
              </c:numCache>
            </c:numRef>
          </c:val>
          <c:extLst>
            <c:ext xmlns:c16="http://schemas.microsoft.com/office/drawing/2014/chart" uri="{C3380CC4-5D6E-409C-BE32-E72D297353CC}">
              <c16:uniqueId val="{00000000-46E5-4F51-934E-01B28B14277D}"/>
            </c:ext>
          </c:extLst>
        </c:ser>
        <c:dLbls>
          <c:showLegendKey val="0"/>
          <c:showVal val="0"/>
          <c:showCatName val="0"/>
          <c:showSerName val="0"/>
          <c:showPercent val="0"/>
          <c:showBubbleSize val="0"/>
        </c:dLbls>
        <c:axId val="1020528991"/>
        <c:axId val="1019784191"/>
      </c:radarChart>
      <c:catAx>
        <c:axId val="1020528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9784191"/>
        <c:crosses val="autoZero"/>
        <c:auto val="1"/>
        <c:lblAlgn val="ctr"/>
        <c:lblOffset val="100"/>
        <c:noMultiLvlLbl val="0"/>
      </c:catAx>
      <c:valAx>
        <c:axId val="10197841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05289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ECE3B8E35883E4CBDDDDB1BD610B171" ma:contentTypeVersion="13" ma:contentTypeDescription="Create a new document." ma:contentTypeScope="" ma:versionID="cf8009d5aae889a007bc2330cb3232e2">
  <xsd:schema xmlns:xsd="http://www.w3.org/2001/XMLSchema" xmlns:xs="http://www.w3.org/2001/XMLSchema" xmlns:p="http://schemas.microsoft.com/office/2006/metadata/properties" xmlns:ns3="26407697-7c1c-4480-ad2d-c4e93e9c0aae" xmlns:ns4="2c9b2fca-c7e1-4415-b54e-299cc257fb41" targetNamespace="http://schemas.microsoft.com/office/2006/metadata/properties" ma:root="true" ma:fieldsID="b4030e049d38a9a9618f43a8a7245850" ns3:_="" ns4:_="">
    <xsd:import namespace="26407697-7c1c-4480-ad2d-c4e93e9c0aae"/>
    <xsd:import namespace="2c9b2fca-c7e1-4415-b54e-299cc257fb4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07697-7c1c-4480-ad2d-c4e93e9c0a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9b2fca-c7e1-4415-b54e-299cc257fb41"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element name="SharingHintHash" ma:index="1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0AFB92-1E1F-4E22-B734-39D7FEFF4B3D}">
  <ds:schemaRefs>
    <ds:schemaRef ds:uri="http://schemas.microsoft.com/sharepoint/v3/contenttype/forms"/>
  </ds:schemaRefs>
</ds:datastoreItem>
</file>

<file path=customXml/itemProps2.xml><?xml version="1.0" encoding="utf-8"?>
<ds:datastoreItem xmlns:ds="http://schemas.openxmlformats.org/officeDocument/2006/customXml" ds:itemID="{11A1829C-04C5-40F7-B9CD-23FF40B98A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07697-7c1c-4480-ad2d-c4e93e9c0aae"/>
    <ds:schemaRef ds:uri="2c9b2fca-c7e1-4415-b54e-299cc257fb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88B928-4013-45F2-80B5-2A5F67F9578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854</Words>
  <Characters>4868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 Fanzhou</dc:creator>
  <cp:keywords/>
  <dc:description/>
  <cp:lastModifiedBy>fanzhou kong</cp:lastModifiedBy>
  <cp:revision>2</cp:revision>
  <dcterms:created xsi:type="dcterms:W3CDTF">2020-02-11T03:10:00Z</dcterms:created>
  <dcterms:modified xsi:type="dcterms:W3CDTF">2020-02-11T03:10:00Z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0x0101003ECE3B8E35883E4CBDDDDB1BD610B171</vt:lpwstr>
  </property>
  <property fmtid="{D5CDD505-2E9C-101B-9397-08002B2CF9AE}" pid="3" name="MSIP_Label_f0dbc93a-61e6-4ecb-8b98-fe10ad6e53c9_Enabled">
    <vt:lpwstr>True</vt:lpwstr>
  </property>
  <property fmtid="{D5CDD505-2E9C-101B-9397-08002B2CF9AE}" pid="4" name="MSIP_Label_f0dbc93a-61e6-4ecb-8b98-fe10ad6e53c9_SiteId">
    <vt:lpwstr>2fc13e34-f03f-498b-982a-7cb446e25bc6</vt:lpwstr>
  </property>
  <property fmtid="{D5CDD505-2E9C-101B-9397-08002B2CF9AE}" pid="5" name="MSIP_Label_f0dbc93a-61e6-4ecb-8b98-fe10ad6e53c9_Owner">
    <vt:lpwstr>jason.xu@effem.com</vt:lpwstr>
  </property>
  <property fmtid="{D5CDD505-2E9C-101B-9397-08002B2CF9AE}" pid="6" name="MSIP_Label_f0dbc93a-61e6-4ecb-8b98-fe10ad6e53c9_SetDate">
    <vt:lpwstr>2019-08-08T08:18:27.5461353Z</vt:lpwstr>
  </property>
  <property fmtid="{D5CDD505-2E9C-101B-9397-08002B2CF9AE}" pid="7" name="MSIP_Label_f0dbc93a-61e6-4ecb-8b98-fe10ad6e53c9_Name">
    <vt:lpwstr>Non-Confidential</vt:lpwstr>
  </property>
  <property fmtid="{D5CDD505-2E9C-101B-9397-08002B2CF9AE}" pid="8" name="MSIP_Label_f0dbc93a-61e6-4ecb-8b98-fe10ad6e53c9_Application">
    <vt:lpwstr>Microsoft Azure Information Protection</vt:lpwstr>
  </property>
  <property fmtid="{D5CDD505-2E9C-101B-9397-08002B2CF9AE}" pid="9" name="MSIP_Label_f0dbc93a-61e6-4ecb-8b98-fe10ad6e53c9_ActionId">
    <vt:lpwstr>38baf97e-0405-4173-bbf2-8427fff3eca2</vt:lpwstr>
  </property>
  <property fmtid="{D5CDD505-2E9C-101B-9397-08002B2CF9AE}" pid="10" name="MSIP_Label_f0dbc93a-61e6-4ecb-8b98-fe10ad6e53c9_Extended_MSFT_Method">
    <vt:lpwstr>Manual</vt:lpwstr>
  </property>
  <property fmtid="{D5CDD505-2E9C-101B-9397-08002B2CF9AE}" pid="11" name="Sensitivity">
    <vt:lpwstr>Non-Confidential</vt:lpwstr>
  </property>
</Properties>
</file>
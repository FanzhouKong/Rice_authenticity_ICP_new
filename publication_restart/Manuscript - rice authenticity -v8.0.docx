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proofErr w:type="spellStart"/>
      <w:r>
        <w:t>Fei</w:t>
      </w:r>
      <w:proofErr w:type="spellEnd"/>
      <w:r>
        <w:t xml:space="preserve">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proofErr w:type="spellStart"/>
      <w:r w:rsidR="00D418FC">
        <w:t>Shuofei</w:t>
      </w:r>
      <w:proofErr w:type="spellEnd"/>
      <w:r w:rsidR="00D418FC">
        <w:t xml:space="preserve">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commentRangeStart w:id="0"/>
      <w:r w:rsidRPr="007A1C84">
        <w:rPr>
          <w:b/>
          <w:bCs/>
        </w:rPr>
        <w:t>ABSTRACT</w:t>
      </w:r>
      <w:commentRangeEnd w:id="0"/>
      <w:r w:rsidR="00B663C5">
        <w:rPr>
          <w:rStyle w:val="CommentReference"/>
        </w:rPr>
        <w:commentReference w:id="0"/>
      </w:r>
    </w:p>
    <w:p w14:paraId="463ABA15" w14:textId="76533534"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del w:id="1" w:author="Peng, Hong" w:date="2020-03-25T10:03:00Z">
        <w:r w:rsidRPr="00702429" w:rsidDel="00911E5B">
          <w:rPr>
            <w:rFonts w:hint="eastAsia"/>
          </w:rPr>
          <w:delText>bas</w:delText>
        </w:r>
        <w:r w:rsidR="004642C4" w:rsidDel="00911E5B">
          <w:rPr>
            <w:rFonts w:hint="eastAsia"/>
          </w:rPr>
          <w:delText>ing</w:delText>
        </w:r>
      </w:del>
      <w:ins w:id="2" w:author="Peng, Hong" w:date="2020-03-25T10:03:00Z">
        <w:r w:rsidR="00911E5B">
          <w:rPr>
            <w:rFonts w:hint="eastAsia"/>
          </w:rPr>
          <w:t>based</w:t>
        </w:r>
      </w:ins>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of the data assigned as training set</w:t>
      </w:r>
      <w:del w:id="3" w:author="Peng, Hong" w:date="2020-03-25T10:04:00Z">
        <w:r w:rsidR="007662F2" w:rsidDel="00911E5B">
          <w:delText>,</w:delText>
        </w:r>
      </w:del>
      <w:r w:rsidR="007662F2">
        <w:t xml:space="preserve">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CB111F">
        <w:t>relief</w:t>
      </w:r>
      <w:r w:rsidR="00D42B15">
        <w:t>F</w:t>
      </w:r>
      <w:proofErr w:type="spellEnd"/>
      <w:r w:rsidR="00CB111F">
        <w:t xml:space="preserve"> algorithm) </w:t>
      </w:r>
      <w:r w:rsidRPr="002E42D4">
        <w:t xml:space="preserve">were </w:t>
      </w:r>
      <w:r w:rsidR="0073727A" w:rsidRPr="002E42D4">
        <w:t xml:space="preserve">implemented to </w:t>
      </w:r>
      <w:r w:rsidR="00CB111F">
        <w:t>build classifica</w:t>
      </w:r>
      <w:del w:id="4" w:author="Peng, Hong" w:date="2020-03-25T10:54:00Z">
        <w:r w:rsidR="00CB111F" w:rsidDel="001B5D99">
          <w:delText>i</w:delText>
        </w:r>
      </w:del>
      <w:r w:rsidR="00CB111F">
        <w:t>tion models</w:t>
      </w:r>
      <w:r w:rsidRPr="002E42D4">
        <w:t>.</w:t>
      </w:r>
      <w:r w:rsidRPr="002F5305">
        <w:t xml:space="preserve"> </w:t>
      </w:r>
      <w:del w:id="5" w:author="Peng, Hong" w:date="2020-03-25T10:04:00Z">
        <w:r w:rsidR="008C5994" w:rsidDel="00911E5B">
          <w:delText xml:space="preserve">Independet </w:delText>
        </w:r>
      </w:del>
      <w:ins w:id="6" w:author="Peng, Hong" w:date="2020-03-25T10:04:00Z">
        <w:r w:rsidR="00911E5B">
          <w:t xml:space="preserve">Independent </w:t>
        </w:r>
      </w:ins>
      <w:r w:rsidR="008C5994">
        <w:t xml:space="preserve">validation by testing set showed </w:t>
      </w:r>
      <w:r w:rsidR="00B621AA">
        <w:t xml:space="preserve">that </w:t>
      </w:r>
      <w:r w:rsidR="00F05508">
        <w:t xml:space="preserve">with the information from </w:t>
      </w:r>
      <w:ins w:id="7" w:author="Peng, Hong" w:date="2020-03-25T10:15:00Z">
        <w:r w:rsidR="008D2ECE">
          <w:t xml:space="preserve">only </w:t>
        </w:r>
      </w:ins>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del w:id="8" w:author="Peng, Hong" w:date="2020-03-25T10:05:00Z">
        <w:r w:rsidR="00B53270" w:rsidDel="00911E5B">
          <w:delText xml:space="preserve"> </w:delText>
        </w:r>
      </w:del>
      <w:r w:rsidR="008C5994">
        <w:t xml:space="preserve"> </w:t>
      </w:r>
      <w:r w:rsidRPr="002F5305">
        <w:t>both SVM and RF</w:t>
      </w:r>
      <w:r w:rsidR="002E7A33">
        <w:t xml:space="preserve"> </w:t>
      </w:r>
      <w:del w:id="9" w:author="Peng, Hong" w:date="2020-03-25T10:11:00Z">
        <w:r w:rsidR="00560B43" w:rsidDel="00911E5B">
          <w:delText xml:space="preserve">led </w:delText>
        </w:r>
      </w:del>
      <w:ins w:id="10" w:author="Peng, Hong" w:date="2020-03-25T10:11:00Z">
        <w:r w:rsidR="00911E5B">
          <w:t xml:space="preserve">could lead </w:t>
        </w:r>
      </w:ins>
      <w:r w:rsidR="00560B43">
        <w:t xml:space="preserve">to </w:t>
      </w:r>
      <w:ins w:id="11" w:author="Peng, Hong" w:date="2020-03-25T10:12:00Z">
        <w:r w:rsidR="00911E5B">
          <w:t xml:space="preserve">a </w:t>
        </w:r>
        <w:r w:rsidR="00911E5B" w:rsidRPr="00702429">
          <w:t>prediction</w:t>
        </w:r>
        <w:r w:rsidR="00911E5B">
          <w:t xml:space="preserve"> accuracy</w:t>
        </w:r>
      </w:ins>
      <w:r w:rsidR="00D1692C">
        <w:t xml:space="preserve"> </w:t>
      </w:r>
      <w:ins w:id="12" w:author="Peng, Hong" w:date="2020-03-25T10:12:00Z">
        <w:r w:rsidR="00911E5B">
          <w:t xml:space="preserve">of </w:t>
        </w:r>
      </w:ins>
      <w:r w:rsidR="00D1692C">
        <w:t>100%</w:t>
      </w:r>
      <w:del w:id="13" w:author="Peng, Hong" w:date="2020-03-25T10:12:00Z">
        <w:r w:rsidR="00D1692C" w:rsidDel="00911E5B">
          <w:delText xml:space="preserve"> of </w:delText>
        </w:r>
        <w:r w:rsidRPr="00702429" w:rsidDel="00911E5B">
          <w:delText>prediction</w:delText>
        </w:r>
        <w:r w:rsidR="00D1692C" w:rsidDel="00911E5B">
          <w:delText xml:space="preserve"> accuracy</w:delText>
        </w:r>
      </w:del>
      <w:r w:rsidR="00D1692C">
        <w:t>.</w:t>
      </w:r>
      <w:r w:rsidR="00A239D8">
        <w:t xml:space="preserve"> </w:t>
      </w:r>
      <w:del w:id="14" w:author="Peng, Hong" w:date="2020-03-25T10:16:00Z">
        <w:r w:rsidR="00A239D8" w:rsidDel="008D2ECE">
          <w:delText>In summar</w:delText>
        </w:r>
        <w:r w:rsidR="00D72999" w:rsidDel="008D2ECE">
          <w:delText>y</w:delText>
        </w:r>
        <w:r w:rsidR="00A239D8" w:rsidDel="008D2ECE">
          <w:delText xml:space="preserve">, </w:delText>
        </w:r>
        <w:r w:rsidR="00DD23EB" w:rsidDel="008D2ECE">
          <w:delText>this study</w:delText>
        </w:r>
      </w:del>
      <w:ins w:id="15" w:author="Peng, Hong" w:date="2020-03-25T10:16:00Z">
        <w:r w:rsidR="008D2ECE">
          <w:t>The results</w:t>
        </w:r>
      </w:ins>
      <w:r w:rsidR="00DD23EB">
        <w:t xml:space="preserve"> </w:t>
      </w:r>
      <w:del w:id="16" w:author="Peng, Hong" w:date="2020-03-25T10:16:00Z">
        <w:r w:rsidR="00DD23EB" w:rsidDel="008D2ECE">
          <w:delText xml:space="preserve">shows </w:delText>
        </w:r>
      </w:del>
      <w:ins w:id="17" w:author="Peng, Hong" w:date="2020-03-25T10:16:00Z">
        <w:r w:rsidR="008D2ECE">
          <w:t xml:space="preserve">demonstrate that </w:t>
        </w:r>
      </w:ins>
      <w:del w:id="18" w:author="Peng, Hong" w:date="2020-03-25T10:16:00Z">
        <w:r w:rsidR="00DD23EB" w:rsidDel="008D2ECE">
          <w:delText xml:space="preserve">the </w:delText>
        </w:r>
        <w:r w:rsidR="00776D92" w:rsidDel="008D2ECE">
          <w:delText xml:space="preserve"> </w:delText>
        </w:r>
        <w:r w:rsidR="00AF434F" w:rsidDel="008D2ECE">
          <w:delText xml:space="preserve">potential of </w:delText>
        </w:r>
      </w:del>
      <w:del w:id="19" w:author="Peng, Hong" w:date="2020-03-25T10:56:00Z">
        <w:r w:rsidR="00DF1D92" w:rsidDel="00010BA9">
          <w:delText>using</w:delText>
        </w:r>
      </w:del>
      <w:r w:rsidR="00DF1D92">
        <w:t xml:space="preserve"> </w:t>
      </w:r>
      <w:r w:rsidR="00EF4DBE">
        <w:t xml:space="preserve">multi-element profiling combined with </w:t>
      </w:r>
      <w:r w:rsidR="005F4762">
        <w:t xml:space="preserve">machine learning techniques </w:t>
      </w:r>
      <w:del w:id="20" w:author="Peng, Hong" w:date="2020-03-25T10:16:00Z">
        <w:r w:rsidR="00597B55" w:rsidDel="008D2ECE">
          <w:delText xml:space="preserve">as a </w:delText>
        </w:r>
        <w:r w:rsidR="004B698A" w:rsidDel="008D2ECE">
          <w:delText xml:space="preserve">robust </w:delText>
        </w:r>
        <w:r w:rsidR="00B1371B" w:rsidDel="008D2ECE">
          <w:delText>tool</w:delText>
        </w:r>
      </w:del>
      <w:ins w:id="21" w:author="Peng, Hong" w:date="2020-03-25T10:16:00Z">
        <w:r w:rsidR="008D2ECE">
          <w:t xml:space="preserve">is an effective </w:t>
        </w:r>
      </w:ins>
      <w:ins w:id="22" w:author="Peng, Hong" w:date="2020-03-25T10:36:00Z">
        <w:r w:rsidR="001B5D99">
          <w:t>strateg</w:t>
        </w:r>
      </w:ins>
      <w:ins w:id="23" w:author="Peng, Hong" w:date="2020-03-25T10:55:00Z">
        <w:r w:rsidR="001B5D99">
          <w:t>y</w:t>
        </w:r>
      </w:ins>
      <w:r w:rsidR="00B1371B">
        <w:t xml:space="preserve"> to determine the geological </w:t>
      </w:r>
      <w:del w:id="24" w:author="Peng, Hong" w:date="2020-03-25T10:35:00Z">
        <w:r w:rsidR="00B1371B" w:rsidDel="009F328C">
          <w:delText>origins for</w:delText>
        </w:r>
      </w:del>
      <w:ins w:id="25" w:author="Peng, Hong" w:date="2020-03-25T10:35:00Z">
        <w:r w:rsidR="009F328C">
          <w:t>authenticity of</w:t>
        </w:r>
      </w:ins>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proofErr w:type="gramStart"/>
      <w:r>
        <w:t>r</w:t>
      </w:r>
      <w:r w:rsidR="00FF2871">
        <w:t>ice</w:t>
      </w:r>
      <w:proofErr w:type="gramEnd"/>
      <w:r w:rsidR="00FF2871">
        <w:t xml:space="preserve">, ICP-MS, Geographical </w:t>
      </w:r>
      <w:r w:rsidR="00E11BE9">
        <w:t>Indication</w:t>
      </w:r>
      <w:r w:rsidR="00FF2871">
        <w:t xml:space="preserve">, </w:t>
      </w:r>
      <w:r w:rsidR="00AA78B4">
        <w:t xml:space="preserve">machine learning, feature selection, </w:t>
      </w:r>
      <w:proofErr w:type="spellStart"/>
      <w:r w:rsidR="00E11BE9">
        <w:t>chemometrics</w:t>
      </w:r>
      <w:proofErr w:type="spellEnd"/>
      <w:r w:rsidR="00E11BE9">
        <w:t xml:space="preserve"> </w:t>
      </w:r>
    </w:p>
    <w:p w14:paraId="61131577" w14:textId="71C1D90B" w:rsidR="00272AED" w:rsidRPr="0078663A" w:rsidRDefault="00C737A0" w:rsidP="0078663A">
      <w:pPr>
        <w:rPr>
          <w:b/>
        </w:rPr>
      </w:pPr>
      <w:r>
        <w:rPr>
          <w:b/>
        </w:rPr>
        <w:t>INTRODUCTION</w:t>
      </w:r>
      <w:r w:rsidRPr="0078663A">
        <w:rPr>
          <w:b/>
        </w:rPr>
        <w:t xml:space="preserve"> </w:t>
      </w:r>
    </w:p>
    <w:p w14:paraId="1CC1F170" w14:textId="74EDBF69"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w:t>
      </w:r>
      <w:ins w:id="26" w:author="Peng, Hong" w:date="2020-03-25T11:07:00Z">
        <w:r w:rsidR="00170EC3">
          <w:t xml:space="preserve">good </w:t>
        </w:r>
      </w:ins>
      <w:r w:rsidR="003E0946">
        <w:t>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274E62">
        <w:t>’</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proofErr w:type="spellStart"/>
      <w:r w:rsidR="00D37121">
        <w:t>agroproducts</w:t>
      </w:r>
      <w:proofErr w:type="spellEnd"/>
      <w:r w:rsidR="00D37121">
        <w:t xml:space="preserve">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w:t>
      </w:r>
      <w:r w:rsidR="00E7120D">
        <w:t xml:space="preserve"> </w:t>
      </w:r>
      <w:r w:rsidR="00866350">
        <w:t xml:space="preserve">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0DE9EB1C" w:rsidR="004B4BFE" w:rsidRDefault="00A3755C" w:rsidP="00212AD0">
      <w:pPr>
        <w:jc w:val="both"/>
      </w:pPr>
      <w:r>
        <w:lastRenderedPageBreak/>
        <w:t>Rice (</w:t>
      </w:r>
      <w:proofErr w:type="spellStart"/>
      <w:r w:rsidRPr="0078663A">
        <w:rPr>
          <w:i/>
        </w:rPr>
        <w:t>Oryza</w:t>
      </w:r>
      <w:proofErr w:type="spellEnd"/>
      <w:r w:rsidRPr="0078663A">
        <w:rPr>
          <w:i/>
        </w:rPr>
        <w:t xml:space="preserve">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ins w:id="27" w:author="Peng, Hong" w:date="2020-03-25T12:10:00Z">
        <w:r w:rsidR="00EB33B5">
          <w:t xml:space="preserve">has </w:t>
        </w:r>
      </w:ins>
      <w:r w:rsidR="00B805B2">
        <w:t xml:space="preserve">become </w:t>
      </w:r>
      <w:del w:id="28" w:author="Peng, Hong" w:date="2020-03-25T11:13:00Z">
        <w:r w:rsidR="00B805B2" w:rsidDel="00B65016">
          <w:delText xml:space="preserve">volunerable </w:delText>
        </w:r>
      </w:del>
      <w:ins w:id="29" w:author="Peng, Hong" w:date="2020-03-25T12:10:00Z">
        <w:r w:rsidR="00EB33B5">
          <w:t xml:space="preserve">more and more </w:t>
        </w:r>
      </w:ins>
      <w:ins w:id="30" w:author="Peng, Hong" w:date="2020-03-25T11:13:00Z">
        <w:r w:rsidR="00B65016">
          <w:t xml:space="preserve">vulnerable </w:t>
        </w:r>
      </w:ins>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7AFBD9F9"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del w:id="31" w:author="Peng, Hong" w:date="2020-03-25T13:12:00Z">
        <w:r w:rsidR="004E192E" w:rsidDel="009254ED">
          <w:delText>with the aid of</w:delText>
        </w:r>
      </w:del>
      <w:ins w:id="32" w:author="Peng, Hong" w:date="2020-03-25T13:12:00Z">
        <w:r w:rsidR="009254ED">
          <w:t>i</w:t>
        </w:r>
        <w:r w:rsidR="009254ED">
          <w:rPr>
            <w:rFonts w:hint="eastAsia"/>
          </w:rPr>
          <w:t>n</w:t>
        </w:r>
        <w:r w:rsidR="009254ED">
          <w:t xml:space="preserve"> combination with</w:t>
        </w:r>
      </w:ins>
      <w:r w:rsidR="004E192E">
        <w:t xml:space="preserve"> multivariate analysis (MVA) and </w:t>
      </w:r>
      <w:r w:rsidR="0064739E">
        <w:t>machine learning</w:t>
      </w:r>
      <w:r w:rsidR="00BB7243">
        <w:t xml:space="preserve"> (ML)</w:t>
      </w:r>
      <w:r w:rsidR="004E192E">
        <w:t xml:space="preserve"> techniques</w:t>
      </w:r>
      <w:ins w:id="33" w:author="Peng, Hong" w:date="2020-03-25T13:08:00Z">
        <w:r w:rsidR="009254ED">
          <w:t>,</w:t>
        </w:r>
      </w:ins>
      <w:r w:rsidR="00585BE7">
        <w:t xml:space="preserve"> </w:t>
      </w:r>
      <w:r w:rsidR="005C20E5">
        <w:t xml:space="preserve">have been </w:t>
      </w:r>
      <w:ins w:id="34" w:author="Peng, Hong" w:date="2020-03-25T13:26:00Z">
        <w:r w:rsidR="002E4F69">
          <w:t xml:space="preserve">vigorously </w:t>
        </w:r>
      </w:ins>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del w:id="35" w:author="Peng, Hong" w:date="2020-03-25T13:27:00Z">
        <w:r w:rsidR="00025C21" w:rsidDel="002E4F69">
          <w:delText xml:space="preserve">Being </w:delText>
        </w:r>
      </w:del>
      <w:commentRangeStart w:id="36"/>
      <w:del w:id="37" w:author="Peng, Hong" w:date="2020-03-25T13:28:00Z">
        <w:r w:rsidR="00025C21" w:rsidDel="002E4F69">
          <w:delText>able</w:delText>
        </w:r>
      </w:del>
      <w:ins w:id="38" w:author="Peng, Hong" w:date="2020-03-25T13:28:00Z">
        <w:r w:rsidR="002E4F69">
          <w:t>ICP</w:t>
        </w:r>
      </w:ins>
      <w:commentRangeEnd w:id="36"/>
      <w:ins w:id="39" w:author="Peng, Hong" w:date="2020-03-25T13:29:00Z">
        <w:r w:rsidR="002E4F69">
          <w:rPr>
            <w:rStyle w:val="CommentReference"/>
          </w:rPr>
          <w:commentReference w:id="36"/>
        </w:r>
      </w:ins>
      <w:ins w:id="40" w:author="Peng, Hong" w:date="2020-03-25T13:28:00Z">
        <w:r w:rsidR="002E4F69">
          <w:t>-MS is cap</w:t>
        </w:r>
      </w:ins>
      <w:ins w:id="41" w:author="Peng, Hong" w:date="2020-03-25T13:35:00Z">
        <w:r w:rsidR="002E4F69">
          <w:t>a</w:t>
        </w:r>
      </w:ins>
      <w:ins w:id="42" w:author="Peng, Hong" w:date="2020-03-25T13:28:00Z">
        <w:r w:rsidR="002E4F69">
          <w:t>ble</w:t>
        </w:r>
      </w:ins>
      <w:r w:rsidR="00025C21">
        <w:t xml:space="preserve"> to simultaneously</w:t>
      </w:r>
      <w:r w:rsidR="005C20E5">
        <w:t xml:space="preserve"> </w:t>
      </w:r>
      <w:r w:rsidR="000A5605">
        <w:t xml:space="preserve">detect </w:t>
      </w:r>
      <w:r w:rsidR="00EF5A92">
        <w:t xml:space="preserve">both metal and non-metal elements, </w:t>
      </w:r>
      <w:del w:id="43" w:author="Peng, Hong" w:date="2020-03-25T13:34:00Z">
        <w:r w:rsidR="00025C21" w:rsidDel="002E4F69">
          <w:delText xml:space="preserve">ICP-MS </w:delText>
        </w:r>
        <w:r w:rsidR="000A5605" w:rsidDel="002E4F69">
          <w:delText xml:space="preserve"> </w:delText>
        </w:r>
        <w:r w:rsidR="00025C21" w:rsidDel="002E4F69">
          <w:delText xml:space="preserve">has the advantage of </w:delText>
        </w:r>
      </w:del>
      <w:ins w:id="44" w:author="Peng, Hong" w:date="2020-03-25T13:34:00Z">
        <w:r w:rsidR="002E4F69">
          <w:t xml:space="preserve">and is </w:t>
        </w:r>
      </w:ins>
      <w:ins w:id="45" w:author="Peng, Hong" w:date="2020-03-25T13:35:00Z">
        <w:r w:rsidR="0007306D">
          <w:t>characterized</w:t>
        </w:r>
      </w:ins>
      <w:ins w:id="46" w:author="Peng, Hong" w:date="2020-03-25T13:34:00Z">
        <w:r w:rsidR="002E4F69">
          <w:t xml:space="preserve"> by</w:t>
        </w:r>
      </w:ins>
      <w:r w:rsidR="008B0EED">
        <w:t xml:space="preserve"> </w:t>
      </w:r>
      <w:r w:rsidR="00EF5A92">
        <w:t xml:space="preserve">high throughput </w:t>
      </w:r>
      <w:r w:rsidR="008B0EED">
        <w:t xml:space="preserve">measurement with wide dynamic range </w:t>
      </w:r>
      <w:r w:rsidR="00EF5A92">
        <w:t xml:space="preserve">and </w:t>
      </w:r>
      <w:del w:id="47" w:author="Peng, Hong" w:date="2020-03-25T13:35:00Z">
        <w:r w:rsidR="00EF5A92" w:rsidDel="0007306D">
          <w:delText xml:space="preserve">relateviely </w:delText>
        </w:r>
      </w:del>
      <w:ins w:id="48" w:author="Peng, Hong" w:date="2020-03-25T13:35:00Z">
        <w:r w:rsidR="0007306D">
          <w:t>relat</w:t>
        </w:r>
      </w:ins>
      <w:ins w:id="49" w:author="Peng, Hong" w:date="2020-03-25T13:36:00Z">
        <w:r w:rsidR="0007306D">
          <w:t>iv</w:t>
        </w:r>
      </w:ins>
      <w:ins w:id="50" w:author="Peng, Hong" w:date="2020-03-25T13:35:00Z">
        <w:r w:rsidR="0007306D">
          <w:t xml:space="preserve">ely </w:t>
        </w:r>
      </w:ins>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del w:id="51" w:author="Peng, Hong" w:date="2020-03-25T14:39:00Z">
        <w:r w:rsidR="004951D3" w:rsidDel="008044A0">
          <w:delText>Beyon</w:delText>
        </w:r>
        <w:r w:rsidR="00DF121A" w:rsidDel="008044A0">
          <w:rPr>
            <w:rFonts w:hint="eastAsia"/>
          </w:rPr>
          <w:delText>d</w:delText>
        </w:r>
        <w:r w:rsidR="004951D3" w:rsidDel="008044A0">
          <w:delText xml:space="preserve"> the </w:delText>
        </w:r>
        <w:r w:rsidR="006D63F9" w:rsidDel="008044A0">
          <w:delText xml:space="preserve">advance of </w:delText>
        </w:r>
        <w:r w:rsidR="00755367" w:rsidDel="008044A0">
          <w:delText>ICP-MS</w:delText>
        </w:r>
        <w:r w:rsidR="00767627" w:rsidDel="008044A0">
          <w:delText xml:space="preserve">, </w:delText>
        </w:r>
        <w:r w:rsidR="00900370" w:rsidDel="008044A0">
          <w:delText>it</w:delText>
        </w:r>
        <w:r w:rsidR="00DF6DA6" w:rsidDel="008044A0">
          <w:delText xml:space="preserve"> is</w:delText>
        </w:r>
        <w:r w:rsidR="00900370" w:rsidDel="008044A0">
          <w:delText xml:space="preserve"> also of great importance </w:delText>
        </w:r>
        <w:r w:rsidR="001D3D87" w:rsidDel="008044A0">
          <w:delText xml:space="preserve">to ensure </w:delText>
        </w:r>
        <w:r w:rsidR="00DF6DA6" w:rsidDel="008044A0">
          <w:delText xml:space="preserve">the large volumn of </w:delText>
        </w:r>
        <w:r w:rsidR="0068299F" w:rsidDel="008044A0">
          <w:delText>dat</w:delText>
        </w:r>
        <w:r w:rsidR="00051936" w:rsidDel="008044A0">
          <w:delText xml:space="preserve">a </w:delText>
        </w:r>
        <w:r w:rsidR="0068299F" w:rsidDel="008044A0">
          <w:delText xml:space="preserve">generated can be properly </w:delText>
        </w:r>
        <w:r w:rsidR="00766ABF" w:rsidDel="008044A0">
          <w:delText>processed and interpreted</w:delText>
        </w:r>
        <w:r w:rsidR="0036367D" w:rsidDel="008044A0">
          <w:fldChar w:fldCharType="begin" w:fldLock="1"/>
        </w:r>
        <w:r w:rsidR="005960CC" w:rsidDel="008044A0">
          <w:delInstrText>ADDIN CSL_CITATION {"citationItems":[{"id":"ITEM-1","itemData":{"DOI":"https://doi.org/10.1016/j.trac.2017.08.011","ISSN":"0165-9936","abstract":"Foodomics is a newly developed discipline that has become more and more important in the last years where focus on food and the understanding of food systems has increased significantly. In this review, the flow of a typical foodomics study will be followed with a focus on the core components, where chemometric expertise is more deeply involved. These are: how to acquire sound data, how to exploit an experimental design, how to use classification in a proper way, how to look at more analytical platforms at the same time and, not the least, how to understand the limitations when interpreting the developed models. For each of these phases, the most common data issues will be highlighted and some of the most recent chemometric methods that are able to help solving them, will be presented.","author":[{"dropping-particle":"","family":"Bevilacqua","given":"Marta","non-dropping-particle":"","parse-names":false,"suffix":""},{"dropping-particle":"","family":"Bro","given":"Rasmus","non-dropping-particle":"","parse-names":false,"suffix":""},{"dropping-particle":"","family":"Marini","given":"Federico","non-dropping-particle":"","parse-names":false,"suffix":""},{"dropping-particle":"","family":"Rinnan","given":"Åsmund","non-dropping-particle":"","parse-names":false,"suffix":""},{"dropping-particle":"","family":"Rasmussen","given":"Morten Arendt","non-dropping-particle":"","parse-names":false,"suffix":""},{"dropping-particle":"","family":"Skov","given":"Thomas","non-dropping-particle":"","parse-names":false,"suffix":""}],"container-title":"TrAC Trends in Analytical Chemistry","id":"ITEM-1","issued":{"date-parts":[["2017"]]},"note":"Special issue on Foodomics and Modern Food Analysis","page":"42-51","title":"Recent chemometrics advances for foodomics","type":"article-journal","volume":"96"},"uris":["http://www.mendeley.com/documents/?uuid=2039f41c-c77c-47f7-a368-d49676c79797"]}],"mendeley":{"formattedCitation":"&lt;sup&gt;15&lt;/sup&gt;","plainTextFormattedCitation":"15","previouslyFormattedCitation":"&lt;sup&gt;15&lt;/sup&gt;"},"properties":{"noteIndex":0},"schema":"https://github.com/citation-style-language/schema/raw/master/csl-citation.json"}</w:delInstrText>
        </w:r>
        <w:r w:rsidR="0036367D" w:rsidDel="008044A0">
          <w:fldChar w:fldCharType="separate"/>
        </w:r>
        <w:r w:rsidR="00755367" w:rsidRPr="00755367" w:rsidDel="008044A0">
          <w:rPr>
            <w:noProof/>
            <w:vertAlign w:val="superscript"/>
          </w:rPr>
          <w:delText>15</w:delText>
        </w:r>
        <w:r w:rsidR="0036367D" w:rsidDel="008044A0">
          <w:fldChar w:fldCharType="end"/>
        </w:r>
        <w:r w:rsidR="00576857" w:rsidDel="008044A0">
          <w:rPr>
            <w:rFonts w:hint="eastAsia"/>
          </w:rPr>
          <w:delText>.</w:delText>
        </w:r>
        <w:r w:rsidR="00576857" w:rsidDel="008044A0">
          <w:delText xml:space="preserve"> </w:delText>
        </w:r>
      </w:del>
      <w:del w:id="52" w:author="Peng, Hong" w:date="2020-03-25T13:38:00Z">
        <w:r w:rsidR="00DD27D4" w:rsidDel="004131DE">
          <w:delText>As summarized i</w:delText>
        </w:r>
      </w:del>
      <w:del w:id="53" w:author="Peng, Hong" w:date="2020-03-25T14:39:00Z">
        <w:r w:rsidR="00DD27D4" w:rsidDel="008044A0">
          <w:delText xml:space="preserve">n a </w:delText>
        </w:r>
        <w:r w:rsidR="00461666" w:rsidDel="008044A0">
          <w:delText xml:space="preserve">recent </w:delText>
        </w:r>
        <w:r w:rsidR="00DD27D4" w:rsidDel="008044A0">
          <w:delText>review</w:delText>
        </w:r>
        <w:r w:rsidR="00FC64A3" w:rsidDel="008044A0">
          <w:fldChar w:fldCharType="begin" w:fldLock="1"/>
        </w:r>
        <w:r w:rsidR="005960CC" w:rsidDel="008044A0">
          <w:del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16&lt;/sup&gt;","plainTextFormattedCitation":"16","previouslyFormattedCitation":"&lt;sup&gt;16&lt;/sup&gt;"},"properties":{"noteIndex":0},"schema":"https://github.com/citation-style-language/schema/raw/master/csl-citation.json"}</w:delInstrText>
        </w:r>
        <w:r w:rsidR="00FC64A3" w:rsidDel="008044A0">
          <w:fldChar w:fldCharType="separate"/>
        </w:r>
        <w:r w:rsidR="00755367" w:rsidRPr="00755367" w:rsidDel="008044A0">
          <w:rPr>
            <w:noProof/>
            <w:vertAlign w:val="superscript"/>
          </w:rPr>
          <w:delText>16</w:delText>
        </w:r>
        <w:r w:rsidR="00FC64A3" w:rsidDel="008044A0">
          <w:fldChar w:fldCharType="end"/>
        </w:r>
        <w:r w:rsidR="00DD27D4" w:rsidDel="008044A0">
          <w:delText xml:space="preserve">, </w:delText>
        </w:r>
        <w:r w:rsidR="002B13B1" w:rsidDel="008044A0">
          <w:delText xml:space="preserve">MVA such as </w:delText>
        </w:r>
        <w:r w:rsidR="00AB35B2" w:rsidDel="008044A0">
          <w:delText>princi</w:delText>
        </w:r>
        <w:r w:rsidR="00E02081" w:rsidDel="008044A0">
          <w:delText>pal</w:delText>
        </w:r>
        <w:r w:rsidR="00AB35B2" w:rsidDel="008044A0">
          <w:delText xml:space="preserve"> component analysis (PCA)</w:delText>
        </w:r>
        <w:r w:rsidR="00614EF1" w:rsidDel="008044A0">
          <w:delText xml:space="preserve"> </w:delText>
        </w:r>
        <w:r w:rsidR="00766ABF" w:rsidDel="008044A0">
          <w:delText xml:space="preserve">and </w:delText>
        </w:r>
        <w:r w:rsidR="00C468D7" w:rsidDel="008044A0">
          <w:delText>linear</w:delText>
        </w:r>
        <w:r w:rsidR="00AB35B2" w:rsidDel="008044A0">
          <w:delText xml:space="preserve"> </w:delText>
        </w:r>
        <w:r w:rsidR="009B5957" w:rsidDel="008044A0">
          <w:delText>discriminate analysis</w:delText>
        </w:r>
        <w:r w:rsidR="00075F1B" w:rsidDel="008044A0">
          <w:delText xml:space="preserve"> (</w:delText>
        </w:r>
        <w:r w:rsidR="00C468D7" w:rsidDel="008044A0">
          <w:delText>L</w:delText>
        </w:r>
        <w:r w:rsidR="00075F1B" w:rsidDel="008044A0">
          <w:delText>DA)</w:delText>
        </w:r>
        <w:r w:rsidR="009B5957" w:rsidDel="008044A0">
          <w:delText xml:space="preserve"> </w:delText>
        </w:r>
      </w:del>
      <w:del w:id="54" w:author="Peng, Hong" w:date="2020-03-25T13:39:00Z">
        <w:r w:rsidR="008C7B44" w:rsidDel="004131DE">
          <w:delText xml:space="preserve">are </w:delText>
        </w:r>
      </w:del>
      <w:del w:id="55" w:author="Peng, Hong" w:date="2020-03-25T14:39:00Z">
        <w:r w:rsidR="009B5957" w:rsidDel="008044A0">
          <w:delText xml:space="preserve">by far the dominant </w:delText>
        </w:r>
        <w:r w:rsidR="00734051" w:rsidDel="008044A0">
          <w:delText>method</w:delText>
        </w:r>
        <w:r w:rsidR="008C7B44" w:rsidDel="008044A0">
          <w:delText>s</w:delText>
        </w:r>
        <w:r w:rsidR="00734051" w:rsidDel="008044A0">
          <w:delText xml:space="preserve"> for data processing</w:delText>
        </w:r>
        <w:r w:rsidR="006D551A" w:rsidDel="008044A0">
          <w:delText xml:space="preserve">, </w:delText>
        </w:r>
      </w:del>
      <w:ins w:id="56" w:author="Peng, Hong" w:date="2020-03-25T14:40:00Z">
        <w:r w:rsidR="008044A0">
          <w:t xml:space="preserve">MVA has been generally used to process and integrate data with large volume, in which principal component analysis (PCA) and linear discriminate analysis (LDA) </w:t>
        </w:r>
      </w:ins>
      <w:ins w:id="57" w:author="Peng, Hong" w:date="2020-03-25T14:47:00Z">
        <w:r w:rsidR="00CA01A3">
          <w:t>are</w:t>
        </w:r>
      </w:ins>
      <w:ins w:id="58" w:author="Peng, Hong" w:date="2020-03-25T14:40:00Z">
        <w:r w:rsidR="008044A0">
          <w:t xml:space="preserve"> the </w:t>
        </w:r>
      </w:ins>
      <w:ins w:id="59" w:author="Peng, Hong" w:date="2020-03-25T14:47:00Z">
        <w:r w:rsidR="00CA01A3">
          <w:t xml:space="preserve">two </w:t>
        </w:r>
      </w:ins>
      <w:ins w:id="60" w:author="Peng, Hong" w:date="2020-03-25T14:40:00Z">
        <w:r w:rsidR="008044A0">
          <w:t xml:space="preserve">dominant methods </w:t>
        </w:r>
      </w:ins>
      <w:r w:rsidR="00DD5D12">
        <w:t xml:space="preserve">due to their simplicity </w:t>
      </w:r>
      <w:r w:rsidR="005E0F1B">
        <w:t xml:space="preserve">in spotting </w:t>
      </w:r>
      <w:r w:rsidR="003D3A85">
        <w:t xml:space="preserve">hidden </w:t>
      </w:r>
      <w:r w:rsidR="005E0F1B">
        <w:t xml:space="preserve">trend </w:t>
      </w:r>
      <w:r w:rsidR="003D3A85">
        <w:t xml:space="preserve">embedded in the dataset. </w:t>
      </w:r>
      <w:r w:rsidR="009E2E76" w:rsidRPr="001B40F0">
        <w:t>However,</w:t>
      </w:r>
      <w:r w:rsidR="009E2E76">
        <w:t xml:space="preserve"> </w:t>
      </w:r>
      <w:r w:rsidR="0024313A">
        <w:t>with</w:t>
      </w:r>
      <w:r w:rsidR="009E2E76" w:rsidRPr="00CD2EE0">
        <w:t xml:space="preserve"> the </w:t>
      </w:r>
      <w:ins w:id="61" w:author="Peng, Hong" w:date="2020-03-25T13:42:00Z">
        <w:r w:rsidR="004131DE">
          <w:t xml:space="preserve">increase </w:t>
        </w:r>
      </w:ins>
      <w:ins w:id="62" w:author="Peng, Hong" w:date="2020-03-25T13:44:00Z">
        <w:r w:rsidR="004131DE">
          <w:t>of</w:t>
        </w:r>
      </w:ins>
      <w:ins w:id="63" w:author="Peng, Hong" w:date="2020-03-25T13:42:00Z">
        <w:r w:rsidR="004131DE">
          <w:t xml:space="preserve"> data</w:t>
        </w:r>
      </w:ins>
      <w:ins w:id="64" w:author="Peng, Hong" w:date="2020-03-25T13:41:00Z">
        <w:r w:rsidR="004131DE">
          <w:t xml:space="preserve"> </w:t>
        </w:r>
      </w:ins>
      <w:r w:rsidR="00F838CF">
        <w:t>complexity</w:t>
      </w:r>
      <w:r w:rsidR="00F838CF" w:rsidRPr="00CD2EE0">
        <w:t xml:space="preserve"> </w:t>
      </w:r>
      <w:r w:rsidR="009E2E76" w:rsidRPr="00CD2EE0">
        <w:t xml:space="preserve">and </w:t>
      </w:r>
      <w:ins w:id="65" w:author="Peng, Hong" w:date="2020-03-25T13:42:00Z">
        <w:r w:rsidR="004131DE">
          <w:t xml:space="preserve">data </w:t>
        </w:r>
      </w:ins>
      <w:r w:rsidR="00B87961">
        <w:t>volume</w:t>
      </w:r>
      <w:del w:id="66" w:author="Peng, Hong" w:date="2020-03-25T13:42:00Z">
        <w:r w:rsidR="00B87961" w:rsidDel="004131DE">
          <w:delText xml:space="preserve"> of data increasing</w:delText>
        </w:r>
      </w:del>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del w:id="67" w:author="Peng, Hong" w:date="2020-03-25T13:58:00Z">
        <w:r w:rsidR="00FA129A" w:rsidDel="00BA0A61">
          <w:delText>in</w:delText>
        </w:r>
        <w:r w:rsidR="006A2C84" w:rsidDel="00BA0A61">
          <w:delText xml:space="preserve"> </w:delText>
        </w:r>
        <w:r w:rsidR="006B1F65" w:rsidDel="00BA0A61">
          <w:delText>u</w:delText>
        </w:r>
        <w:r w:rsidR="006A2C84" w:rsidDel="00BA0A61">
          <w:delText>rgent demand</w:delText>
        </w:r>
      </w:del>
      <w:ins w:id="68" w:author="Peng, Hong" w:date="2020-03-25T13:58:00Z">
        <w:r w:rsidR="00BA0A61">
          <w:t>very much desired</w:t>
        </w:r>
      </w:ins>
      <w:r w:rsidR="00FB1AF0">
        <w:fldChar w:fldCharType="begin" w:fldLock="1"/>
      </w:r>
      <w:r w:rsidR="005960CC">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17&lt;/sup&gt;","plainTextFormattedCitation":"17","previouslyFormattedCitation":"&lt;sup&gt;17&lt;/sup&gt;"},"properties":{"noteIndex":0},"schema":"https://github.com/citation-style-language/schema/raw/master/csl-citation.json"}</w:instrText>
      </w:r>
      <w:r w:rsidR="00FB1AF0">
        <w:fldChar w:fldCharType="separate"/>
      </w:r>
      <w:r w:rsidR="00755367" w:rsidRPr="00755367">
        <w:rPr>
          <w:noProof/>
          <w:vertAlign w:val="superscript"/>
        </w:rPr>
        <w:t>17</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5960CC">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18&lt;/sup&gt;","plainTextFormattedCitation":"18","previouslyFormattedCitation":"&lt;sup&gt;18&lt;/sup&gt;"},"properties":{"noteIndex":0},"schema":"https://github.com/citation-style-language/schema/raw/master/csl-citation.json"}</w:instrText>
      </w:r>
      <w:r w:rsidR="00990D19">
        <w:fldChar w:fldCharType="separate"/>
      </w:r>
      <w:r w:rsidR="00755367" w:rsidRPr="00755367">
        <w:rPr>
          <w:noProof/>
          <w:vertAlign w:val="superscript"/>
        </w:rPr>
        <w:t>18</w:t>
      </w:r>
      <w:r w:rsidR="00990D19">
        <w:fldChar w:fldCharType="end"/>
      </w:r>
      <w:r w:rsidR="00DE0C97" w:rsidRPr="009A1A8C">
        <w:t>,</w:t>
      </w:r>
      <w:r w:rsidR="00DE0C97">
        <w:t xml:space="preserve"> </w:t>
      </w:r>
      <w:r w:rsidR="00C55A56">
        <w:t>biomedical</w:t>
      </w:r>
      <w:r w:rsidR="00C55A56">
        <w:fldChar w:fldCharType="begin" w:fldLock="1"/>
      </w:r>
      <w:r w:rsidR="005960CC">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19&lt;/sup&gt;","plainTextFormattedCitation":"19","previouslyFormattedCitation":"&lt;sup&gt;19&lt;/sup&gt;"},"properties":{"noteIndex":0},"schema":"https://github.com/citation-style-language/schema/raw/master/csl-citation.json"}</w:instrText>
      </w:r>
      <w:r w:rsidR="00C55A56">
        <w:fldChar w:fldCharType="separate"/>
      </w:r>
      <w:r w:rsidR="00755367" w:rsidRPr="00755367">
        <w:rPr>
          <w:noProof/>
          <w:vertAlign w:val="superscript"/>
        </w:rPr>
        <w:t>19</w:t>
      </w:r>
      <w:r w:rsidR="00C55A56">
        <w:fldChar w:fldCharType="end"/>
      </w:r>
      <w:r w:rsidR="00C55A56" w:rsidRPr="00767F9A">
        <w:rPr>
          <w:vertAlign w:val="superscript"/>
        </w:rPr>
        <w:t>,</w:t>
      </w:r>
      <w:r w:rsidR="00C55A56">
        <w:fldChar w:fldCharType="begin" w:fldLock="1"/>
      </w:r>
      <w:r w:rsidR="005960CC">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20&lt;/sup&gt;","plainTextFormattedCitation":"20","previouslyFormattedCitation":"&lt;sup&gt;20&lt;/sup&gt;"},"properties":{"noteIndex":0},"schema":"https://github.com/citation-style-language/schema/raw/master/csl-citation.json"}</w:instrText>
      </w:r>
      <w:r w:rsidR="00C55A56">
        <w:fldChar w:fldCharType="separate"/>
      </w:r>
      <w:r w:rsidR="00755367" w:rsidRPr="00755367">
        <w:rPr>
          <w:noProof/>
          <w:vertAlign w:val="superscript"/>
        </w:rPr>
        <w:t>20</w:t>
      </w:r>
      <w:r w:rsidR="00C55A56">
        <w:fldChar w:fldCharType="end"/>
      </w:r>
      <w:r w:rsidR="00767F9A">
        <w:t xml:space="preserve">, </w:t>
      </w:r>
      <w:r w:rsidR="00DE0C97">
        <w:t>astronomy</w:t>
      </w:r>
      <w:r w:rsidR="00990D19">
        <w:fldChar w:fldCharType="begin" w:fldLock="1"/>
      </w:r>
      <w:r w:rsidR="005960CC">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21&lt;/sup&gt;","plainTextFormattedCitation":"21","previouslyFormattedCitation":"&lt;sup&gt;21&lt;/sup&gt;"},"properties":{"noteIndex":0},"schema":"https://github.com/citation-style-language/schema/raw/master/csl-citation.json"}</w:instrText>
      </w:r>
      <w:r w:rsidR="00990D19">
        <w:fldChar w:fldCharType="separate"/>
      </w:r>
      <w:r w:rsidR="00755367" w:rsidRPr="00755367">
        <w:rPr>
          <w:noProof/>
          <w:vertAlign w:val="superscript"/>
        </w:rPr>
        <w:t>21</w:t>
      </w:r>
      <w:r w:rsidR="00990D19">
        <w:fldChar w:fldCharType="end"/>
      </w:r>
      <w:r w:rsidR="00DE0C97">
        <w:t xml:space="preserve"> and bioinformatics</w:t>
      </w:r>
      <w:r w:rsidR="00990D19">
        <w:fldChar w:fldCharType="begin" w:fldLock="1"/>
      </w:r>
      <w:r w:rsidR="005960CC">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22&lt;/sup&gt;","plainTextFormattedCitation":"22","previouslyFormattedCitation":"&lt;sup&gt;22&lt;/sup&gt;"},"properties":{"noteIndex":0},"schema":"https://github.com/citation-style-language/schema/raw/master/csl-citation.json"}</w:instrText>
      </w:r>
      <w:r w:rsidR="00990D19">
        <w:fldChar w:fldCharType="separate"/>
      </w:r>
      <w:r w:rsidR="00755367" w:rsidRPr="00755367">
        <w:rPr>
          <w:noProof/>
          <w:vertAlign w:val="superscript"/>
        </w:rPr>
        <w:t>22</w:t>
      </w:r>
      <w:r w:rsidR="00990D19">
        <w:fldChar w:fldCharType="end"/>
      </w:r>
      <w:r w:rsidR="008C7B44">
        <w:t>.</w:t>
      </w:r>
      <w:r w:rsidR="0054485B">
        <w:t xml:space="preserve"> </w:t>
      </w:r>
      <w:r w:rsidR="00CB1F76">
        <w:t xml:space="preserve">Yet </w:t>
      </w:r>
      <w:del w:id="69" w:author="Peng, Hong" w:date="2020-03-25T14:52:00Z">
        <w:r w:rsidR="00CB1F76" w:rsidDel="00CD662B">
          <w:delText>b</w:delText>
        </w:r>
        <w:r w:rsidR="004B4BFE" w:rsidDel="00CD662B">
          <w:delText xml:space="preserve">y </w:delText>
        </w:r>
      </w:del>
      <w:ins w:id="70" w:author="Peng, Hong" w:date="2020-03-25T14:52:00Z">
        <w:r w:rsidR="00CD662B">
          <w:t xml:space="preserve">so </w:t>
        </w:r>
      </w:ins>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ins w:id="71" w:author="Peng, Hong" w:date="2020-03-25T14:50:00Z">
        <w:r w:rsidR="00AE0B39" w:rsidRPr="00025C21">
          <w:t>geographical</w:t>
        </w:r>
      </w:ins>
      <w:del w:id="72" w:author="Peng, Hong" w:date="2020-03-25T14:50:00Z">
        <w:r w:rsidR="0054485B" w:rsidDel="00AE0B39">
          <w:delText>geological</w:delText>
        </w:r>
      </w:del>
      <w:del w:id="73" w:author="Peng, Hong" w:date="2020-03-25T13:58:00Z">
        <w:r w:rsidR="0054485B" w:rsidDel="00BA0A61">
          <w:delText xml:space="preserve"> </w:delText>
        </w:r>
      </w:del>
      <w:r w:rsidR="0054485B">
        <w:t xml:space="preserve"> </w:t>
      </w:r>
      <w:r w:rsidR="00DE0C97">
        <w:t>authentication</w:t>
      </w:r>
      <w:r w:rsidR="005960CC">
        <w:fldChar w:fldCharType="begin" w:fldLock="1"/>
      </w:r>
      <w:r w:rsidR="00CA2BA4">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12,23&lt;/sup&gt;","plainTextFormattedCitation":"12,23","previouslyFormattedCitation":"&lt;sup&gt;12,23&lt;/sup&gt;"},"properties":{"noteIndex":0},"schema":"https://github.com/citation-style-language/schema/raw/master/csl-citation.json"}</w:instrText>
      </w:r>
      <w:r w:rsidR="005960CC">
        <w:fldChar w:fldCharType="separate"/>
      </w:r>
      <w:r w:rsidR="00C37C26" w:rsidRPr="00C37C26">
        <w:rPr>
          <w:noProof/>
          <w:vertAlign w:val="superscript"/>
        </w:rPr>
        <w:t>12,23</w:t>
      </w:r>
      <w:r w:rsidR="005960CC">
        <w:fldChar w:fldCharType="end"/>
      </w:r>
      <w:ins w:id="74" w:author="Peng, Hong" w:date="2020-03-25T14:51:00Z">
        <w:r w:rsidR="00AE0B39">
          <w:t>.</w:t>
        </w:r>
      </w:ins>
      <w:r w:rsidR="004819FD">
        <w:t xml:space="preserve"> </w:t>
      </w:r>
    </w:p>
    <w:p w14:paraId="71574BB1" w14:textId="2D890773"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ins w:id="75" w:author="Peng, Hong" w:date="2020-03-25T13:59:00Z">
        <w:r w:rsidR="00A9146A">
          <w:t>S</w:t>
        </w:r>
        <w:r w:rsidR="00A9146A" w:rsidRPr="002E42D4">
          <w:t>upport vector machines</w:t>
        </w:r>
        <w:r w:rsidR="00A9146A">
          <w:t xml:space="preserve"> (</w:t>
        </w:r>
      </w:ins>
      <w:r w:rsidR="00A47F9D">
        <w:t>SVM</w:t>
      </w:r>
      <w:ins w:id="76" w:author="Peng, Hong" w:date="2020-03-25T13:59:00Z">
        <w:r w:rsidR="00A9146A">
          <w:t>)</w:t>
        </w:r>
      </w:ins>
      <w:r w:rsidR="00A47F9D">
        <w:t xml:space="preserve"> and </w:t>
      </w:r>
      <w:ins w:id="77" w:author="Peng, Hong" w:date="2020-03-25T13:59:00Z">
        <w:r w:rsidR="00A9146A">
          <w:t xml:space="preserve">random </w:t>
        </w:r>
      </w:ins>
      <w:ins w:id="78" w:author="Peng, Hong" w:date="2020-03-25T14:00:00Z">
        <w:r w:rsidR="00A9146A">
          <w:t>foresee (</w:t>
        </w:r>
      </w:ins>
      <w:r w:rsidR="00A47F9D">
        <w:t>RF</w:t>
      </w:r>
      <w:ins w:id="79" w:author="Peng, Hong" w:date="2020-03-25T14:00:00Z">
        <w:r w:rsidR="00A9146A">
          <w:t>)</w:t>
        </w:r>
      </w:ins>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ins w:id="80" w:author="Peng, Hong" w:date="2020-03-25T14:52:00Z">
        <w:r w:rsidR="008B3A2C">
          <w:t xml:space="preserve">to </w:t>
        </w:r>
      </w:ins>
      <w:r w:rsidR="00A47F9D">
        <w:t xml:space="preserve">construct </w:t>
      </w:r>
      <w:r w:rsidR="00D526BD">
        <w:t xml:space="preserve">reliable </w:t>
      </w:r>
      <w:r w:rsidR="006B49A4">
        <w:t>predi</w:t>
      </w:r>
      <w:ins w:id="81" w:author="Peng, Hong" w:date="2020-03-25T14:00:00Z">
        <w:r w:rsidR="00A9146A">
          <w:t>c</w:t>
        </w:r>
      </w:ins>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del w:id="82" w:author="Peng, Hong" w:date="2020-03-25T14:01:00Z">
        <w:r w:rsidR="00E430B0" w:rsidDel="00A9146A">
          <w:delText xml:space="preserve"> </w:delText>
        </w:r>
      </w:del>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34BBF29"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83" w:name="_Hlk33081678"/>
      <w:r w:rsidR="004F53B7">
        <w:t>China</w:t>
      </w:r>
      <w:bookmarkEnd w:id="83"/>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del w:id="84" w:author="Peng, Hong" w:date="2020-03-25T14:54:00Z">
        <w:r w:rsidR="00AE7FA1" w:rsidDel="00D436A9">
          <w:delText>th</w:delText>
        </w:r>
        <w:r w:rsidR="007B3BA9" w:rsidDel="00D436A9">
          <w:delText>os</w:delText>
        </w:r>
        <w:r w:rsidR="00AE7FA1" w:rsidDel="00D436A9">
          <w:delText xml:space="preserve">e </w:delText>
        </w:r>
      </w:del>
      <w:ins w:id="85" w:author="Peng, Hong" w:date="2020-03-25T14:54:00Z">
        <w:r w:rsidR="00D436A9">
          <w:t xml:space="preserve">these </w:t>
        </w:r>
      </w:ins>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ins w:id="86" w:author="Peng, Hong" w:date="2020-03-25T14:55:00Z">
        <w:r w:rsidR="00D436A9">
          <w:t xml:space="preserve">the </w:t>
        </w:r>
      </w:ins>
      <w:r w:rsidR="00AE7FA1">
        <w:t>samples</w:t>
      </w:r>
      <w:r w:rsidR="00B11BAB">
        <w:t xml:space="preserve"> </w:t>
      </w:r>
      <w:del w:id="87" w:author="Peng, Hong" w:date="2020-03-25T14:57:00Z">
        <w:r w:rsidR="00623473" w:rsidDel="00204D4E">
          <w:delText xml:space="preserve">was </w:delText>
        </w:r>
      </w:del>
      <w:ins w:id="88" w:author="Peng, Hong" w:date="2020-03-25T14:57:00Z">
        <w:r w:rsidR="00204D4E">
          <w:t xml:space="preserve">is </w:t>
        </w:r>
      </w:ins>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436A9">
      <w:r>
        <w:rPr>
          <w:noProof/>
        </w:rPr>
        <w:lastRenderedPageBreak/>
        <w:drawing>
          <wp:inline distT="0" distB="0" distL="0" distR="0" wp14:anchorId="55F07B24" wp14:editId="14AE336E">
            <wp:extent cx="4170297" cy="324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0297" cy="3240000"/>
                    </a:xfrm>
                    <a:prstGeom prst="rect">
                      <a:avLst/>
                    </a:prstGeom>
                    <a:noFill/>
                    <a:ln>
                      <a:noFill/>
                    </a:ln>
                  </pic:spPr>
                </pic:pic>
              </a:graphicData>
            </a:graphic>
          </wp:inline>
        </w:drawing>
      </w:r>
    </w:p>
    <w:p w14:paraId="49F2AA46" w14:textId="3CE9E4CF" w:rsidR="00D436A9" w:rsidRPr="00D436A9" w:rsidRDefault="00D436A9" w:rsidP="00D436A9">
      <w:pPr>
        <w:rPr>
          <w:rFonts w:hint="eastAsia"/>
        </w:rPr>
      </w:pPr>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del w:id="89" w:author="Peng, Hong" w:date="2020-03-25T14:59:00Z">
        <w:r w:rsidDel="00204D4E">
          <w:delText xml:space="preserve">of </w:delText>
        </w:r>
      </w:del>
      <w:ins w:id="90" w:author="Peng, Hong" w:date="2020-03-25T14:59:00Z">
        <w:r w:rsidR="00204D4E">
          <w:t xml:space="preserve">in </w:t>
        </w:r>
      </w:ins>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387CB14B"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w:t>
      </w:r>
      <w:proofErr w:type="spellStart"/>
      <w:r w:rsidR="00D9322C" w:rsidRPr="006E0B82">
        <w:t>Milli</w:t>
      </w:r>
      <w:proofErr w:type="spellEnd"/>
      <w:r w:rsidR="00D9322C" w:rsidRPr="006E0B82">
        <w:t xml:space="preserve">-Q system </w:t>
      </w:r>
      <w:r w:rsidR="0051154E" w:rsidRPr="006E0B82">
        <w:t xml:space="preserve">(Millipore, MA, </w:t>
      </w:r>
      <w:proofErr w:type="gramStart"/>
      <w:r w:rsidR="0051154E" w:rsidRPr="006E0B82">
        <w:t>USA</w:t>
      </w:r>
      <w:proofErr w:type="gramEnd"/>
      <w:r w:rsidR="0051154E" w:rsidRPr="006E0B82">
        <w:t>)</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del w:id="91" w:author="Peng, Hong" w:date="2020-03-25T15:03:00Z">
        <w:r w:rsidR="00C9685E" w:rsidDel="0015204D">
          <w:rPr>
            <w:rFonts w:hint="eastAsia"/>
          </w:rPr>
          <w:delText>,</w:delText>
        </w:r>
      </w:del>
      <w:r w:rsidR="001E102F">
        <w:t xml:space="preserve"> </w:t>
      </w:r>
      <w:ins w:id="92" w:author="Peng, Hong" w:date="2020-03-25T15:03:00Z">
        <w:r w:rsidR="0015204D">
          <w:t>and</w:t>
        </w:r>
      </w:ins>
      <w:ins w:id="93" w:author="Peng, Hong" w:date="2020-03-25T15:04:00Z">
        <w:r w:rsidR="0015204D">
          <w:t xml:space="preserve"> standard </w:t>
        </w:r>
      </w:ins>
      <w:ins w:id="94" w:author="Peng, Hong" w:date="2020-03-25T15:05:00Z">
        <w:r w:rsidR="0015204D">
          <w:t>solutions of</w:t>
        </w:r>
      </w:ins>
      <w:ins w:id="95" w:author="Peng, Hong" w:date="2020-03-25T15:03:00Z">
        <w:r w:rsidR="0015204D">
          <w:t xml:space="preserve"> </w:t>
        </w:r>
      </w:ins>
      <w:r w:rsidR="002067BE" w:rsidRPr="009C502C">
        <w:rPr>
          <w:vertAlign w:val="superscript"/>
        </w:rPr>
        <w:t>45</w:t>
      </w:r>
      <w:r w:rsidR="00633DA6" w:rsidRPr="004B5336">
        <w:t xml:space="preserve">Sc </w:t>
      </w:r>
      <w:del w:id="96" w:author="Peng, Hong" w:date="2020-03-25T15:03:00Z">
        <w:r w:rsidR="00633DA6" w:rsidRPr="004B5336" w:rsidDel="0015204D">
          <w:delText xml:space="preserve">standard </w:delText>
        </w:r>
      </w:del>
      <w:r w:rsidR="00633DA6" w:rsidRPr="004B5336">
        <w:t>(part# 5190-8578)</w:t>
      </w:r>
      <w:r w:rsidR="003A2E69">
        <w:t xml:space="preserve"> and </w:t>
      </w:r>
      <w:r w:rsidR="003A2E69" w:rsidRPr="00C474D8">
        <w:rPr>
          <w:vertAlign w:val="superscript"/>
        </w:rPr>
        <w:t>103</w:t>
      </w:r>
      <w:r w:rsidR="003A2E69" w:rsidRPr="004B5336">
        <w:t>Rh (</w:t>
      </w:r>
      <w:ins w:id="97" w:author="Peng, Hong" w:date="2020-03-25T15:17:00Z">
        <w:r w:rsidR="007268BE">
          <w:t>10 mg</w:t>
        </w:r>
        <w:r w:rsidR="007268BE">
          <w:rPr>
            <w:rFonts w:cstheme="minorHAnsi"/>
          </w:rPr>
          <w:t>·</w:t>
        </w:r>
        <w:r w:rsidR="007268BE">
          <w:t>L</w:t>
        </w:r>
        <w:r w:rsidR="007268BE" w:rsidRPr="006E66FC">
          <w:rPr>
            <w:vertAlign w:val="superscript"/>
          </w:rPr>
          <w:t>-1</w:t>
        </w:r>
      </w:ins>
      <w:ins w:id="98" w:author="Peng, Hong" w:date="2020-03-25T15:18:00Z">
        <w:r w:rsidR="007268BE">
          <w:t xml:space="preserve">, </w:t>
        </w:r>
      </w:ins>
      <w:r w:rsidR="003A2E69" w:rsidRPr="004B5336">
        <w:t>part# 8500-6945)</w:t>
      </w:r>
      <w:del w:id="99" w:author="Peng, Hong" w:date="2020-03-25T15:05:00Z">
        <w:r w:rsidR="00CD0D60" w:rsidDel="0015204D">
          <w:delText xml:space="preserve"> </w:delText>
        </w:r>
        <w:r w:rsidR="00CD0D60" w:rsidRPr="004B5336" w:rsidDel="0015204D">
          <w:delText>standard</w:delText>
        </w:r>
        <w:r w:rsidR="00CD0D60" w:rsidDel="0015204D">
          <w:delText>s</w:delText>
        </w:r>
      </w:del>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 xml:space="preserve">certified reference material </w:t>
      </w:r>
      <w:r w:rsidR="003A54CF">
        <w:t xml:space="preserve">(CRM) </w:t>
      </w:r>
      <w:r w:rsidR="00C9685E" w:rsidRPr="006E0B82">
        <w:t>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76468A9B"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in 15 min</w:t>
      </w:r>
      <w:del w:id="100" w:author="Peng, Hong" w:date="2020-03-25T15:10:00Z">
        <w:r w:rsidR="00852FE9" w:rsidDel="0015204D">
          <w:delText>,</w:delText>
        </w:r>
      </w:del>
      <w:r w:rsidR="00852FE9">
        <w:t xml:space="preserve"> and </w:t>
      </w:r>
      <w:r w:rsidR="00A75633">
        <w:t>held</w:t>
      </w:r>
      <w:r w:rsidR="00852FE9">
        <w:t xml:space="preserve"> for </w:t>
      </w:r>
      <w:r w:rsidR="001D1638">
        <w:t>20</w:t>
      </w:r>
      <w:r w:rsidR="00A52876">
        <w:t xml:space="preserve"> </w:t>
      </w:r>
      <w:r w:rsidR="001D1638">
        <w:t>min.</w:t>
      </w:r>
      <w:r w:rsidR="006518E0">
        <w:t xml:space="preserve"> </w:t>
      </w:r>
      <w:del w:id="101" w:author="Peng, Hong" w:date="2020-03-25T15:11:00Z">
        <w:r w:rsidR="008676C3" w:rsidDel="0015204D">
          <w:delText xml:space="preserve">Following </w:delText>
        </w:r>
      </w:del>
      <w:del w:id="102" w:author="Peng, Hong" w:date="2020-03-25T15:12:00Z">
        <w:r w:rsidR="008676C3" w:rsidDel="0015204D">
          <w:delText>the</w:delText>
        </w:r>
      </w:del>
      <w:proofErr w:type="gramStart"/>
      <w:ins w:id="103" w:author="Peng, Hong" w:date="2020-03-25T15:12:00Z">
        <w:r w:rsidR="0015204D">
          <w:t>After</w:t>
        </w:r>
      </w:ins>
      <w:proofErr w:type="gramEnd"/>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del w:id="104" w:author="Peng, Hong" w:date="2020-03-25T15:12:00Z">
        <w:r w:rsidR="00E1407B" w:rsidDel="0015204D">
          <w:delText xml:space="preserve">dionized </w:delText>
        </w:r>
      </w:del>
      <w:ins w:id="105" w:author="Peng, Hong" w:date="2020-03-25T15:12:00Z">
        <w:r w:rsidR="0015204D">
          <w:t xml:space="preserve">deionized </w:t>
        </w:r>
      </w:ins>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02267445"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CA2BA4">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24&lt;/sup&gt;","plainTextFormattedCitation":"24","previouslyFormattedCitation":"&lt;sup&gt;24&lt;/sup&gt;"},"properties":{"noteIndex":0},"schema":"https://github.com/citation-style-language/schema/raw/master/csl-citation.json"}</w:instrText>
      </w:r>
      <w:r w:rsidR="00F46157" w:rsidRPr="004B5336">
        <w:fldChar w:fldCharType="separate"/>
      </w:r>
      <w:r w:rsidR="00C37C26" w:rsidRPr="00C37C26">
        <w:rPr>
          <w:noProof/>
          <w:vertAlign w:val="superscript"/>
        </w:rPr>
        <w:t>24</w:t>
      </w:r>
      <w:r w:rsidR="00F46157" w:rsidRPr="004B5336">
        <w:fldChar w:fldCharType="end"/>
      </w:r>
      <w:r w:rsidR="001D1CD2">
        <w:t xml:space="preserve"> </w:t>
      </w:r>
      <w:r w:rsidR="001D1CD2">
        <w:rPr>
          <w:rFonts w:hint="eastAsia"/>
        </w:rPr>
        <w:t>with</w:t>
      </w:r>
      <w:r w:rsidR="001D1CD2">
        <w:t xml:space="preserve"> </w:t>
      </w:r>
      <w:r w:rsidR="00BE5474">
        <w:lastRenderedPageBreak/>
        <w:t>some</w:t>
      </w:r>
      <w:r w:rsidR="00434350">
        <w:t xml:space="preserve"> </w:t>
      </w:r>
      <w:r w:rsidR="001D1CD2">
        <w:rPr>
          <w:rFonts w:hint="eastAsia"/>
        </w:rPr>
        <w:t>modifications</w:t>
      </w:r>
      <w:r w:rsidR="00963A54">
        <w:t>:</w:t>
      </w:r>
      <w:r w:rsidR="00434350">
        <w:t xml:space="preserve"> </w:t>
      </w:r>
      <w:r w:rsidR="00A54A32" w:rsidRPr="00AC32F9">
        <w:t>radio frequency</w:t>
      </w:r>
      <w:r w:rsidR="00A54A32" w:rsidRPr="00A54A32" w:rsidDel="00A54A32">
        <w:t xml:space="preserve"> </w:t>
      </w:r>
      <w:r w:rsidR="001A1902" w:rsidRPr="00A54A32">
        <w:t>power</w:t>
      </w:r>
      <w:r w:rsidR="001A1902" w:rsidRPr="001A06F1">
        <w:t xml:space="preserve"> </w:t>
      </w:r>
      <w:r w:rsidR="00C130AC" w:rsidRPr="001A06F1">
        <w:t xml:space="preserve">of </w:t>
      </w:r>
      <w:r w:rsidR="00780870" w:rsidRPr="001A06F1">
        <w:rPr>
          <w:rFonts w:hint="eastAsia"/>
        </w:rPr>
        <w:t>1550</w:t>
      </w:r>
      <w:r w:rsidR="00780870" w:rsidRPr="001A06F1">
        <w:t xml:space="preserve"> </w:t>
      </w:r>
      <w:r w:rsidR="00C130AC" w:rsidRPr="001A06F1">
        <w:t xml:space="preserve">W, </w:t>
      </w:r>
      <w:r w:rsidR="00963A54" w:rsidRPr="00DE027D">
        <w:t>radio frequency</w:t>
      </w:r>
      <w:r w:rsidR="00C130AC" w:rsidRPr="001A06F1">
        <w:t xml:space="preserve"> matching of </w:t>
      </w:r>
      <w:r w:rsidR="00780870" w:rsidRPr="001A06F1">
        <w:rPr>
          <w:rFonts w:hint="eastAsia"/>
        </w:rPr>
        <w:t>1.85</w:t>
      </w:r>
      <w:r w:rsidR="009E181A" w:rsidRPr="001A06F1">
        <w:t xml:space="preserve"> </w:t>
      </w:r>
      <w:r w:rsidR="00C130AC" w:rsidRPr="001A06F1">
        <w:t>V</w:t>
      </w:r>
      <w:r w:rsidR="00A27022" w:rsidRPr="001A06F1">
        <w:t xml:space="preserve"> and carrier gas flow rate of </w:t>
      </w:r>
      <w:r w:rsidR="00F95AAC" w:rsidRPr="001A06F1">
        <w:rPr>
          <w:rFonts w:hint="eastAsia"/>
        </w:rPr>
        <w:t>1.05</w:t>
      </w:r>
      <w:r w:rsidR="00A27022" w:rsidRPr="001A06F1">
        <w:t xml:space="preserve"> L</w:t>
      </w:r>
      <w:r w:rsidR="00F95AAC" w:rsidRPr="001A06F1">
        <w:rPr>
          <w:rFonts w:cstheme="minorHAnsi"/>
        </w:rPr>
        <w:t>·</w:t>
      </w:r>
      <w:r w:rsidR="00042E90" w:rsidRPr="001A06F1">
        <w:t>min</w:t>
      </w:r>
      <w:r w:rsidR="009E181A" w:rsidRPr="001A06F1">
        <w:rPr>
          <w:rFonts w:hint="eastAsia"/>
          <w:vertAlign w:val="superscript"/>
        </w:rPr>
        <w:t>-1</w:t>
      </w:r>
      <w:r w:rsidR="00696EE6">
        <w:t>.</w:t>
      </w:r>
      <w:r w:rsidR="00030D97" w:rsidRPr="004B5336">
        <w:t xml:space="preserve"> </w:t>
      </w:r>
      <w:del w:id="106" w:author="Peng, Hong" w:date="2020-03-25T15:19:00Z">
        <w:r w:rsidR="00BE22C8" w:rsidRPr="00BE22C8" w:rsidDel="007268BE">
          <w:delText xml:space="preserve">An online internal standard solution of </w:delText>
        </w:r>
      </w:del>
      <w:ins w:id="107" w:author="Peng, Hong" w:date="2020-03-25T15:18:00Z">
        <w:r w:rsidR="007268BE">
          <w:t xml:space="preserve">The </w:t>
        </w:r>
      </w:ins>
      <w:r w:rsidR="00BE22C8" w:rsidRPr="00C474D8">
        <w:rPr>
          <w:vertAlign w:val="superscript"/>
        </w:rPr>
        <w:t>103</w:t>
      </w:r>
      <w:r w:rsidR="00BE22C8" w:rsidRPr="004B5336">
        <w:t>Rh</w:t>
      </w:r>
      <w:r w:rsidR="00BE22C8" w:rsidRPr="00BE22C8">
        <w:t xml:space="preserve"> </w:t>
      </w:r>
      <w:del w:id="108" w:author="Peng, Hong" w:date="2020-03-25T15:18:00Z">
        <w:r w:rsidR="00AB7DB5" w:rsidDel="007268BE">
          <w:delText>(</w:delText>
        </w:r>
        <w:r w:rsidR="000E7119" w:rsidDel="007268BE">
          <w:delText xml:space="preserve">10 </w:delText>
        </w:r>
        <w:r w:rsidR="00990227" w:rsidDel="007268BE">
          <w:delText>mg</w:delText>
        </w:r>
        <w:r w:rsidR="00861082" w:rsidDel="007268BE">
          <w:delText xml:space="preserve"> </w:delText>
        </w:r>
        <w:r w:rsidR="00861082" w:rsidDel="007268BE">
          <w:rPr>
            <w:rFonts w:cstheme="minorHAnsi"/>
          </w:rPr>
          <w:delText>·</w:delText>
        </w:r>
        <w:r w:rsidR="00861082" w:rsidDel="007268BE">
          <w:delText xml:space="preserve"> L</w:delText>
        </w:r>
        <w:r w:rsidR="00861082" w:rsidRPr="006E66FC" w:rsidDel="007268BE">
          <w:rPr>
            <w:vertAlign w:val="superscript"/>
          </w:rPr>
          <w:delText>-1</w:delText>
        </w:r>
        <w:r w:rsidR="00AB7DB5" w:rsidDel="007268BE">
          <w:delText>)</w:delText>
        </w:r>
        <w:r w:rsidR="00BE22C8" w:rsidRPr="00BE22C8" w:rsidDel="007268BE">
          <w:delText xml:space="preserve"> </w:delText>
        </w:r>
      </w:del>
      <w:ins w:id="109" w:author="Peng, Hong" w:date="2020-03-25T15:20:00Z">
        <w:r w:rsidR="007268BE">
          <w:t xml:space="preserve">standard </w:t>
        </w:r>
      </w:ins>
      <w:ins w:id="110" w:author="Peng, Hong" w:date="2020-03-25T15:18:00Z">
        <w:r w:rsidR="007268BE">
          <w:t xml:space="preserve">solution </w:t>
        </w:r>
      </w:ins>
      <w:r w:rsidR="00BE22C8" w:rsidRPr="00BE22C8">
        <w:t>was used</w:t>
      </w:r>
      <w:ins w:id="111" w:author="Peng, Hong" w:date="2020-03-25T15:19:00Z">
        <w:r w:rsidR="007268BE">
          <w:t xml:space="preserve"> as an</w:t>
        </w:r>
        <w:r w:rsidR="007268BE" w:rsidRPr="007268BE">
          <w:t xml:space="preserve"> </w:t>
        </w:r>
        <w:r w:rsidR="007268BE" w:rsidRPr="00BE22C8">
          <w:t xml:space="preserve">online internal standard </w:t>
        </w:r>
        <w:commentRangeStart w:id="112"/>
        <w:r w:rsidR="007268BE" w:rsidRPr="00BE22C8">
          <w:t>solution</w:t>
        </w:r>
      </w:ins>
      <w:commentRangeEnd w:id="112"/>
      <w:ins w:id="113" w:author="Peng, Hong" w:date="2020-03-25T15:33:00Z">
        <w:r w:rsidR="00450A89">
          <w:rPr>
            <w:rStyle w:val="CommentReference"/>
          </w:rPr>
          <w:commentReference w:id="112"/>
        </w:r>
      </w:ins>
      <w:ins w:id="114" w:author="Peng, Hong" w:date="2020-03-25T15:21:00Z">
        <w:r w:rsidR="007268BE">
          <w:t>,</w:t>
        </w:r>
      </w:ins>
      <w:r w:rsidR="00BE22C8" w:rsidRPr="00BE22C8">
        <w:t xml:space="preserve"> to correct matrix effects and</w:t>
      </w:r>
      <w:ins w:id="115" w:author="Peng, Hong" w:date="2020-03-25T15:23:00Z">
        <w:r w:rsidR="007268BE">
          <w:t xml:space="preserve"> </w:t>
        </w:r>
      </w:ins>
      <w:r w:rsidR="00BE22C8" w:rsidRPr="00BE22C8">
        <w:t xml:space="preserve">compensate for </w:t>
      </w:r>
      <w:ins w:id="116" w:author="Peng, Hong" w:date="2020-03-25T15:19:00Z">
        <w:r w:rsidR="007268BE">
          <w:t xml:space="preserve">the </w:t>
        </w:r>
      </w:ins>
      <w:r w:rsidR="00BE22C8" w:rsidRPr="00BE22C8">
        <w:t xml:space="preserve">possible </w:t>
      </w:r>
      <w:r w:rsidR="00B629D4">
        <w:t xml:space="preserve">instrumental </w:t>
      </w:r>
      <w:r w:rsidR="00BE22C8" w:rsidRPr="00BE22C8">
        <w:t>deviations.</w:t>
      </w:r>
      <w:r w:rsidR="003B03AA">
        <w:t xml:space="preserve"> </w:t>
      </w:r>
      <w:ins w:id="117" w:author="Peng, Hong" w:date="2020-03-25T15:36:00Z">
        <w:r w:rsidR="00450A89">
          <w:t xml:space="preserve">The </w:t>
        </w:r>
      </w:ins>
      <w:ins w:id="118" w:author="Peng, Hong" w:date="2020-03-25T15:37:00Z">
        <w:r w:rsidR="00450A89">
          <w:t xml:space="preserve">accuracy </w:t>
        </w:r>
      </w:ins>
      <w:ins w:id="119" w:author="Peng, Hong" w:date="2020-03-25T15:38:00Z">
        <w:r w:rsidR="00450A89">
          <w:t xml:space="preserve">of </w:t>
        </w:r>
      </w:ins>
      <w:ins w:id="120" w:author="Peng, Hong" w:date="2020-03-25T15:39:00Z">
        <w:r w:rsidR="00450A89">
          <w:t xml:space="preserve">analysis </w:t>
        </w:r>
      </w:ins>
      <w:ins w:id="121" w:author="Peng, Hong" w:date="2020-03-25T15:37:00Z">
        <w:r w:rsidR="00450A89">
          <w:t xml:space="preserve">was </w:t>
        </w:r>
      </w:ins>
      <w:ins w:id="122" w:author="Peng, Hong" w:date="2020-03-25T15:38:00Z">
        <w:r w:rsidR="00450A89">
          <w:t xml:space="preserve">verified by </w:t>
        </w:r>
      </w:ins>
      <w:ins w:id="123" w:author="Peng, Hong" w:date="2020-03-25T15:39:00Z">
        <w:r w:rsidR="00450A89">
          <w:t xml:space="preserve">analyzing the </w:t>
        </w:r>
      </w:ins>
      <w:ins w:id="124" w:author="Peng, Hong" w:date="2020-03-25T15:43:00Z">
        <w:r w:rsidR="003B19E6">
          <w:t xml:space="preserve">rice flour </w:t>
        </w:r>
      </w:ins>
      <w:commentRangeStart w:id="125"/>
      <w:r w:rsidR="001C40D8">
        <w:t>CRM</w:t>
      </w:r>
      <w:commentRangeEnd w:id="125"/>
      <w:r w:rsidR="00450A89">
        <w:rPr>
          <w:rStyle w:val="CommentReference"/>
        </w:rPr>
        <w:commentReference w:id="125"/>
      </w:r>
      <w:del w:id="126" w:author="Peng, Hong" w:date="2020-03-25T15:43:00Z">
        <w:r w:rsidR="001C40D8" w:rsidDel="003B19E6">
          <w:delText xml:space="preserve"> </w:delText>
        </w:r>
        <w:r w:rsidR="00BD3838" w:rsidDel="003B19E6">
          <w:delText>w</w:delText>
        </w:r>
        <w:r w:rsidR="001C40D8" w:rsidDel="003B19E6">
          <w:delText>e</w:delText>
        </w:r>
        <w:r w:rsidR="00BD3838" w:rsidDel="003B19E6">
          <w:delText>re</w:delText>
        </w:r>
        <w:r w:rsidR="006E66FC" w:rsidDel="003B19E6">
          <w:delText xml:space="preserve"> digested and analyzed following the same procedure above </w:delText>
        </w:r>
        <w:r w:rsidR="00030D97" w:rsidRPr="006E0B82" w:rsidDel="003B19E6">
          <w:delText xml:space="preserve">to verify </w:delText>
        </w:r>
        <w:r w:rsidR="006E66FC" w:rsidDel="003B19E6">
          <w:delText xml:space="preserve">the </w:delText>
        </w:r>
        <w:r w:rsidR="00030D97" w:rsidRPr="006E0B82" w:rsidDel="003B19E6">
          <w:delText>accuracy</w:delText>
        </w:r>
        <w:r w:rsidR="00030D97" w:rsidDel="003B19E6">
          <w:delText xml:space="preserve"> </w:delText>
        </w:r>
        <w:r w:rsidR="00030D97" w:rsidRPr="006E0B82" w:rsidDel="003B19E6">
          <w:delText xml:space="preserve">of the </w:delText>
        </w:r>
        <w:r w:rsidR="003D2DFE" w:rsidDel="003B19E6">
          <w:delText>ICP-MS</w:delText>
        </w:r>
        <w:r w:rsidDel="003B19E6">
          <w:delText xml:space="preserve"> analysis</w:delText>
        </w:r>
      </w:del>
      <w:r>
        <w:t xml:space="preserve">. </w:t>
      </w:r>
      <w:del w:id="127" w:author="Peng, Hong" w:date="2020-03-25T15:44:00Z">
        <w:r w:rsidR="00062DF1" w:rsidDel="003B19E6">
          <w:delText>The digestion and analysis for e</w:delText>
        </w:r>
      </w:del>
      <w:del w:id="128" w:author="Peng, Hong" w:date="2020-03-25T15:53:00Z">
        <w:r w:rsidR="00062DF1" w:rsidDel="002A7EDB">
          <w:delText>ach rice</w:delText>
        </w:r>
      </w:del>
      <w:ins w:id="129" w:author="Peng, Hong" w:date="2020-03-25T15:53:00Z">
        <w:r w:rsidR="002A7EDB">
          <w:t>Each</w:t>
        </w:r>
      </w:ins>
      <w:r w:rsidR="00062DF1">
        <w:t xml:space="preserve"> sample </w:t>
      </w:r>
      <w:del w:id="130" w:author="Peng, Hong" w:date="2020-03-25T15:44:00Z">
        <w:r w:rsidR="00062DF1" w:rsidDel="003B19E6">
          <w:delText xml:space="preserve">were </w:delText>
        </w:r>
      </w:del>
      <w:ins w:id="131" w:author="Peng, Hong" w:date="2020-03-25T15:44:00Z">
        <w:r w:rsidR="003B19E6">
          <w:t xml:space="preserve">was analyzed </w:t>
        </w:r>
      </w:ins>
      <w:del w:id="132" w:author="Peng, Hong" w:date="2020-03-25T15:44:00Z">
        <w:r w:rsidR="00062DF1" w:rsidDel="003B19E6">
          <w:delText xml:space="preserve">repeated </w:delText>
        </w:r>
      </w:del>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6FF1E464" w:rsidR="00B60385" w:rsidRDefault="00257573" w:rsidP="00381A0F">
      <w:pPr>
        <w:jc w:val="both"/>
      </w:pPr>
      <w:r>
        <w:t xml:space="preserve">To </w:t>
      </w:r>
      <w:ins w:id="133" w:author="Peng, Hong" w:date="2020-03-25T16:09:00Z">
        <w:r w:rsidR="00A23ABE">
          <w:t>preliminarily</w:t>
        </w:r>
      </w:ins>
      <w:ins w:id="134" w:author="Peng, Hong" w:date="2020-03-25T16:08:00Z">
        <w:r w:rsidR="00A23ABE">
          <w:t xml:space="preserve"> evaluate the </w:t>
        </w:r>
      </w:ins>
      <w:ins w:id="135" w:author="Peng, Hong" w:date="2020-03-25T16:10:00Z">
        <w:r w:rsidR="00A23ABE">
          <w:t xml:space="preserve">concentrations </w:t>
        </w:r>
      </w:ins>
      <w:del w:id="136" w:author="Peng, Hong" w:date="2020-03-25T16:10:00Z">
        <w:r w:rsidDel="00A23ABE">
          <w:delText xml:space="preserve">compare the levels </w:delText>
        </w:r>
      </w:del>
      <w:r>
        <w:t xml:space="preserve">of </w:t>
      </w:r>
      <w:ins w:id="137" w:author="Peng, Hong" w:date="2020-03-25T16:10:00Z">
        <w:r w:rsidR="00A23ABE">
          <w:t xml:space="preserve">the </w:t>
        </w:r>
      </w:ins>
      <w:ins w:id="138" w:author="Peng, Hong" w:date="2020-03-25T16:57:00Z">
        <w:r w:rsidR="006D2B1D">
          <w:t xml:space="preserve">30 </w:t>
        </w:r>
      </w:ins>
      <w:r>
        <w:t>elements</w:t>
      </w:r>
      <w:ins w:id="139" w:author="Peng, Hong" w:date="2020-03-25T16:11:00Z">
        <w:r w:rsidR="00A23ABE">
          <w:t xml:space="preserve"> in each </w:t>
        </w:r>
      </w:ins>
      <w:del w:id="140" w:author="Peng, Hong" w:date="2020-03-25T16:58:00Z">
        <w:r w:rsidDel="006D2B1D">
          <w:delText xml:space="preserve"> in the </w:delText>
        </w:r>
      </w:del>
      <w:r>
        <w:t>GI rice sample</w:t>
      </w:r>
      <w:del w:id="141" w:author="Peng, Hong" w:date="2020-03-25T16:58:00Z">
        <w:r w:rsidDel="006D2B1D">
          <w:delText>s</w:delText>
        </w:r>
      </w:del>
      <w:r>
        <w:t xml:space="preserv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del w:id="142" w:author="Peng, Hong" w:date="2020-03-25T16:18:00Z">
        <w:r w:rsidR="004F6125" w:rsidDel="009C6F92">
          <w:delText xml:space="preserve">by </w:delText>
        </w:r>
        <w:r w:rsidR="004F6125" w:rsidRPr="00F15929" w:rsidDel="009C6F92">
          <w:delText>taking</w:delText>
        </w:r>
      </w:del>
      <w:ins w:id="143" w:author="Peng, Hong" w:date="2020-03-25T16:18:00Z">
        <w:r w:rsidR="009C6F92">
          <w:t>through</w:t>
        </w:r>
      </w:ins>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ins w:id="144" w:author="Peng, Hong" w:date="2020-03-25T16:26:00Z">
        <w:r w:rsidR="00156A7A">
          <w:t xml:space="preserve"> respectively</w:t>
        </w:r>
      </w:ins>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CA2BA4">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25&lt;/sup&gt;","plainTextFormattedCitation":"25","previouslyFormattedCitation":"&lt;sup&gt;25&lt;/sup&gt;"},"properties":{"noteIndex":0},"schema":"https://github.com/citation-style-language/schema/raw/master/csl-citation.json"}</w:instrText>
      </w:r>
      <w:r w:rsidR="00FB5602" w:rsidRPr="00F15929">
        <w:fldChar w:fldCharType="separate"/>
      </w:r>
      <w:r w:rsidR="00C37C26" w:rsidRPr="00C37C26">
        <w:rPr>
          <w:noProof/>
          <w:vertAlign w:val="superscript"/>
        </w:rPr>
        <w:t>25</w:t>
      </w:r>
      <w:r w:rsidR="00FB5602" w:rsidRPr="00F15929">
        <w:fldChar w:fldCharType="end"/>
      </w:r>
      <w:ins w:id="145" w:author="Peng, Hong" w:date="2020-03-25T16:22:00Z">
        <w:r w:rsidR="009C6F92">
          <w:t>,</w:t>
        </w:r>
      </w:ins>
      <w:r w:rsidR="00FB5602" w:rsidRPr="00F15929">
        <w:t xml:space="preserve"> and it is made of a</w:t>
      </w:r>
      <w:r w:rsidR="00FB5602">
        <w:t xml:space="preserve">n ensemble of </w:t>
      </w:r>
      <w:r w:rsidR="00FB5602" w:rsidRPr="00F15929">
        <w:t>decision trees</w:t>
      </w:r>
      <w:del w:id="146" w:author="Peng, Hong" w:date="2020-03-25T16:22:00Z">
        <w:r w:rsidR="00FB5602" w:rsidRPr="00F15929" w:rsidDel="009C6F92">
          <w:delText>,</w:delText>
        </w:r>
      </w:del>
      <w:r w:rsidR="00FB5602" w:rsidRPr="00F15929">
        <w:t xml:space="preserve"> </w:t>
      </w:r>
      <w:commentRangeStart w:id="147"/>
      <w:r w:rsidR="00FB5602" w:rsidRPr="00F15929">
        <w:t>which</w:t>
      </w:r>
      <w:commentRangeEnd w:id="147"/>
      <w:r w:rsidR="009C6F92">
        <w:rPr>
          <w:rStyle w:val="CommentReference"/>
        </w:rPr>
        <w:commentReference w:id="147"/>
      </w:r>
      <w:r w:rsidR="00FB5602" w:rsidRPr="00F15929">
        <w:t xml:space="preserve"> are generated from original dataset using bootstrap partition</w:t>
      </w:r>
      <w:r w:rsidR="00B92CFD">
        <w:t>.</w:t>
      </w:r>
      <w:r w:rsidR="00FB5602">
        <w:t xml:space="preserve"> </w:t>
      </w:r>
      <w:r w:rsidR="00FB5602" w:rsidRPr="00F15929">
        <w:t xml:space="preserve">SVM </w:t>
      </w:r>
      <w:del w:id="148" w:author="Peng, Hong" w:date="2020-03-25T16:28:00Z">
        <w:r w:rsidR="00FB5602" w:rsidRPr="00F15929" w:rsidDel="00156A7A">
          <w:delText xml:space="preserve">makes </w:delText>
        </w:r>
      </w:del>
      <w:ins w:id="149" w:author="Peng, Hong" w:date="2020-03-25T16:28:00Z">
        <w:r w:rsidR="00156A7A">
          <w:t>implements</w:t>
        </w:r>
        <w:r w:rsidR="00156A7A" w:rsidRPr="00F15929">
          <w:t xml:space="preserve"> </w:t>
        </w:r>
      </w:ins>
      <w:r w:rsidR="00FB5602" w:rsidRPr="00F15929">
        <w:t>classifications by projecting</w:t>
      </w:r>
      <w:r w:rsidR="00FB5602" w:rsidRPr="001B40DC">
        <w:t xml:space="preserve"> </w:t>
      </w:r>
      <w:del w:id="150" w:author="Peng, Hong" w:date="2020-03-25T16:27:00Z">
        <w:r w:rsidR="00FB5602" w:rsidRPr="001B40DC" w:rsidDel="00156A7A">
          <w:delText xml:space="preserve">the </w:delText>
        </w:r>
      </w:del>
      <w:r w:rsidR="00FB5602" w:rsidRPr="001B40DC">
        <w:t>input vectors into a high dimensional space</w:t>
      </w:r>
      <w:del w:id="151" w:author="Peng, Hong" w:date="2020-03-25T16:29:00Z">
        <w:r w:rsidR="00FB5602" w:rsidRPr="001B40DC" w:rsidDel="00156A7A">
          <w:delText>, and</w:delText>
        </w:r>
        <w:r w:rsidR="00FB5602" w:rsidRPr="00572C70" w:rsidDel="00156A7A">
          <w:delText xml:space="preserve"> finding</w:delText>
        </w:r>
      </w:del>
      <w:r w:rsidR="00FB5602" w:rsidRPr="00572C70">
        <w:t xml:space="preserve"> </w:t>
      </w:r>
      <w:ins w:id="152" w:author="Peng, Hong" w:date="2020-03-25T16:30:00Z">
        <w:r w:rsidR="00156A7A">
          <w:t xml:space="preserve">thus to find </w:t>
        </w:r>
      </w:ins>
      <w:r w:rsidR="00FB5602" w:rsidRPr="00572C70">
        <w:t xml:space="preserve">a hyperplane that could separate different </w:t>
      </w:r>
      <w:r w:rsidR="00FB5602" w:rsidRPr="00733E0F">
        <w:t>classes</w:t>
      </w:r>
      <w:r w:rsidR="00FB5602" w:rsidRPr="003254E9">
        <w:fldChar w:fldCharType="begin" w:fldLock="1"/>
      </w:r>
      <w:r w:rsidR="00CA2BA4">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26&lt;/sup&gt;","plainTextFormattedCitation":"26","previouslyFormattedCitation":"&lt;sup&gt;26&lt;/sup&gt;"},"properties":{"noteIndex":0},"schema":"https://github.com/citation-style-language/schema/raw/master/csl-citation.json"}</w:instrText>
      </w:r>
      <w:r w:rsidR="00FB5602" w:rsidRPr="003254E9">
        <w:fldChar w:fldCharType="separate"/>
      </w:r>
      <w:r w:rsidR="00C37C26" w:rsidRPr="00C37C26">
        <w:rPr>
          <w:noProof/>
          <w:vertAlign w:val="superscript"/>
        </w:rPr>
        <w:t>26</w:t>
      </w:r>
      <w:r w:rsidR="00FB5602" w:rsidRPr="003254E9">
        <w:fldChar w:fldCharType="end"/>
      </w:r>
      <w:r w:rsidR="00FB5602">
        <w:t>.</w:t>
      </w:r>
      <w:del w:id="153" w:author="Peng, Hong" w:date="2020-03-25T16:30:00Z">
        <w:r w:rsidR="00FB5602" w:rsidDel="009C1A19">
          <w:rPr>
            <w:rStyle w:val="CommentReference"/>
          </w:rPr>
          <w:delText xml:space="preserve"> </w:delText>
        </w:r>
      </w:del>
      <w:r w:rsidR="00DB0D7A" w:rsidRPr="00AE2182">
        <w:t xml:space="preserve"> </w:t>
      </w:r>
      <w:r w:rsidR="0050617A">
        <w:t>Feature selection is a data processing technique</w:t>
      </w:r>
      <w:r w:rsidR="009276B3">
        <w:t xml:space="preserve"> </w:t>
      </w:r>
      <w:r w:rsidR="0078150E">
        <w:t>for</w:t>
      </w:r>
      <w:r w:rsidR="0050617A">
        <w:t xml:space="preserve"> data mining, </w:t>
      </w:r>
      <w:del w:id="154" w:author="Peng, Hong" w:date="2020-03-25T17:00:00Z">
        <w:r w:rsidR="0050617A" w:rsidDel="006D2B1D">
          <w:delText xml:space="preserve">aiming </w:delText>
        </w:r>
      </w:del>
      <w:ins w:id="155" w:author="Peng, Hong" w:date="2020-03-25T17:00:00Z">
        <w:r w:rsidR="006D2B1D">
          <w:t xml:space="preserve">which aims </w:t>
        </w:r>
      </w:ins>
      <w:r w:rsidR="0050617A">
        <w:t xml:space="preserve">to </w:t>
      </w:r>
      <w:r w:rsidR="00BC1A70">
        <w:t xml:space="preserve">identify pertinent features while </w:t>
      </w:r>
      <w:del w:id="156" w:author="Peng, Hong" w:date="2020-03-25T16:30:00Z">
        <w:r w:rsidR="00BC1A70" w:rsidDel="009C1A19">
          <w:delText xml:space="preserve">discarding </w:delText>
        </w:r>
      </w:del>
      <w:ins w:id="157" w:author="Peng, Hong" w:date="2020-03-25T16:30:00Z">
        <w:r w:rsidR="009C1A19">
          <w:t xml:space="preserve">discard </w:t>
        </w:r>
      </w:ins>
      <w:r w:rsidR="00BC1A70">
        <w:t>irrelevant ones</w:t>
      </w:r>
      <w:del w:id="158" w:author="Peng, Hong" w:date="2020-03-25T16:48:00Z">
        <w:r w:rsidR="00BC1A70" w:rsidDel="0092565E">
          <w:delText>,</w:delText>
        </w:r>
      </w:del>
      <w:r w:rsidR="00BC1A70">
        <w:t xml:space="preserve"> </w:t>
      </w:r>
      <w:commentRangeStart w:id="159"/>
      <w:del w:id="160" w:author="Peng, Hong" w:date="2020-03-25T16:48:00Z">
        <w:r w:rsidR="00BC1A70" w:rsidDel="0092565E">
          <w:delText>which</w:delText>
        </w:r>
        <w:commentRangeEnd w:id="159"/>
        <w:r w:rsidR="00300758" w:rsidDel="0092565E">
          <w:rPr>
            <w:rStyle w:val="CommentReference"/>
          </w:rPr>
          <w:commentReference w:id="159"/>
        </w:r>
        <w:r w:rsidR="00BC1A70" w:rsidDel="0092565E">
          <w:delText xml:space="preserve"> </w:delText>
        </w:r>
      </w:del>
      <w:ins w:id="161" w:author="Peng, Hong" w:date="2020-03-25T16:48:00Z">
        <w:r w:rsidR="0092565E">
          <w:t xml:space="preserve">that </w:t>
        </w:r>
      </w:ins>
      <w:r w:rsidR="00BC1A70">
        <w:t xml:space="preserve">are not informative </w:t>
      </w:r>
      <w:r w:rsidR="00430306">
        <w:t>but contribute to the overall dimensionality of the problem space</w:t>
      </w:r>
      <w:r w:rsidR="0064762E">
        <w:fldChar w:fldCharType="begin" w:fldLock="1"/>
      </w:r>
      <w:r w:rsidR="00CA2BA4">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27&lt;/sup&gt;","plainTextFormattedCitation":"27","previouslyFormattedCitation":"&lt;sup&gt;27&lt;/sup&gt;"},"properties":{"noteIndex":0},"schema":"https://github.com/citation-style-language/schema/raw/master/csl-citation.json"}</w:instrText>
      </w:r>
      <w:r w:rsidR="0064762E">
        <w:fldChar w:fldCharType="separate"/>
      </w:r>
      <w:r w:rsidR="00C37C26" w:rsidRPr="00C37C26">
        <w:rPr>
          <w:noProof/>
          <w:vertAlign w:val="superscript"/>
        </w:rPr>
        <w:t>27</w:t>
      </w:r>
      <w:r w:rsidR="0064762E">
        <w:fldChar w:fldCharType="end"/>
      </w:r>
      <w:r w:rsidR="0064762E">
        <w:t xml:space="preserve">. </w:t>
      </w:r>
      <w:r w:rsidR="009276B3">
        <w:t xml:space="preserve">In our study, </w:t>
      </w:r>
      <w:r w:rsidR="00DB0D7A" w:rsidRPr="00BA0445">
        <w:t>Relief</w:t>
      </w:r>
      <w:r w:rsidR="00DB0D7A">
        <w:t>F</w:t>
      </w:r>
      <w:r w:rsidR="00DB0D7A">
        <w:fldChar w:fldCharType="begin" w:fldLock="1"/>
      </w:r>
      <w:r w:rsidR="00CA2BA4">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28,29&lt;/sup&gt;","plainTextFormattedCitation":"28,29","previouslyFormattedCitation":"&lt;sup&gt;28,29&lt;/sup&gt;"},"properties":{"noteIndex":0},"schema":"https://github.com/citation-style-language/schema/raw/master/csl-citation.json"}</w:instrText>
      </w:r>
      <w:r w:rsidR="00DB0D7A">
        <w:fldChar w:fldCharType="separate"/>
      </w:r>
      <w:r w:rsidR="00C37C26" w:rsidRPr="00C37C26">
        <w:rPr>
          <w:noProof/>
          <w:vertAlign w:val="superscript"/>
        </w:rPr>
        <w:t>28,29</w:t>
      </w:r>
      <w:r w:rsidR="00DB0D7A">
        <w:fldChar w:fldCharType="end"/>
      </w:r>
      <w:r w:rsidR="00DB0D7A">
        <w:t xml:space="preserve"> was</w:t>
      </w:r>
      <w:r w:rsidR="00DB0D7A" w:rsidRPr="00027B6C">
        <w:t xml:space="preserve"> ut</w:t>
      </w:r>
      <w:r w:rsidR="00DB0D7A" w:rsidRPr="000E296B">
        <w:t>ilized</w:t>
      </w:r>
      <w:r w:rsidR="00C14F95">
        <w:t xml:space="preserve"> </w:t>
      </w:r>
      <w:del w:id="162" w:author="Peng, Hong" w:date="2020-03-25T16:52:00Z">
        <w:r w:rsidR="00C14F95" w:rsidDel="0092565E">
          <w:delText>as the feature selector by</w:delText>
        </w:r>
        <w:r w:rsidR="005775FF" w:rsidDel="0092565E">
          <w:delText xml:space="preserve"> assigning relative importance </w:delText>
        </w:r>
      </w:del>
      <w:r w:rsidR="005775FF">
        <w:t xml:space="preserve">to </w:t>
      </w:r>
      <w:ins w:id="163" w:author="Peng, Hong" w:date="2020-03-25T16:52:00Z">
        <w:r w:rsidR="0092565E">
          <w:t xml:space="preserve">select </w:t>
        </w:r>
      </w:ins>
      <w:r w:rsidR="005775FF">
        <w:t xml:space="preserve">features </w:t>
      </w:r>
      <w:ins w:id="164" w:author="Peng, Hong" w:date="2020-03-25T16:53:00Z">
        <w:r w:rsidR="0092565E">
          <w:t>through investi</w:t>
        </w:r>
      </w:ins>
      <w:ins w:id="165" w:author="Peng, Hong" w:date="2020-03-25T16:58:00Z">
        <w:r w:rsidR="006D2B1D">
          <w:t>ga</w:t>
        </w:r>
      </w:ins>
      <w:ins w:id="166" w:author="Peng, Hong" w:date="2020-03-25T16:53:00Z">
        <w:r w:rsidR="0092565E">
          <w:t xml:space="preserve">ting </w:t>
        </w:r>
      </w:ins>
      <w:ins w:id="167" w:author="Peng, Hong" w:date="2020-03-25T17:08:00Z">
        <w:r w:rsidR="00A41F55">
          <w:t xml:space="preserve">the </w:t>
        </w:r>
      </w:ins>
      <w:ins w:id="168" w:author="Peng, Hong" w:date="2020-03-25T17:01:00Z">
        <w:r w:rsidR="006D2B1D">
          <w:t>rel</w:t>
        </w:r>
      </w:ins>
      <w:ins w:id="169" w:author="Peng, Hong" w:date="2020-03-25T17:02:00Z">
        <w:r w:rsidR="006D2B1D">
          <w:t xml:space="preserve">ative importance </w:t>
        </w:r>
      </w:ins>
      <w:del w:id="170" w:author="Peng, Hong" w:date="2020-03-25T16:53:00Z">
        <w:r w:rsidR="005775FF" w:rsidDel="0092565E">
          <w:delText xml:space="preserve">basing </w:delText>
        </w:r>
      </w:del>
      <w:ins w:id="171" w:author="Peng, Hong" w:date="2020-03-25T16:53:00Z">
        <w:r w:rsidR="0092565E">
          <w:t xml:space="preserve">based </w:t>
        </w:r>
      </w:ins>
      <w:r w:rsidR="005775FF">
        <w:t xml:space="preserve">on </w:t>
      </w:r>
      <w:r w:rsidR="00AF2707">
        <w:t xml:space="preserve">a calculated </w:t>
      </w:r>
      <w:r w:rsidR="009416B6">
        <w:t>proxy statistic</w:t>
      </w:r>
      <w:r w:rsidR="009416B6">
        <w:fldChar w:fldCharType="begin" w:fldLock="1"/>
      </w:r>
      <w:r w:rsidR="00CA2BA4">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29&lt;/sup&gt;","plainTextFormattedCitation":"29","previouslyFormattedCitation":"&lt;sup&gt;29&lt;/sup&gt;"},"properties":{"noteIndex":0},"schema":"https://github.com/citation-style-language/schema/raw/master/csl-citation.json"}</w:instrText>
      </w:r>
      <w:r w:rsidR="009416B6">
        <w:fldChar w:fldCharType="separate"/>
      </w:r>
      <w:r w:rsidR="00C37C26" w:rsidRPr="00C37C26">
        <w:rPr>
          <w:noProof/>
          <w:vertAlign w:val="superscript"/>
        </w:rPr>
        <w:t>29</w:t>
      </w:r>
      <w:r w:rsidR="009416B6">
        <w:fldChar w:fldCharType="end"/>
      </w:r>
      <w:r w:rsidR="009416B6" w:rsidRPr="00733E0F">
        <w:t>.</w:t>
      </w:r>
      <w:del w:id="172" w:author="Peng, Hong" w:date="2020-03-25T16:46:00Z">
        <w:r w:rsidR="00AF2707" w:rsidDel="007467AC">
          <w:delText xml:space="preserve"> </w:delText>
        </w:r>
      </w:del>
      <w:del w:id="173" w:author="Peng, Hong" w:date="2020-03-25T17:02:00Z">
        <w:r w:rsidR="00FD69AC" w:rsidDel="006D2B1D">
          <w:delText xml:space="preserve"> </w:delText>
        </w:r>
      </w:del>
      <w:r w:rsidR="00FE227B" w:rsidRPr="00D164C7">
        <w:t>Fig. 2</w:t>
      </w:r>
      <w:r w:rsidR="00DF4FDF">
        <w:t xml:space="preserve"> </w:t>
      </w:r>
      <w:r w:rsidR="008C1D50">
        <w:t xml:space="preserve">showed </w:t>
      </w:r>
      <w:r w:rsidR="00FE227B" w:rsidRPr="00763AE6">
        <w:t xml:space="preserve">the </w:t>
      </w:r>
      <w:r w:rsidR="00576DD1">
        <w:rPr>
          <w:rFonts w:hint="eastAsia"/>
        </w:rPr>
        <w:t>workflow</w:t>
      </w:r>
      <w:r w:rsidR="000B2AFD">
        <w:t xml:space="preserve"> </w:t>
      </w:r>
      <w:r w:rsidR="00FE227B" w:rsidRPr="00763AE6">
        <w:t xml:space="preserve">for </w:t>
      </w:r>
      <w:r w:rsidR="00FE227B">
        <w:t xml:space="preserve">the training of classifiers and the validation of </w:t>
      </w:r>
      <w:del w:id="174" w:author="Peng, Hong" w:date="2020-03-25T16:54:00Z">
        <w:r w:rsidR="00FE227B" w:rsidDel="0092565E">
          <w:delText xml:space="preserve">the </w:delText>
        </w:r>
      </w:del>
      <w:r w:rsidR="00FE227B">
        <w:t>classification models</w:t>
      </w:r>
      <w:r w:rsidR="00B43599">
        <w:t xml:space="preserve">: </w:t>
      </w:r>
    </w:p>
    <w:p w14:paraId="50BFA3EF" w14:textId="673EF87C"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w:t>
      </w:r>
      <w:proofErr w:type="spellStart"/>
      <w:r w:rsidR="003F0340">
        <w:t>splitted</w:t>
      </w:r>
      <w:proofErr w:type="spellEnd"/>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634B8118" w:rsidR="00255BD0" w:rsidRDefault="003F0340" w:rsidP="007825AF">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del w:id="175" w:author="Peng, Hong" w:date="2020-03-25T17:09:00Z">
        <w:r w:rsidR="00FF46D6" w:rsidDel="00A41F55">
          <w:delText>so that</w:delText>
        </w:r>
      </w:del>
      <w:ins w:id="176" w:author="Peng, Hong" w:date="2020-03-25T17:09:00Z">
        <w:r w:rsidR="00A41F55">
          <w:t>and</w:t>
        </w:r>
      </w:ins>
      <w:r w:rsidR="00FF46D6">
        <w:t xml:space="preserve"> </w:t>
      </w:r>
      <w:r w:rsidR="004F6B76">
        <w:t xml:space="preserve">all </w:t>
      </w:r>
      <w:ins w:id="177" w:author="Peng, Hong" w:date="2020-03-25T17:09:00Z">
        <w:r w:rsidR="00A41F55">
          <w:t xml:space="preserve">the </w:t>
        </w:r>
      </w:ins>
      <w:r w:rsidR="004F6B76">
        <w:t xml:space="preserve">30 features were ranked based on their </w:t>
      </w:r>
      <w:del w:id="178" w:author="Peng, Hong" w:date="2020-03-25T17:09:00Z">
        <w:r w:rsidR="004F6B76" w:rsidDel="00A41F55">
          <w:delText xml:space="preserve">differentiating </w:delText>
        </w:r>
      </w:del>
      <w:proofErr w:type="spellStart"/>
      <w:ins w:id="179" w:author="Peng, Hong" w:date="2020-03-25T17:09:00Z">
        <w:r w:rsidR="00A41F55">
          <w:t>differentation</w:t>
        </w:r>
        <w:proofErr w:type="spellEnd"/>
        <w:r w:rsidR="00A41F55">
          <w:t xml:space="preserve"> </w:t>
        </w:r>
      </w:ins>
      <w:r w:rsidR="004F6B76">
        <w:t xml:space="preserve">power. </w:t>
      </w:r>
      <w:del w:id="180" w:author="Peng, Hong" w:date="2020-03-25T17:11:00Z">
        <w:r w:rsidR="00154A7E" w:rsidDel="00A41F55">
          <w:delText>Following this</w:delText>
        </w:r>
      </w:del>
      <w:ins w:id="181" w:author="Peng, Hong" w:date="2020-03-25T17:11:00Z">
        <w:r w:rsidR="00A41F55">
          <w:t>Subsequently</w:t>
        </w:r>
      </w:ins>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CA2BA4">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30&lt;/sup&gt;","plainTextFormattedCitation":"30","previouslyFormattedCitation":"&lt;sup&gt;30&lt;/sup&gt;"},"properties":{"noteIndex":0},"schema":"https://github.com/citation-style-language/schema/raw/master/csl-citation.json"}</w:instrText>
      </w:r>
      <w:r w:rsidR="000C7C88">
        <w:fldChar w:fldCharType="separate"/>
      </w:r>
      <w:r w:rsidR="00C37C26" w:rsidRPr="00C37C26">
        <w:rPr>
          <w:noProof/>
          <w:vertAlign w:val="superscript"/>
        </w:rPr>
        <w:t>30</w:t>
      </w:r>
      <w:r w:rsidR="000C7C88">
        <w:fldChar w:fldCharType="end"/>
      </w:r>
      <w:ins w:id="182" w:author="Peng, Hong" w:date="2020-03-25T17:09:00Z">
        <w:r w:rsidR="00A41F55">
          <w:t xml:space="preserve"> </w:t>
        </w:r>
      </w:ins>
      <w:del w:id="183" w:author="Peng, Hong" w:date="2020-03-25T17:09:00Z">
        <w:r w:rsidR="000A5F5A" w:rsidDel="00A41F55">
          <w:delText>w</w:delText>
        </w:r>
        <w:r w:rsidR="00C95FB8" w:rsidDel="00A41F55">
          <w:delText>ere</w:delText>
        </w:r>
        <w:r w:rsidR="00AB761A" w:rsidDel="00A41F55">
          <w:delText xml:space="preserve"> </w:delText>
        </w:r>
      </w:del>
      <w:ins w:id="184" w:author="Peng, Hong" w:date="2020-03-25T17:09:00Z">
        <w:r w:rsidR="00A41F55">
          <w:t xml:space="preserve">was </w:t>
        </w:r>
      </w:ins>
      <w:r w:rsidR="00AB761A">
        <w:t>conducted</w:t>
      </w:r>
      <w:r w:rsidR="0047294F">
        <w:t xml:space="preserve"> </w:t>
      </w:r>
      <w:commentRangeStart w:id="185"/>
      <w:ins w:id="186" w:author="Peng, Hong" w:date="2020-03-25T17:14:00Z">
        <w:r w:rsidR="00A41F55">
          <w:t>following</w:t>
        </w:r>
      </w:ins>
      <w:commentRangeEnd w:id="185"/>
      <w:ins w:id="187" w:author="Peng, Hong" w:date="2020-03-25T17:17:00Z">
        <w:r w:rsidR="00FB6E12">
          <w:rPr>
            <w:rStyle w:val="CommentReference"/>
          </w:rPr>
          <w:commentReference w:id="185"/>
        </w:r>
      </w:ins>
      <w:ins w:id="188" w:author="Peng, Hong" w:date="2020-03-25T17:14:00Z">
        <w:r w:rsidR="00A41F55">
          <w:t xml:space="preserve"> </w:t>
        </w:r>
      </w:ins>
      <w:r w:rsidR="00EF3A20">
        <w:t xml:space="preserve">with a </w:t>
      </w:r>
      <w:r w:rsidR="000C7C88">
        <w:t>10-fold</w:t>
      </w:r>
      <w:del w:id="189" w:author="Peng, Hong" w:date="2020-03-25T17:15:00Z">
        <w:r w:rsidR="000C7C88" w:rsidDel="00A41F55">
          <w:delText xml:space="preserve"> grid search </w:delText>
        </w:r>
      </w:del>
      <w:r w:rsidR="000C7C88">
        <w:t>cross validation</w:t>
      </w:r>
      <w:ins w:id="190" w:author="Peng, Hong" w:date="2020-03-25T17:15:00Z">
        <w:r w:rsidR="00A41F55">
          <w:t xml:space="preserve"> (grid search)</w:t>
        </w:r>
      </w:ins>
      <w:r w:rsidR="00EF3A20">
        <w:t xml:space="preserve">. </w:t>
      </w:r>
      <w:ins w:id="191" w:author="Peng, Hong" w:date="2020-03-25T17:33:00Z">
        <w:r w:rsidR="00FB0D10">
          <w:t xml:space="preserve">The </w:t>
        </w:r>
        <w:proofErr w:type="spellStart"/>
        <w:r w:rsidR="00FB0D10">
          <w:t>hyperpartmeters</w:t>
        </w:r>
        <w:proofErr w:type="spellEnd"/>
        <w:r w:rsidR="00FB0D10">
          <w:t xml:space="preserve"> were xx. Eventually, </w:t>
        </w:r>
      </w:ins>
      <w:del w:id="192" w:author="Peng, Hong" w:date="2020-03-25T17:33:00Z">
        <w:r w:rsidR="00EF3A20" w:rsidDel="00FB0D10">
          <w:delText>T</w:delText>
        </w:r>
        <w:r w:rsidR="00C95FB8" w:rsidDel="00FB0D10">
          <w:delText xml:space="preserve">he </w:delText>
        </w:r>
      </w:del>
      <w:ins w:id="193" w:author="Peng, Hong" w:date="2020-03-25T17:33:00Z">
        <w:r w:rsidR="00FB0D10">
          <w:t>t</w:t>
        </w:r>
        <w:r w:rsidR="00FB0D10">
          <w:t xml:space="preserve">he </w:t>
        </w:r>
      </w:ins>
      <w:r w:rsidR="00C95FB8">
        <w:t xml:space="preserve">best </w:t>
      </w:r>
      <w:r w:rsidR="00684B99">
        <w:t>combination</w:t>
      </w:r>
      <w:del w:id="194" w:author="Peng, Hong" w:date="2020-03-25T17:29:00Z">
        <w:r w:rsidR="00950177" w:rsidDel="00B63186">
          <w:delText>s</w:delText>
        </w:r>
      </w:del>
      <w:r w:rsidR="00684B99">
        <w:t xml:space="preserve"> of </w:t>
      </w:r>
      <w:r w:rsidR="00C95FB8">
        <w:t xml:space="preserve">feature subsets </w:t>
      </w:r>
      <w:r w:rsidR="000302C9">
        <w:t xml:space="preserve">and </w:t>
      </w:r>
      <w:proofErr w:type="spellStart"/>
      <w:r w:rsidR="00C95FB8">
        <w:t>hyperpara</w:t>
      </w:r>
      <w:r w:rsidR="009D271D">
        <w:t>meters</w:t>
      </w:r>
      <w:proofErr w:type="spellEnd"/>
      <w:del w:id="195" w:author="Peng, Hong" w:date="2020-03-25T17:34:00Z">
        <w:r w:rsidR="009D271D" w:rsidDel="00FB0D10">
          <w:delText xml:space="preserve"> for </w:delText>
        </w:r>
        <w:r w:rsidR="000B2AFD" w:rsidDel="00FB0D10">
          <w:delText xml:space="preserve">both SVM and </w:delText>
        </w:r>
        <w:commentRangeStart w:id="196"/>
        <w:r w:rsidR="000B2AFD" w:rsidDel="00FB0D10">
          <w:delText>RF</w:delText>
        </w:r>
        <w:commentRangeEnd w:id="196"/>
        <w:r w:rsidR="00FB0D10" w:rsidDel="00FB0D10">
          <w:rPr>
            <w:rStyle w:val="CommentReference"/>
          </w:rPr>
          <w:commentReference w:id="196"/>
        </w:r>
        <w:r w:rsidR="00950177" w:rsidDel="00FB0D10">
          <w:delText>,</w:delText>
        </w:r>
      </w:del>
      <w:r w:rsidR="00950177">
        <w:t xml:space="preserve"> </w:t>
      </w:r>
      <w:r w:rsidR="00A14F9C">
        <w:t>were used to</w:t>
      </w:r>
      <w:r w:rsidR="00545CC4">
        <w:t xml:space="preserve"> construct optimal </w:t>
      </w:r>
      <w:r w:rsidR="00442F9D">
        <w:t>classifiers</w:t>
      </w:r>
      <w:r w:rsidR="00545CC4">
        <w:t>.</w:t>
      </w:r>
      <w:r w:rsidR="00315719">
        <w:t xml:space="preserve"> </w:t>
      </w:r>
      <w:proofErr w:type="spellStart"/>
      <w:r w:rsidR="00442F9D">
        <w:t>H</w:t>
      </w:r>
      <w:r w:rsidR="00315719">
        <w:t>y</w:t>
      </w:r>
      <w:r w:rsidR="00683A38">
        <w:t>perparameters</w:t>
      </w:r>
      <w:proofErr w:type="spellEnd"/>
      <w:r w:rsidR="00442F9D">
        <w:t xml:space="preserve"> been tested</w:t>
      </w:r>
      <w:r w:rsidR="00683A38">
        <w:t xml:space="preserve"> were shown in</w:t>
      </w:r>
      <w:r w:rsidR="00545CC4">
        <w:t xml:space="preserve"> </w:t>
      </w:r>
      <w:commentRangeStart w:id="198"/>
      <w:r w:rsidR="0047294F">
        <w:t>Table</w:t>
      </w:r>
      <w:commentRangeEnd w:id="198"/>
      <w:r w:rsidR="00B63186">
        <w:rPr>
          <w:rStyle w:val="CommentReference"/>
        </w:rPr>
        <w:commentReference w:id="198"/>
      </w:r>
      <w:r w:rsidR="0047294F">
        <w:t xml:space="preserve"> S1</w:t>
      </w:r>
      <w:r w:rsidR="00683A38">
        <w:t>.</w:t>
      </w:r>
    </w:p>
    <w:p w14:paraId="622F9B07" w14:textId="3CE54C90" w:rsidR="0006244D" w:rsidRPr="00EC3131"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ins w:id="199" w:author="Peng, Hong" w:date="2020-03-25T17:12:00Z">
        <w:r w:rsidR="00A41F55">
          <w:t xml:space="preserve">then </w:t>
        </w:r>
      </w:ins>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del w:id="200" w:author="Peng, Hong" w:date="2020-03-25T17:35:00Z">
        <w:r w:rsidR="00D05BCE" w:rsidDel="00BC14AB">
          <w:delText>reported</w:delText>
        </w:r>
      </w:del>
      <w:ins w:id="201" w:author="Peng, Hong" w:date="2020-03-25T17:35:00Z">
        <w:r w:rsidR="00BC14AB">
          <w:t>determined</w:t>
        </w:r>
      </w:ins>
      <w:r w:rsidR="00B54C74">
        <w:t>.</w:t>
      </w:r>
    </w:p>
    <w:p w14:paraId="688AE5F9" w14:textId="77777777" w:rsidR="0092565E" w:rsidRDefault="0092565E" w:rsidP="0092565E">
      <w:commentRangeStart w:id="202"/>
      <w:r w:rsidRPr="002D2474">
        <w:rPr>
          <w:noProof/>
        </w:rPr>
        <w:lastRenderedPageBreak/>
        <w:drawing>
          <wp:inline distT="0" distB="0" distL="0" distR="0" wp14:anchorId="6F46A3BF" wp14:editId="0E0BDBF3">
            <wp:extent cx="4320000" cy="3240000"/>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240000"/>
                    </a:xfrm>
                    <a:prstGeom prst="rect">
                      <a:avLst/>
                    </a:prstGeom>
                  </pic:spPr>
                </pic:pic>
              </a:graphicData>
            </a:graphic>
          </wp:inline>
        </w:drawing>
      </w:r>
      <w:commentRangeEnd w:id="202"/>
      <w:r w:rsidR="00FB6E12">
        <w:rPr>
          <w:rStyle w:val="CommentReference"/>
        </w:rPr>
        <w:commentReference w:id="202"/>
      </w:r>
    </w:p>
    <w:p w14:paraId="33A580B0" w14:textId="77777777" w:rsidR="0092565E" w:rsidRDefault="0092565E" w:rsidP="0092565E">
      <w:r>
        <w:t xml:space="preserve">Fig.2. Diagram of the machine learning based workflow for model training and validation. </w:t>
      </w:r>
    </w:p>
    <w:p w14:paraId="70AB2755" w14:textId="77777777" w:rsidR="0092565E" w:rsidRPr="0092565E" w:rsidRDefault="0092565E" w:rsidP="00BD2411">
      <w:pPr>
        <w:jc w:val="both"/>
      </w:pPr>
    </w:p>
    <w:p w14:paraId="1330DCCC" w14:textId="481E5393"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proofErr w:type="spellStart"/>
      <w:r w:rsidR="00A93CF5">
        <w:t>RStudio</w:t>
      </w:r>
      <w:proofErr w:type="spellEnd"/>
      <w:r w:rsidR="00A93CF5">
        <w:t xml:space="preserve">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CA2BA4">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31&lt;/sup&gt;","plainTextFormattedCitation":"31","previouslyFormattedCitation":"&lt;sup&gt;31&lt;/sup&gt;"},"properties":{"noteIndex":0},"schema":"https://github.com/citation-style-language/schema/raw/master/csl-citation.json"}</w:instrText>
      </w:r>
      <w:r w:rsidR="000E6B47">
        <w:fldChar w:fldCharType="separate"/>
      </w:r>
      <w:r w:rsidR="00C37C26" w:rsidRPr="00C37C26">
        <w:rPr>
          <w:noProof/>
          <w:vertAlign w:val="superscript"/>
        </w:rPr>
        <w:t>31</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0E6B47">
        <w:fldChar w:fldCharType="separate"/>
      </w:r>
      <w:r w:rsidR="00C37C26" w:rsidRPr="00C37C26">
        <w:rPr>
          <w:noProof/>
          <w:vertAlign w:val="superscript"/>
        </w:rPr>
        <w:t>32</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585A01" w:rsidRPr="001810AB">
        <w:fldChar w:fldCharType="separate"/>
      </w:r>
      <w:r w:rsidR="00C37C26" w:rsidRPr="00C37C26">
        <w:rPr>
          <w:noProof/>
          <w:vertAlign w:val="superscript"/>
        </w:rPr>
        <w:t>32</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CA2BA4">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33&lt;/sup&gt;","plainTextFormattedCitation":"33","previouslyFormattedCitation":"&lt;sup&gt;33&lt;/sup&gt;"},"properties":{"noteIndex":0},"schema":"https://github.com/citation-style-language/schema/raw/master/csl-citation.json"}</w:instrText>
      </w:r>
      <w:r w:rsidR="004A07AB">
        <w:fldChar w:fldCharType="separate"/>
      </w:r>
      <w:r w:rsidR="00C37C26" w:rsidRPr="00C37C26">
        <w:rPr>
          <w:noProof/>
          <w:vertAlign w:val="superscript"/>
        </w:rPr>
        <w:t>33</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CA2BA4">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CA2BA4">
        <w:rPr>
          <w:rFonts w:ascii="Cambria Math" w:hAnsi="Cambria Math" w:cs="Cambria Math"/>
        </w:rPr>
        <w:instrText>∗</w:instrText>
      </w:r>
      <w:r w:rsidR="00CA2BA4">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34&lt;/sup&gt;","plainTextFormattedCitation":"34","previouslyFormattedCitation":"&lt;sup&gt;34&lt;/sup&gt;"},"properties":{"noteIndex":0},"schema":"https://github.com/citation-style-language/schema/raw/master/csl-citation.json"}</w:instrText>
      </w:r>
      <w:r w:rsidR="003872CB">
        <w:fldChar w:fldCharType="separate"/>
      </w:r>
      <w:r w:rsidR="00C37C26" w:rsidRPr="00C37C26">
        <w:rPr>
          <w:noProof/>
          <w:vertAlign w:val="superscript"/>
        </w:rPr>
        <w:t>34</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CA2BA4">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35&lt;/sup&gt;","plainTextFormattedCitation":"35","previouslyFormattedCitation":"&lt;sup&gt;35&lt;/sup&gt;"},"properties":{"noteIndex":0},"schema":"https://github.com/citation-style-language/schema/raw/master/csl-citation.json"}</w:instrText>
      </w:r>
      <w:r w:rsidR="009E3A59">
        <w:fldChar w:fldCharType="separate"/>
      </w:r>
      <w:r w:rsidR="00C37C26" w:rsidRPr="00C37C26">
        <w:rPr>
          <w:noProof/>
          <w:vertAlign w:val="superscript"/>
        </w:rPr>
        <w:t>35</w:t>
      </w:r>
      <w:r w:rsidR="009E3A59">
        <w:fldChar w:fldCharType="end"/>
      </w:r>
      <w:r w:rsidR="006F5366">
        <w:t xml:space="preserve"> and pandas (Python)</w:t>
      </w:r>
      <w:r w:rsidR="003872CB">
        <w:fldChar w:fldCharType="begin" w:fldLock="1"/>
      </w:r>
      <w:r w:rsidR="00CA2BA4">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36&lt;/sup&gt;","plainTextFormattedCitation":"36","previouslyFormattedCitation":"&lt;sup&gt;36&lt;/sup&gt;"},"properties":{"noteIndex":0},"schema":"https://github.com/citation-style-language/schema/raw/master/csl-citation.json"}</w:instrText>
      </w:r>
      <w:r w:rsidR="003872CB">
        <w:fldChar w:fldCharType="separate"/>
      </w:r>
      <w:r w:rsidR="00C37C26" w:rsidRPr="00C37C26">
        <w:rPr>
          <w:noProof/>
          <w:vertAlign w:val="superscript"/>
        </w:rPr>
        <w:t>36</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3A4ED93F" w14:textId="70BA8FC1" w:rsidR="00A43142" w:rsidRPr="00ED28E8" w:rsidRDefault="009A0A08" w:rsidP="00B2354C">
      <w:pPr>
        <w:jc w:val="both"/>
        <w:rPr>
          <w:strike/>
        </w:rPr>
      </w:pPr>
      <w:r>
        <w:t>As shown in Table S</w:t>
      </w:r>
      <w:r w:rsidR="00BD3BF0">
        <w:t>2</w:t>
      </w:r>
      <w:r>
        <w:t>, t</w:t>
      </w:r>
      <w:r w:rsidR="005D7A63">
        <w:t xml:space="preserve">he measured concentrations of </w:t>
      </w:r>
      <w:r w:rsidR="00130651">
        <w:t xml:space="preserve">elements in </w:t>
      </w:r>
      <w:r w:rsidR="00DB7654">
        <w:t>C</w:t>
      </w:r>
      <w:r w:rsidR="005D7A63">
        <w:t>RM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Table 1</w:t>
      </w:r>
      <w:r w:rsidR="00DC026A" w:rsidRPr="009A0C81">
        <w:t xml:space="preserve"> shows</w:t>
      </w:r>
      <w:r w:rsidR="00DC026A">
        <w:t xml:space="preserve"> the </w:t>
      </w:r>
      <w:r w:rsidR="00433C54">
        <w:t>measured concentrations</w:t>
      </w:r>
      <w:r w:rsidR="00DC026A">
        <w:t xml:space="preserve"> of 30 elements </w:t>
      </w:r>
      <w:r w:rsidR="00433C54">
        <w:t xml:space="preserve">in the </w:t>
      </w:r>
      <w:r w:rsidR="00DC026A">
        <w:t xml:space="preserve">six </w:t>
      </w:r>
      <w:proofErr w:type="spellStart"/>
      <w:r w:rsidR="00433C54">
        <w:t>typies</w:t>
      </w:r>
      <w:proofErr w:type="spellEnd"/>
      <w:r w:rsidR="00433C54">
        <w:t xml:space="preserve"> of Chinese </w:t>
      </w:r>
      <w:r w:rsidR="00DC026A">
        <w:t xml:space="preserve">GI rice.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could be observed among all elements across </w:t>
      </w:r>
      <w:r w:rsidR="00381653">
        <w:t>all types of rice</w:t>
      </w:r>
      <w:r w:rsidR="00B2354C" w:rsidRPr="00ED28E8">
        <w:t>. However,</w:t>
      </w:r>
      <w:r w:rsidR="005F35E0">
        <w:t xml:space="preserve"> it was not obvious</w:t>
      </w:r>
      <w:r w:rsidR="000760DC">
        <w:t xml:space="preserve"> </w:t>
      </w:r>
      <w:r w:rsidR="005F35E0">
        <w:t xml:space="preserve">which </w:t>
      </w:r>
      <w:r w:rsidR="00630C05">
        <w:t>element</w:t>
      </w:r>
      <w:r w:rsidR="009D346B">
        <w:t xml:space="preserve"> </w:t>
      </w:r>
      <w:r w:rsidR="0025294A">
        <w:t xml:space="preserve">contributed the </w:t>
      </w:r>
      <w:r w:rsidR="009B7342">
        <w:t>most to</w:t>
      </w:r>
      <w:r w:rsidR="006A7053">
        <w:t xml:space="preserve"> </w:t>
      </w:r>
      <w:r w:rsidR="009D346B" w:rsidRPr="00ED28E8">
        <w:t>differentiat</w:t>
      </w:r>
      <w:r w:rsidR="009D346B">
        <w:t>e</w:t>
      </w:r>
      <w:r w:rsidR="009D346B" w:rsidRPr="00ED28E8">
        <w:t xml:space="preserve"> </w:t>
      </w:r>
      <w:r w:rsidR="00B2354C" w:rsidRPr="00ED28E8">
        <w:t>all types of rice.</w:t>
      </w:r>
      <w:r w:rsidR="004D6AA8" w:rsidRPr="00ED28E8">
        <w:t xml:space="preserve"> </w:t>
      </w:r>
      <w:r w:rsidR="00560520" w:rsidRPr="00ED28E8">
        <w:t xml:space="preserve"> </w:t>
      </w:r>
    </w:p>
    <w:p w14:paraId="19632F7F" w14:textId="26D219C3" w:rsidR="00DC026A" w:rsidRPr="009A2496" w:rsidRDefault="00A6102A" w:rsidP="003805CC">
      <w:pPr>
        <w:jc w:val="both"/>
        <w:rPr>
          <w:bCs/>
          <w:i/>
          <w:iCs/>
        </w:rPr>
      </w:pPr>
      <w:r>
        <w:rPr>
          <w:bCs/>
          <w:i/>
          <w:iCs/>
        </w:rPr>
        <w:t>PCA analysis</w:t>
      </w:r>
    </w:p>
    <w:p w14:paraId="0D21D19D" w14:textId="2946DE3A"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could be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proofErr w:type="gramStart"/>
      <w:r w:rsidRPr="009A0C81">
        <w:t>,</w:t>
      </w:r>
      <w:r w:rsidR="0035334B" w:rsidRPr="009A0C81">
        <w:rPr>
          <w:vertAlign w:val="superscript"/>
        </w:rPr>
        <w:t>51</w:t>
      </w:r>
      <w:r w:rsidRPr="009A0C81">
        <w:t>V</w:t>
      </w:r>
      <w:proofErr w:type="gramEnd"/>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from the same geological origin</w:t>
      </w:r>
      <w:r w:rsidR="00A665EE">
        <w:t xml:space="preserve"> (Fig.</w:t>
      </w:r>
      <w:r w:rsidR="00BC23D4">
        <w:t xml:space="preserve"> </w:t>
      </w:r>
      <w:r w:rsidR="00A665EE">
        <w:t>3a)</w:t>
      </w:r>
      <w:r w:rsidRPr="009A0C81">
        <w:t xml:space="preserve">. </w:t>
      </w:r>
      <w:r w:rsidR="00293CF1">
        <w:t xml:space="preserve">A possible </w:t>
      </w:r>
      <w:proofErr w:type="spellStart"/>
      <w:r w:rsidR="00293CF1">
        <w:t>explaination</w:t>
      </w:r>
      <w:proofErr w:type="spellEnd"/>
      <w:r w:rsidR="00293CF1">
        <w:t xml:space="preserve">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77777777" w:rsidR="00715383" w:rsidRDefault="00957E0E" w:rsidP="002C6892">
      <w:pPr>
        <w:jc w:val="both"/>
      </w:pPr>
      <w:r>
        <w:lastRenderedPageBreak/>
        <w:t>High quality s</w:t>
      </w:r>
      <w:r w:rsidR="006C2917" w:rsidRPr="00E70EF3">
        <w:t>ampling is fundamental to achieve reliable results from multivariate model building</w:t>
      </w:r>
      <w:r w:rsidR="0016526D" w:rsidRPr="00E70EF3">
        <w:fldChar w:fldCharType="begin" w:fldLock="1"/>
      </w:r>
      <w:r w:rsidR="00CA2BA4">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37&lt;/sup&gt;","plainTextFormattedCitation":"37","previouslyFormattedCitation":"&lt;sup&gt;37&lt;/sup&gt;"},"properties":{"noteIndex":0},"schema":"https://github.com/citation-style-language/schema/raw/master/csl-citation.json"}</w:instrText>
      </w:r>
      <w:r w:rsidR="0016526D" w:rsidRPr="00E70EF3">
        <w:fldChar w:fldCharType="separate"/>
      </w:r>
      <w:r w:rsidR="00C37C26" w:rsidRPr="00C37C26">
        <w:rPr>
          <w:noProof/>
          <w:vertAlign w:val="superscript"/>
        </w:rPr>
        <w:t>37</w:t>
      </w:r>
      <w:r w:rsidR="0016526D" w:rsidRPr="00E70EF3">
        <w:fldChar w:fldCharType="end"/>
      </w:r>
      <w:r w:rsidR="00D7274A" w:rsidRPr="00E70EF3">
        <w:t xml:space="preserve">, while </w:t>
      </w:r>
      <w:r w:rsidR="00CF7035" w:rsidRPr="00E70EF3">
        <w:t xml:space="preserve">sample </w:t>
      </w:r>
      <w:proofErr w:type="spellStart"/>
      <w:r w:rsidR="00CF7035" w:rsidRPr="00E70EF3">
        <w:t>scaricity</w:t>
      </w:r>
      <w:proofErr w:type="spellEnd"/>
      <w:r w:rsidR="00CF7035" w:rsidRPr="00E70EF3">
        <w:t xml:space="preserve"> along with </w:t>
      </w:r>
      <w:r w:rsidR="00540B1C">
        <w:t>unrepresentative sampling</w:t>
      </w:r>
      <w:r w:rsidR="00A66631">
        <w:t xml:space="preserve"> </w:t>
      </w:r>
      <w:r w:rsidR="0016526D" w:rsidRPr="00E70EF3">
        <w:t>are major reason</w:t>
      </w:r>
      <w:r w:rsidR="00E968AA">
        <w:t>s</w:t>
      </w:r>
      <w:r w:rsidR="0016526D" w:rsidRPr="00E70EF3">
        <w:t xml:space="preserve"> </w:t>
      </w:r>
      <w:r w:rsidR="007034ED" w:rsidRPr="00E70EF3">
        <w:t>leading to unreliable classification</w:t>
      </w:r>
      <w:r w:rsidR="007034ED" w:rsidRPr="00E70EF3">
        <w:fldChar w:fldCharType="begin" w:fldLock="1"/>
      </w:r>
      <w:r w:rsidR="00CA2BA4">
        <w:instrText>ADDIN CSL_CITATION {"citationItems":[{"id":"ITEM-1","itemData":{"ISBN":"9781420059472","author":[{"dropping-particle":"","family":"Filzmoser","given":"Peter","non-dropping-particle":"","parse-names":false,"suffix":""},{"dropping-particle":"","family":"Group","given":"Francis","non-dropping-particle":"","parse-names":false,"suffix":""}],"id":"ITEM-1","issued":{"date-parts":[["2008"]]},"title":"Intro. to multivariate statistical Analysis in Chemometrics","type":"book"},"uris":["http://www.mendeley.com/documents/?uuid=a5fdb164-3771-4079-8d6e-6ed456a78ae4"]}],"mendeley":{"formattedCitation":"&lt;sup&gt;38&lt;/sup&gt;","plainTextFormattedCitation":"38","previouslyFormattedCitation":"&lt;sup&gt;38&lt;/sup&gt;"},"properties":{"noteIndex":0},"schema":"https://github.com/citation-style-language/schema/raw/master/csl-citation.json"}</w:instrText>
      </w:r>
      <w:r w:rsidR="007034ED" w:rsidRPr="00E70EF3">
        <w:fldChar w:fldCharType="separate"/>
      </w:r>
      <w:r w:rsidR="00C37C26" w:rsidRPr="00C37C26">
        <w:rPr>
          <w:noProof/>
          <w:vertAlign w:val="superscript"/>
        </w:rPr>
        <w:t>38</w:t>
      </w:r>
      <w:r w:rsidR="007034ED" w:rsidRPr="00E70EF3">
        <w:fldChar w:fldCharType="end"/>
      </w:r>
      <w:r w:rsidR="007034ED" w:rsidRPr="00E70EF3">
        <w:t xml:space="preserve">. </w:t>
      </w:r>
      <w:r w:rsidR="00CC436F" w:rsidRPr="00E70EF3">
        <w:t>In this study</w:t>
      </w:r>
      <w:r w:rsidR="00EB4D85">
        <w:t xml:space="preserve">, </w:t>
      </w:r>
      <w:r w:rsidR="00C945C6">
        <w:t>rather than sampling from the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proofErr w:type="spellStart"/>
      <w:r w:rsidR="00540B1C">
        <w:t>authencitity</w:t>
      </w:r>
      <w:proofErr w:type="spellEnd"/>
      <w:r w:rsidR="00540B1C">
        <w:t xml:space="preserve"> 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p>
    <w:p w14:paraId="54C9D6B2" w14:textId="671352F3" w:rsidR="002E62F6" w:rsidRPr="0019172A" w:rsidRDefault="00054217" w:rsidP="002C6892">
      <w:pPr>
        <w:jc w:val="both"/>
        <w:rPr>
          <w:rFonts w:ascii="Calibri" w:eastAsia="宋体" w:hAnsi="Calibri" w:cs="Calibri"/>
        </w:rPr>
      </w:pPr>
      <w:r>
        <w:t xml:space="preserve">To date, </w:t>
      </w:r>
      <w:r w:rsidR="008A39BF">
        <w:t>ML algorithms such as s</w:t>
      </w:r>
      <w:r w:rsidR="008A39BF" w:rsidRPr="00047224">
        <w:t>upport vector m</w:t>
      </w:r>
      <w:r w:rsidR="008A39BF" w:rsidRPr="00A531B1">
        <w:t>achines (SVM)</w:t>
      </w:r>
      <w:r w:rsidR="008A39BF" w:rsidRPr="00562E7E">
        <w:t xml:space="preserve"> </w:t>
      </w:r>
      <w:r w:rsidR="008A39BF">
        <w:t xml:space="preserve">and </w:t>
      </w:r>
      <w:r w:rsidR="008A39BF" w:rsidRPr="00562E7E">
        <w:t>random forest (RF)</w:t>
      </w:r>
      <w:r w:rsidR="008A39BF">
        <w:t>, have been reported to outperform traditional MVA</w:t>
      </w:r>
      <w:r w:rsidR="008A39BF">
        <w:fldChar w:fldCharType="begin" w:fldLock="1"/>
      </w:r>
      <w:r w:rsidR="002C0B5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2E1C3D" w:rsidRPr="002E1C3D">
        <w:rPr>
          <w:noProof/>
          <w:vertAlign w:val="superscript"/>
        </w:rPr>
        <w:t>39</w:t>
      </w:r>
      <w:r w:rsidR="008A39BF">
        <w:fldChar w:fldCharType="end"/>
      </w:r>
      <w:r w:rsidR="008A39BF">
        <w:t xml:space="preserve"> and lead to </w:t>
      </w:r>
      <w:proofErr w:type="spellStart"/>
      <w:r w:rsidR="008A39BF">
        <w:t>predition</w:t>
      </w:r>
      <w:proofErr w:type="spellEnd"/>
      <w:r w:rsidR="008A39BF">
        <w:t xml:space="preserve"> models with increased reliability and robustness</w:t>
      </w:r>
      <w:r w:rsidR="008A39BF">
        <w:fldChar w:fldCharType="begin" w:fldLock="1"/>
      </w:r>
      <w:r w:rsidR="002C0B5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2C0B5B">
        <w:rPr>
          <w:rFonts w:hint="eastAsia"/>
        </w:rPr>
        <w:instrText xml:space="preserve">d ( NIR ) spectroscopy : Focus on parameters optimization and model interpretation </w:instrText>
      </w:r>
      <w:r w:rsidR="002C0B5B">
        <w:rPr>
          <w:rFonts w:hint="eastAsia"/>
        </w:rPr>
        <w:instrText>☆</w:instrText>
      </w:r>
      <w:r w:rsidR="002C0B5B">
        <w:rPr>
          <w:rFonts w:hint="eastAsia"/>
        </w:rPr>
        <w:instrText>","type":"article-journal","volume":"96"},"uris":["http://www.mendeley.com/documents/?uuid=47137a07-3923-401b-95f6-51fd479e4280"]},{"id":"ITEM-2","itemData":{"DOI":"10.101</w:instrText>
      </w:r>
      <w:r w:rsidR="002C0B5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2E1C3D" w:rsidRPr="002E1C3D">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A523B2">
        <w:t xml:space="preserve">showed </w:t>
      </w:r>
      <w:r w:rsidR="008358BF">
        <w:t xml:space="preserve">the key results obtained from </w:t>
      </w:r>
      <w:r w:rsidR="00A523B2">
        <w:t xml:space="preserve">the </w:t>
      </w:r>
      <w:r w:rsidR="008358BF">
        <w:t>training</w:t>
      </w:r>
      <w:r w:rsidR="00434E32">
        <w:t xml:space="preserve"> of classifiers</w:t>
      </w:r>
      <w:r w:rsidR="00B54DD2">
        <w:t xml:space="preserve">. </w:t>
      </w:r>
      <w:r w:rsidR="0050617A">
        <w:t xml:space="preserve">Beyond </w:t>
      </w:r>
      <w:r w:rsidR="00F90A4D">
        <w:t>the</w:t>
      </w:r>
      <w:r w:rsidR="00B43A11">
        <w:t xml:space="preserve"> function of </w:t>
      </w:r>
      <w:proofErr w:type="spellStart"/>
      <w:r w:rsidR="008C3D18">
        <w:t>dimention</w:t>
      </w:r>
      <w:proofErr w:type="spellEnd"/>
      <w:r w:rsidR="008C3D18">
        <w:t xml:space="preserve"> reduction</w:t>
      </w:r>
      <w:r w:rsidR="00330E25">
        <w:t xml:space="preserve"> </w:t>
      </w:r>
      <w:r w:rsidR="00C9398F">
        <w:t xml:space="preserve">before performing </w:t>
      </w:r>
      <w:r w:rsidR="000E6191">
        <w:t xml:space="preserve">machine </w:t>
      </w:r>
      <w:r w:rsidR="00C9398F">
        <w:t>learning</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key features </w:t>
      </w:r>
      <w:r w:rsidR="00FD5426">
        <w:t xml:space="preserve">with high </w:t>
      </w:r>
      <w:r w:rsidR="008C7690">
        <w:t>predictability, namely biomarkers</w:t>
      </w:r>
      <w:r w:rsidR="00276528">
        <w:fldChar w:fldCharType="begin" w:fldLock="1"/>
      </w:r>
      <w:r w:rsidR="002C0B5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2E1C3D" w:rsidRPr="002E1C3D">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203"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203"/>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11028E">
        <w:t>W</w:t>
      </w:r>
      <w:r w:rsidR="00324935" w:rsidRPr="009A0C81">
        <w:t>ith</w:t>
      </w:r>
      <w:r w:rsidR="00324935">
        <w:t xml:space="preserve"> only one </w:t>
      </w:r>
      <w:r w:rsidR="007F6551">
        <w:t>selected feature</w:t>
      </w:r>
      <w:r w:rsidR="006E22F5">
        <w:t xml:space="preserve"> (</w:t>
      </w:r>
      <w:r w:rsidR="006E22F5">
        <w:rPr>
          <w:vertAlign w:val="superscript"/>
        </w:rPr>
        <w:t>27</w:t>
      </w:r>
      <w:r w:rsidR="006E22F5">
        <w:t>Al)</w:t>
      </w:r>
      <w:r w:rsidR="007F6551">
        <w:t xml:space="preserve">, </w:t>
      </w:r>
      <w:r w:rsidR="007F7D84">
        <w:t xml:space="preserve">the </w:t>
      </w:r>
      <w:r w:rsidR="00B15DEF">
        <w:t>mean cross-validation accuracy</w:t>
      </w:r>
      <w:r w:rsidR="007F7D84">
        <w:t xml:space="preserve"> of 48%</w:t>
      </w:r>
      <w:r w:rsidR="00774946">
        <w:t xml:space="preserve"> and 63%</w:t>
      </w:r>
      <w:r w:rsidR="00894A23">
        <w:t xml:space="preserve"> </w:t>
      </w:r>
      <w:r w:rsidR="000E02ED">
        <w:t>were</w:t>
      </w:r>
      <w:r w:rsidR="007F7D84">
        <w:t xml:space="preserve"> achieved </w:t>
      </w:r>
      <w:r w:rsidR="00774946">
        <w:t xml:space="preserve">for </w:t>
      </w:r>
      <w:r w:rsidR="007F7D84">
        <w:t>RF</w:t>
      </w:r>
      <w:r w:rsidR="00774946">
        <w:t xml:space="preserve"> and SVM</w:t>
      </w:r>
      <w:r w:rsidR="00891933">
        <w:t>,</w:t>
      </w:r>
      <w:r w:rsidR="00774946">
        <w:t xml:space="preserve"> respectively</w:t>
      </w:r>
      <w:r w:rsidR="00891933">
        <w:t xml:space="preserve"> </w:t>
      </w:r>
      <w:r w:rsidR="00E82E0D">
        <w:t>(Fig. 4b)</w:t>
      </w:r>
      <w:r w:rsidR="006D07F3">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w:t>
      </w:r>
      <w:r w:rsidR="00576B5A">
        <w:t xml:space="preserve">been </w:t>
      </w:r>
      <w:r w:rsidR="00B15DEF">
        <w:t>added</w:t>
      </w:r>
      <w:r w:rsidR="002355B6">
        <w:t>. E</w:t>
      </w:r>
      <w:r w:rsidR="00576B5A" w:rsidRPr="00B84A46">
        <w:t>ventually</w:t>
      </w:r>
      <w:r w:rsidR="00ED57F1" w:rsidRPr="0027195F">
        <w:t>,</w:t>
      </w:r>
      <w:r w:rsidR="00ED57F1">
        <w:t xml:space="preserve"> </w:t>
      </w:r>
      <w:r w:rsidR="00A1431E">
        <w:t xml:space="preserve">with </w:t>
      </w:r>
      <w:r w:rsidR="00B15DEF">
        <w:t xml:space="preserve">only </w:t>
      </w:r>
      <w:r w:rsidR="00576B5A">
        <w:t>four</w:t>
      </w:r>
      <w:r w:rsidR="00B15DEF">
        <w:t xml:space="preserve"> features</w:t>
      </w:r>
      <w:r w:rsidR="0023379F">
        <w:t xml:space="preserve"> (</w:t>
      </w:r>
      <w:r w:rsidR="00832FEA" w:rsidRPr="00E82E0D">
        <w:rPr>
          <w:vertAlign w:val="superscript"/>
        </w:rPr>
        <w:t>27</w:t>
      </w:r>
      <w:r w:rsidR="00832FEA">
        <w:t xml:space="preserve">Al, </w:t>
      </w:r>
      <w:r w:rsidR="00832FEA" w:rsidRPr="00E82E0D">
        <w:rPr>
          <w:vertAlign w:val="superscript"/>
        </w:rPr>
        <w:t>85</w:t>
      </w:r>
      <w:r w:rsidR="00832FEA">
        <w:t xml:space="preserve">Rb, </w:t>
      </w:r>
      <w:r w:rsidR="00832FEA" w:rsidRPr="00E82E0D">
        <w:rPr>
          <w:vertAlign w:val="superscript"/>
        </w:rPr>
        <w:t>10</w:t>
      </w:r>
      <w:r w:rsidR="00832FEA">
        <w:t>B</w:t>
      </w:r>
      <w:r w:rsidR="004045CF">
        <w:t xml:space="preserve">, </w:t>
      </w:r>
      <w:r w:rsidR="00832FEA">
        <w:t>and</w:t>
      </w:r>
      <w:r w:rsidR="004045CF">
        <w:t xml:space="preserve"> </w:t>
      </w:r>
      <w:r w:rsidR="00832FEA" w:rsidRPr="00E82E0D">
        <w:rPr>
          <w:vertAlign w:val="superscript"/>
        </w:rPr>
        <w:t>23</w:t>
      </w:r>
      <w:r w:rsidR="00832FEA">
        <w:t>Na</w:t>
      </w:r>
      <w:r w:rsidR="0023379F">
        <w:t>)</w:t>
      </w:r>
      <w:r w:rsidR="00564010">
        <w:t xml:space="preserve">, </w:t>
      </w:r>
      <w:r w:rsidR="006D0633">
        <w:t xml:space="preserve">the </w:t>
      </w:r>
      <w:r w:rsidR="000E02ED">
        <w:t xml:space="preserve">mean cross-validation </w:t>
      </w:r>
      <w:r w:rsidR="006D0633">
        <w:t>accuracy of 100% was obtained</w:t>
      </w:r>
      <w:r w:rsidR="006D0633" w:rsidRPr="008476D5">
        <w:t xml:space="preserve"> </w:t>
      </w:r>
      <w:r w:rsidR="006D0633">
        <w:t>by both RF and SVM</w:t>
      </w:r>
      <w:r w:rsidR="001B5CE0">
        <w:t xml:space="preserve"> </w:t>
      </w:r>
      <w:r w:rsidR="006E22F5">
        <w:t xml:space="preserve">with </w:t>
      </w:r>
      <w:r w:rsidR="00B15DEF">
        <w:t xml:space="preserve">optimal </w:t>
      </w:r>
      <w:proofErr w:type="spellStart"/>
      <w:r w:rsidR="00B15DEF">
        <w:t>hyperparameters</w:t>
      </w:r>
      <w:proofErr w:type="spellEnd"/>
      <w:r w:rsidR="00A1431E">
        <w:t xml:space="preserve"> </w:t>
      </w:r>
      <w:r w:rsidR="00564010">
        <w:t>applied</w:t>
      </w:r>
      <w:r w:rsidR="00831499">
        <w:t xml:space="preserve"> (Fig. 4b</w:t>
      </w:r>
      <w:r w:rsidR="004D7010">
        <w:t>)</w:t>
      </w:r>
      <w:r w:rsidR="00B15DEF">
        <w:t>.</w:t>
      </w:r>
      <w:r w:rsidR="00DF2B63">
        <w:t xml:space="preserve"> </w:t>
      </w:r>
      <w:r w:rsidR="00A703A0">
        <w:t>Notably</w:t>
      </w:r>
      <w:r w:rsidR="002E62F6">
        <w:t xml:space="preserve">, by </w:t>
      </w:r>
      <w:r w:rsidR="002E62F6">
        <w:rPr>
          <w:rFonts w:ascii="Calibri" w:eastAsia="宋体" w:hAnsi="Calibri" w:cs="Calibri"/>
        </w:rPr>
        <w:t>a</w:t>
      </w:r>
      <w:r w:rsidR="002E62F6" w:rsidRPr="0019172A">
        <w:rPr>
          <w:rFonts w:ascii="Calibri" w:eastAsia="宋体" w:hAnsi="Calibri" w:cs="Calibri"/>
        </w:rPr>
        <w:t xml:space="preserve">pplying feature selection 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2E62F6">
        <w:rPr>
          <w:rFonts w:ascii="Calibri" w:eastAsia="宋体" w:hAnsi="Calibri" w:cs="Calibri"/>
        </w:rPr>
        <w:t>instead of the entire dat</w:t>
      </w:r>
      <w:r w:rsidR="002E62F6">
        <w:rPr>
          <w:rFonts w:ascii="Calibri" w:eastAsia="宋体" w:hAnsi="Calibri" w:cs="Calibri" w:hint="eastAsia"/>
        </w:rPr>
        <w:t>aset</w:t>
      </w:r>
      <w:r w:rsidR="002E62F6">
        <w:rPr>
          <w:rFonts w:ascii="Calibri" w:eastAsia="宋体" w:hAnsi="Calibri" w:cs="Calibri"/>
        </w:rPr>
        <w:t xml:space="preserve">, </w:t>
      </w:r>
      <w:r w:rsidR="00A703A0">
        <w:rPr>
          <w:rFonts w:ascii="Calibri" w:eastAsia="宋体" w:hAnsi="Calibri" w:cs="Calibri"/>
        </w:rPr>
        <w:t xml:space="preserve">we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A3352C">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B012D0" w:rsidRPr="00B012D0">
        <w:rPr>
          <w:rFonts w:ascii="Calibri" w:eastAsia="宋体" w:hAnsi="Calibri" w:cs="Calibri"/>
          <w:noProof/>
          <w:vertAlign w:val="superscript"/>
        </w:rPr>
        <w:t>42</w:t>
      </w:r>
      <w:r w:rsidR="002E62F6">
        <w:rPr>
          <w:rFonts w:ascii="Calibri" w:eastAsia="宋体" w:hAnsi="Calibri" w:cs="Calibri"/>
        </w:rPr>
        <w:fldChar w:fldCharType="end"/>
      </w:r>
      <w:r w:rsidR="004A039C">
        <w:rPr>
          <w:rFonts w:ascii="Calibri" w:eastAsia="宋体" w:hAnsi="Calibri" w:cs="Calibri"/>
        </w:rPr>
        <w:t>.</w:t>
      </w:r>
    </w:p>
    <w:p w14:paraId="6B587961" w14:textId="1FEFF2A7" w:rsidR="00831499" w:rsidRDefault="00831499">
      <w:pPr>
        <w:jc w:val="both"/>
      </w:pPr>
    </w:p>
    <w:p w14:paraId="39F5094F" w14:textId="2516D83E" w:rsidR="00D272E6" w:rsidRPr="00AE1ADC" w:rsidRDefault="00E84870" w:rsidP="002C6892">
      <w:pPr>
        <w:jc w:val="both"/>
        <w:rPr>
          <w:rFonts w:ascii="Calibri" w:eastAsia="宋体" w:hAnsi="Calibri" w:cs="Calibri"/>
        </w:rPr>
      </w:pPr>
      <w:r>
        <w:t xml:space="preserve">While </w:t>
      </w:r>
      <w:r w:rsidR="00DF2B63">
        <w:t xml:space="preserve">cross-validation </w:t>
      </w:r>
      <w:r w:rsidR="00F9405B">
        <w:t>was applied</w:t>
      </w:r>
      <w:r w:rsidR="00DF2B63">
        <w:t xml:space="preserve"> to </w:t>
      </w:r>
      <w:r w:rsidR="001D7F79">
        <w:t>assess the</w:t>
      </w:r>
      <w:r w:rsidR="00860174">
        <w:t xml:space="preserve"> goodness</w:t>
      </w:r>
      <w:r w:rsidR="009305BE">
        <w:t>-</w:t>
      </w:r>
      <w:r w:rsidR="00860174">
        <w:t>of</w:t>
      </w:r>
      <w:r w:rsidR="009305BE">
        <w:t>-</w:t>
      </w:r>
      <w:r w:rsidR="00860174">
        <w:t>fit</w:t>
      </w:r>
      <w:r w:rsidR="009305BE">
        <w:t xml:space="preserve"> </w:t>
      </w:r>
      <w:r w:rsidR="00D62168">
        <w:t xml:space="preserve">of </w:t>
      </w:r>
      <w:r w:rsidR="009305BE">
        <w:t>modeling</w:t>
      </w:r>
      <w:r w:rsidR="00D62168">
        <w:t xml:space="preserve"> with</w:t>
      </w:r>
      <w:r w:rsidR="00B0420E">
        <w:t>in the</w:t>
      </w:r>
      <w:r w:rsidR="00D62168">
        <w:t xml:space="preserve"> training set,</w:t>
      </w:r>
      <w:r w:rsidR="009305BE">
        <w:t xml:space="preserve"> </w:t>
      </w:r>
      <w:r w:rsidR="0093188D">
        <w:t>it</w:t>
      </w:r>
      <w:r w:rsidR="008235B9">
        <w:t xml:space="preserve"> lacks the ability to </w:t>
      </w:r>
      <w:r w:rsidR="00DA7288">
        <w:t xml:space="preserve">represent the future working situation of </w:t>
      </w:r>
      <w:r w:rsidR="000B1B9D">
        <w:t xml:space="preserve">the </w:t>
      </w:r>
      <w:r w:rsidR="002D573C">
        <w:t xml:space="preserve">particular </w:t>
      </w:r>
      <w:r w:rsidR="00431DBA">
        <w:t>prediction model</w:t>
      </w:r>
      <w:r w:rsidR="00C37C26">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37C26">
        <w:fldChar w:fldCharType="separate"/>
      </w:r>
      <w:r w:rsidR="00B012D0" w:rsidRPr="00B012D0">
        <w:rPr>
          <w:noProof/>
          <w:vertAlign w:val="superscript"/>
        </w:rPr>
        <w:t>43</w:t>
      </w:r>
      <w:r w:rsidR="00C37C26">
        <w:fldChar w:fldCharType="end"/>
      </w:r>
      <w:r w:rsidR="0008257C">
        <w:t>.</w:t>
      </w:r>
      <w:r w:rsidR="00610F95">
        <w:t xml:space="preserve"> </w:t>
      </w:r>
      <w:r w:rsidR="0008257C">
        <w:t xml:space="preserve">According to the Principle of </w:t>
      </w:r>
      <w:r w:rsidR="00CA2BA4">
        <w:t>Proper Validation</w:t>
      </w:r>
      <w:r w:rsidR="00610F95">
        <w:t xml:space="preserve"> (PPV)</w:t>
      </w:r>
      <w:r w:rsidR="00CA2BA4">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A2BA4">
        <w:fldChar w:fldCharType="separate"/>
      </w:r>
      <w:r w:rsidR="00B012D0" w:rsidRPr="00B012D0">
        <w:rPr>
          <w:noProof/>
          <w:vertAlign w:val="superscript"/>
        </w:rPr>
        <w:t>43</w:t>
      </w:r>
      <w:r w:rsidR="00CA2BA4">
        <w:fldChar w:fldCharType="end"/>
      </w:r>
      <w:r w:rsidR="00CA2BA4">
        <w:t xml:space="preserve">, independent </w:t>
      </w:r>
      <w:r w:rsidR="00F66288">
        <w:t>validation</w:t>
      </w:r>
      <w:r w:rsidR="00061B6C">
        <w:t xml:space="preserve"> using</w:t>
      </w:r>
      <w:r w:rsidR="0034007A">
        <w:t xml:space="preserve"> </w:t>
      </w:r>
      <w:r w:rsidR="00CA2BA4">
        <w:t xml:space="preserve">a </w:t>
      </w:r>
      <w:r w:rsidR="001239DA">
        <w:t xml:space="preserve">separate dataset </w:t>
      </w:r>
      <w:r w:rsidR="00CA2BA4">
        <w:t xml:space="preserve"> </w:t>
      </w:r>
      <w:r w:rsidR="001239DA">
        <w:rPr>
          <w:rFonts w:hint="eastAsia"/>
        </w:rPr>
        <w:t>(</w:t>
      </w:r>
      <w:r w:rsidR="0034007A">
        <w:t>test</w:t>
      </w:r>
      <w:r w:rsidR="009A3201">
        <w:t>ing set</w:t>
      </w:r>
      <w:r w:rsidR="001239DA">
        <w:t>)</w:t>
      </w:r>
      <w:r w:rsidR="004F7610">
        <w:t xml:space="preserve">, </w:t>
      </w:r>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B012D0" w:rsidRPr="00B012D0">
        <w:rPr>
          <w:noProof/>
          <w:vertAlign w:val="superscript"/>
        </w:rPr>
        <w:t>43</w:t>
      </w:r>
      <w:r w:rsidR="00B23251">
        <w:fldChar w:fldCharType="end"/>
      </w:r>
      <w:r w:rsidR="006E22F5">
        <w:t xml:space="preserve"> for model assessment</w:t>
      </w:r>
      <w:r w:rsidR="00B23251">
        <w:t>.</w:t>
      </w:r>
      <w:r w:rsidR="004A039C">
        <w:t xml:space="preserve"> </w:t>
      </w:r>
      <w:r w:rsidR="00A96C67">
        <w:t>The</w:t>
      </w:r>
      <w:r w:rsidR="00BB741E">
        <w:t xml:space="preserve"> result of</w:t>
      </w:r>
      <w:r w:rsidR="00A96C67">
        <w:t xml:space="preserve"> </w:t>
      </w:r>
      <w:r w:rsidR="00963DEC">
        <w:t>in</w:t>
      </w:r>
      <w:r w:rsidR="00D938B1">
        <w:t xml:space="preserve">dependent </w:t>
      </w:r>
      <w:r w:rsidR="00A96C67">
        <w:t xml:space="preserve">validation </w:t>
      </w:r>
      <w:r w:rsidR="00BB741E">
        <w:t>using the testing set is shown</w:t>
      </w:r>
      <w:r w:rsidR="00A96C67">
        <w:t xml:space="preserve"> in table 2</w:t>
      </w:r>
      <w:r w:rsidR="001831A1">
        <w:t>.</w:t>
      </w:r>
      <w:r w:rsidR="001C5F13">
        <w:t xml:space="preserve"> </w:t>
      </w:r>
      <w:r w:rsidR="00155FCE">
        <w:t xml:space="preserve">According </w:t>
      </w:r>
      <w:r w:rsidR="00A25942">
        <w:t xml:space="preserve">to the result, </w:t>
      </w:r>
      <w:r w:rsidR="00227034">
        <w:t>with the information from only 4 selected elements</w:t>
      </w:r>
      <w:r w:rsidR="00963785">
        <w:t xml:space="preserve"> (out of 30 elements been tested)</w:t>
      </w:r>
      <w:r w:rsidR="00227034">
        <w:t xml:space="preserve">, </w:t>
      </w:r>
      <w:r w:rsidR="00A25942">
        <w:t>b</w:t>
      </w:r>
      <w:r w:rsidR="0057658A">
        <w:t xml:space="preserve">oth classifiers </w:t>
      </w:r>
      <w:r w:rsidR="00227034">
        <w:t xml:space="preserve">(SVM and RF) </w:t>
      </w:r>
      <w:r w:rsidR="00933535">
        <w:t xml:space="preserve">could </w:t>
      </w:r>
      <w:proofErr w:type="spellStart"/>
      <w:r w:rsidR="00933535">
        <w:t>predicit</w:t>
      </w:r>
      <w:proofErr w:type="spellEnd"/>
      <w:r w:rsidR="00933535">
        <w:t xml:space="preserve"> the </w:t>
      </w:r>
      <w:r w:rsidR="00894A23">
        <w:t>geographical</w:t>
      </w:r>
      <w:r w:rsidR="00933535">
        <w:t xml:space="preserve"> </w:t>
      </w:r>
      <w:proofErr w:type="spellStart"/>
      <w:r w:rsidR="00933535">
        <w:t>originis</w:t>
      </w:r>
      <w:proofErr w:type="spellEnd"/>
      <w:r w:rsidR="00933535">
        <w:t xml:space="preserve"> of</w:t>
      </w:r>
      <w:r w:rsidR="0057658A">
        <w:t xml:space="preserve"> </w:t>
      </w:r>
      <w:r w:rsidR="003567C3">
        <w:t xml:space="preserve">all </w:t>
      </w:r>
      <w:r w:rsidR="002605F4">
        <w:t xml:space="preserve">six </w:t>
      </w:r>
      <w:r w:rsidR="003567C3">
        <w:t>types of GI rice</w:t>
      </w:r>
      <w:r w:rsidR="00602D2A">
        <w:t xml:space="preserve"> </w:t>
      </w:r>
      <w:r w:rsidR="0057658A">
        <w:t>with 100% accuracy</w:t>
      </w:r>
      <w:r w:rsidR="003C3F3A">
        <w:t>.</w:t>
      </w:r>
      <w:r w:rsidR="000067C6">
        <w:t xml:space="preserve"> </w:t>
      </w:r>
      <w:r w:rsidR="003C3F3A">
        <w:t>This indicated the success of</w:t>
      </w:r>
      <w:r w:rsidR="00C60E7E">
        <w:t xml:space="preserve"> the framework we have established, </w:t>
      </w:r>
      <w:r w:rsidR="001E3E5C">
        <w:t xml:space="preserve">especially in </w:t>
      </w:r>
      <w:r w:rsidR="0092311A">
        <w:t>constructing reliable prediction models while simultaneously iden</w:t>
      </w:r>
      <w:r w:rsidR="00F44C66">
        <w:t>tified potential biomarkers responsible</w:t>
      </w:r>
      <w:r w:rsidR="0086519F">
        <w:t xml:space="preserve"> for the differentiation.</w:t>
      </w:r>
      <w:r w:rsidR="00AD74A0">
        <w:t xml:space="preserve"> </w:t>
      </w:r>
      <w:r w:rsidR="00DC2FA7">
        <w:t>I</w:t>
      </w:r>
      <w:r w:rsidR="00506D0B">
        <w:t>n a similar study</w:t>
      </w:r>
      <w:r w:rsidR="00774315">
        <w:t xml:space="preserve"> where feature selection was </w:t>
      </w:r>
      <w:r w:rsidR="00327D4C">
        <w:t xml:space="preserve">also </w:t>
      </w:r>
      <w:r w:rsidR="00774315">
        <w:t>applied</w:t>
      </w:r>
      <w:r w:rsidR="00BA7DE1">
        <w:t xml:space="preserve">, </w:t>
      </w:r>
      <w:r w:rsidR="00774315">
        <w:t xml:space="preserve">it was </w:t>
      </w:r>
      <w:r w:rsidR="0086519F">
        <w:t xml:space="preserve">also </w:t>
      </w:r>
      <w:r w:rsidR="00C740AB">
        <w:t>found</w:t>
      </w:r>
      <w:r w:rsidR="00F07C85">
        <w:t xml:space="preserve"> that a </w:t>
      </w:r>
      <w:r w:rsidR="00C740AB">
        <w:t xml:space="preserve">small </w:t>
      </w:r>
      <w:proofErr w:type="spellStart"/>
      <w:r w:rsidR="00C740AB">
        <w:t>goup</w:t>
      </w:r>
      <w:proofErr w:type="spellEnd"/>
      <w:r w:rsidR="00C740AB">
        <w:t xml:space="preserve"> of elements </w:t>
      </w:r>
      <w:r w:rsidR="002E1C3D">
        <w:rPr>
          <w:rFonts w:hint="eastAsia"/>
        </w:rPr>
        <w:t>(</w:t>
      </w:r>
      <w:r w:rsidR="000B4448">
        <w:rPr>
          <w:vertAlign w:val="superscript"/>
        </w:rPr>
        <w:t>14</w:t>
      </w:r>
      <w:r w:rsidR="00DB4BC0">
        <w:t>Cd</w:t>
      </w:r>
      <w:r w:rsidR="00A475E2">
        <w:t>,</w:t>
      </w:r>
      <w:r w:rsidR="00DB4BC0">
        <w:t xml:space="preserve"> </w:t>
      </w:r>
      <w:r w:rsidR="000B4448">
        <w:rPr>
          <w:vertAlign w:val="superscript"/>
        </w:rPr>
        <w:t>85</w:t>
      </w:r>
      <w:r w:rsidR="00DB4BC0">
        <w:t xml:space="preserve">Rb, </w:t>
      </w:r>
      <w:r w:rsidR="000B4448">
        <w:rPr>
          <w:vertAlign w:val="superscript"/>
        </w:rPr>
        <w:t>12</w:t>
      </w:r>
      <w:r w:rsidR="00DB4BC0">
        <w:t>Mg and</w:t>
      </w:r>
      <w:r w:rsidR="000B4448">
        <w:rPr>
          <w:vertAlign w:val="superscript"/>
        </w:rPr>
        <w:t>19</w:t>
      </w:r>
      <w:r w:rsidR="00DB4BC0">
        <w:t>K</w:t>
      </w:r>
      <w:r w:rsidR="002E1C3D">
        <w:t>)</w:t>
      </w:r>
      <w:r w:rsidR="00DB4BC0">
        <w:t xml:space="preserve"> </w:t>
      </w:r>
      <w:r w:rsidR="002E1C3D">
        <w:t xml:space="preserve">were </w:t>
      </w:r>
      <w:r w:rsidR="00A62895">
        <w:t xml:space="preserve">the </w:t>
      </w:r>
      <w:r w:rsidR="004B1229">
        <w:t xml:space="preserve">most relevant for the </w:t>
      </w:r>
      <w:proofErr w:type="spellStart"/>
      <w:r w:rsidR="004B1229">
        <w:t>dif</w:t>
      </w:r>
      <w:r w:rsidR="009E371E">
        <w:t>ferientiation</w:t>
      </w:r>
      <w:proofErr w:type="spellEnd"/>
      <w:r w:rsidR="009E371E">
        <w:t xml:space="preserve"> </w:t>
      </w:r>
      <w:r w:rsidR="00DF758B">
        <w:t xml:space="preserve">between rice samples obtained from two geological </w:t>
      </w:r>
      <w:proofErr w:type="spellStart"/>
      <w:r w:rsidR="00DF758B">
        <w:t>orgins</w:t>
      </w:r>
      <w:proofErr w:type="spellEnd"/>
      <w:r w:rsidR="00DF758B">
        <w:t xml:space="preserve"> in Brazil</w:t>
      </w:r>
      <w:r w:rsidR="002E1C3D">
        <w:fldChar w:fldCharType="begin" w:fldLock="1"/>
      </w:r>
      <w:r w:rsidR="002C0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E1C3D">
        <w:fldChar w:fldCharType="separate"/>
      </w:r>
      <w:r w:rsidR="002E1C3D" w:rsidRPr="002E1C3D">
        <w:rPr>
          <w:noProof/>
          <w:vertAlign w:val="superscript"/>
        </w:rPr>
        <w:t>12</w:t>
      </w:r>
      <w:r w:rsidR="002E1C3D">
        <w:fldChar w:fldCharType="end"/>
      </w:r>
      <w:r w:rsidR="009E371E">
        <w:t>.</w:t>
      </w:r>
      <w:r w:rsidR="0043047A">
        <w:t xml:space="preserve"> </w:t>
      </w:r>
      <w:r w:rsidR="00A6440E">
        <w:t xml:space="preserve">To further visualize the </w:t>
      </w:r>
      <w:r w:rsidR="00AB6FDC">
        <w:t xml:space="preserve">different </w:t>
      </w:r>
      <w:r w:rsidR="00044C0D">
        <w:t>element</w:t>
      </w:r>
      <w:r w:rsidR="00A6440E">
        <w:t xml:space="preserve"> pattern</w:t>
      </w:r>
      <w:r w:rsidR="00AB6FDC">
        <w:t>s</w:t>
      </w:r>
      <w:r w:rsidR="00A6440E">
        <w:t xml:space="preserve"> </w:t>
      </w:r>
      <w:proofErr w:type="gramStart"/>
      <w:r w:rsidR="00AB6FDC">
        <w:t xml:space="preserve">of  </w:t>
      </w:r>
      <w:r w:rsidR="00963785">
        <w:t>six</w:t>
      </w:r>
      <w:proofErr w:type="gramEnd"/>
      <w:r w:rsidR="00963785">
        <w:t xml:space="preserve"> </w:t>
      </w:r>
      <w:r w:rsidR="00A6440E">
        <w:t>type</w:t>
      </w:r>
      <w:r w:rsidR="00AB6FDC">
        <w:t>s</w:t>
      </w:r>
      <w:r w:rsidR="00A6440E">
        <w:t xml:space="preserve"> of GI rice</w:t>
      </w:r>
      <w:r w:rsidR="00424D91">
        <w:t>, we plot</w:t>
      </w:r>
      <w:r w:rsidR="00795322">
        <w:t>t</w:t>
      </w:r>
      <w:r w:rsidR="00424D91">
        <w:t xml:space="preserve">ed </w:t>
      </w:r>
      <w:r w:rsidR="00AB6FDC">
        <w:t xml:space="preserve">the  </w:t>
      </w:r>
      <w:r w:rsidR="00D6348A">
        <w:t>relative median concentration</w:t>
      </w:r>
      <w:r w:rsidR="00D97703">
        <w:t>s</w:t>
      </w:r>
      <w:r w:rsidR="00AB6FDC">
        <w:t xml:space="preserve"> of </w:t>
      </w:r>
      <w:r w:rsidR="002667C0">
        <w:t>four selected elements</w:t>
      </w:r>
      <w:r w:rsidR="00E474E7">
        <w:t xml:space="preserve"> in radar plots</w:t>
      </w:r>
      <w:r w:rsidR="00D6348A">
        <w:t xml:space="preserve">. As </w:t>
      </w:r>
      <w:r w:rsidR="00C3020B">
        <w:t>shown</w:t>
      </w:r>
      <w:r w:rsidR="003A2CF3">
        <w:t xml:space="preserve"> </w:t>
      </w:r>
      <w:r w:rsidR="00C3020B">
        <w:t>in Fig</w:t>
      </w:r>
      <w:r w:rsidR="004F1A7C">
        <w:t>.</w:t>
      </w:r>
      <w:r w:rsidR="00C3020B">
        <w:t xml:space="preserve"> 5</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F21AEA">
        <w:t>Interestingly</w:t>
      </w:r>
      <w:r w:rsidR="00195384">
        <w:t>,</w:t>
      </w:r>
      <w:r w:rsidR="00DC116D">
        <w:t xml:space="preserve"> </w:t>
      </w:r>
      <w:r w:rsidR="00A6440E">
        <w:t xml:space="preserve">the level of </w:t>
      </w:r>
      <w:r w:rsidR="00A6440E" w:rsidRPr="00500002">
        <w:rPr>
          <w:vertAlign w:val="superscript"/>
        </w:rPr>
        <w:t>27</w:t>
      </w:r>
      <w:r w:rsidR="00A6440E">
        <w:t>Al varied significantly between PJ-1 and PJ-2</w:t>
      </w:r>
      <w:r w:rsidR="00BE486F">
        <w:t xml:space="preserve">, which were sampled from the same geological </w:t>
      </w:r>
      <w:r w:rsidR="005701F6">
        <w:t>location</w:t>
      </w:r>
      <w:r w:rsidR="00BA7DE1">
        <w:t>:</w:t>
      </w:r>
      <w:r w:rsidR="003952A4">
        <w:t xml:space="preserve"> </w:t>
      </w:r>
      <w:r w:rsidR="00BE486F">
        <w:t xml:space="preserve">the </w:t>
      </w:r>
      <w:r w:rsidR="006A2668">
        <w:t xml:space="preserve">highest </w:t>
      </w:r>
      <w:r w:rsidR="00BE486F">
        <w:t xml:space="preserve">level of </w:t>
      </w:r>
      <w:r w:rsidR="006A2668" w:rsidRPr="00500002">
        <w:rPr>
          <w:vertAlign w:val="superscript"/>
        </w:rPr>
        <w:t>27</w:t>
      </w:r>
      <w:r w:rsidR="006A2668">
        <w:t xml:space="preserve">Al </w:t>
      </w:r>
      <w:r w:rsidR="00951A13">
        <w:t>was found in PJ-1</w:t>
      </w:r>
      <w:proofErr w:type="gramStart"/>
      <w:r w:rsidR="00951A13">
        <w:t xml:space="preserve">, </w:t>
      </w:r>
      <w:r w:rsidR="00346FF6">
        <w:t xml:space="preserve"> </w:t>
      </w:r>
      <w:r w:rsidR="008E7891">
        <w:t>while</w:t>
      </w:r>
      <w:proofErr w:type="gramEnd"/>
      <w:r w:rsidR="008E7891">
        <w:t xml:space="preserve"> </w:t>
      </w:r>
      <w:r w:rsidR="004E6636">
        <w:t xml:space="preserve">the least concentration </w:t>
      </w:r>
      <w:r w:rsidR="000D7CCE">
        <w:t xml:space="preserve">was found in </w:t>
      </w:r>
      <w:r w:rsidR="00091E85">
        <w:t>PJ-2</w:t>
      </w:r>
      <w:r w:rsidR="000D7CCE">
        <w:t xml:space="preserve">. </w:t>
      </w:r>
      <w:r w:rsidR="00B54AD4">
        <w:t xml:space="preserve">Besides, the elements of </w:t>
      </w:r>
      <w:r w:rsidR="00A6440E" w:rsidRPr="009F7A4A">
        <w:rPr>
          <w:vertAlign w:val="superscript"/>
        </w:rPr>
        <w:t>23</w:t>
      </w:r>
      <w:r w:rsidR="00A6440E">
        <w:t xml:space="preserve">Na, </w:t>
      </w:r>
      <w:r w:rsidR="00A6440E" w:rsidRPr="009F7A4A">
        <w:rPr>
          <w:vertAlign w:val="superscript"/>
        </w:rPr>
        <w:t>85</w:t>
      </w:r>
      <w:r w:rsidR="00A6440E">
        <w:t xml:space="preserve">Rb, and </w:t>
      </w:r>
      <w:r w:rsidR="00A6440E" w:rsidRPr="009F7A4A">
        <w:rPr>
          <w:vertAlign w:val="superscript"/>
        </w:rPr>
        <w:t>10</w:t>
      </w:r>
      <w:r w:rsidR="00A6440E">
        <w:t xml:space="preserve">B, all showed considerably different composition in PJ-1 </w:t>
      </w:r>
      <w:r w:rsidR="00A74092">
        <w:t xml:space="preserve">and </w:t>
      </w:r>
      <w:r w:rsidR="008E7891">
        <w:t>PJ-</w:t>
      </w:r>
      <w:r w:rsidR="00A6440E">
        <w:t>2</w:t>
      </w:r>
      <w:r w:rsidR="000D7CCE">
        <w:t xml:space="preserve">. </w:t>
      </w:r>
      <w:r w:rsidR="00377F90">
        <w:t xml:space="preserve">Such </w:t>
      </w:r>
      <w:r w:rsidR="00BF28D6">
        <w:t>observation agree</w:t>
      </w:r>
      <w:r w:rsidR="00377F90">
        <w:t>d</w:t>
      </w:r>
      <w:r w:rsidR="00BF28D6">
        <w:t xml:space="preserve"> 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4849AA">
        <w:t xml:space="preserve">majorly </w:t>
      </w:r>
      <w:r w:rsidR="007F714B">
        <w:t>impact</w:t>
      </w:r>
      <w:r w:rsidR="003D724D">
        <w:t xml:space="preserve"> on</w:t>
      </w:r>
      <w:r w:rsidR="007F714B">
        <w:t xml:space="preserve"> the </w:t>
      </w:r>
      <w:r w:rsidR="00044C0D">
        <w:t>element</w:t>
      </w:r>
      <w:r w:rsidR="00C92CE0">
        <w:t xml:space="preserve"> </w:t>
      </w:r>
      <w:r w:rsidR="007F714B">
        <w:t xml:space="preserve">composition </w:t>
      </w:r>
      <w:r w:rsidR="003D724D">
        <w:t>in rice</w:t>
      </w:r>
      <w:r w:rsidR="00900953">
        <w:fldChar w:fldCharType="begin" w:fldLock="1"/>
      </w:r>
      <w:r w:rsidR="002C0B5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2E1C3D" w:rsidRPr="002E1C3D">
        <w:rPr>
          <w:noProof/>
          <w:vertAlign w:val="superscript"/>
        </w:rPr>
        <w:t>44,45</w:t>
      </w:r>
      <w:r w:rsidR="00900953">
        <w:fldChar w:fldCharType="end"/>
      </w:r>
      <w:r w:rsidR="00900953">
        <w:t>.</w:t>
      </w:r>
      <w:r w:rsidR="00963123">
        <w:t xml:space="preserve"> </w:t>
      </w:r>
      <w:r w:rsidR="00B71E6B">
        <w:rPr>
          <w:rFonts w:hint="eastAsia"/>
        </w:rPr>
        <w:t>O</w:t>
      </w:r>
      <w:r w:rsidR="00B71E6B">
        <w:t xml:space="preserve">verall, it </w:t>
      </w:r>
      <w:r w:rsidR="00B71E6B">
        <w:rPr>
          <w:rFonts w:hint="eastAsia"/>
        </w:rPr>
        <w:t>r</w:t>
      </w:r>
      <w:r w:rsidR="00B71E6B">
        <w:t>emains a challenging task to elucidate the rationale for</w:t>
      </w:r>
      <w:r w:rsidR="003F54F9">
        <w:t xml:space="preserve"> why</w:t>
      </w:r>
      <w:r w:rsidR="00112075">
        <w:t xml:space="preserve"> in our case, </w:t>
      </w:r>
      <w:r w:rsidR="00075B74">
        <w:t>the four</w:t>
      </w:r>
      <w:r w:rsidR="00B71E6B">
        <w:t xml:space="preserve"> elements </w:t>
      </w:r>
      <w:r w:rsidR="00D51DAD">
        <w:t xml:space="preserve">showed </w:t>
      </w:r>
      <w:r w:rsidR="00B71E6B">
        <w:t>strong differentiation power</w:t>
      </w:r>
      <w:r w:rsidR="003F54F9">
        <w:t>.</w:t>
      </w:r>
      <w:r w:rsidR="00B71E6B">
        <w:t xml:space="preserve"> The </w:t>
      </w:r>
      <w:r w:rsidR="00B71E6B" w:rsidRPr="005F1587">
        <w:t>complexity</w:t>
      </w:r>
      <w:r w:rsidR="00B71E6B">
        <w:t xml:space="preserve"> here, shall partially attribute to the sample diversity</w:t>
      </w:r>
      <w:r w:rsidR="003F54F9">
        <w:t>. I</w:t>
      </w:r>
      <w:r w:rsidR="00B71E6B">
        <w:t>n this study, we collected samples from all three dominate rice producing regions in China, including the northeast China plain (WC, PJ-1, and PJ-2), Yangtze River Basin (SY, JS), and southeast coastal region (GG). Such wide geological sampling scope, introduced multi</w:t>
      </w:r>
      <w:r w:rsidR="004A7DD8">
        <w:t xml:space="preserve">ple </w:t>
      </w:r>
      <w:r w:rsidR="004A7DD8">
        <w:lastRenderedPageBreak/>
        <w:t>l</w:t>
      </w:r>
      <w:r w:rsidR="00B71E6B">
        <w:t xml:space="preserve">ayers of </w:t>
      </w:r>
      <w:r w:rsidR="004A7DD8">
        <w:t>variables</w:t>
      </w:r>
      <w:r w:rsidR="00B71E6B">
        <w:t xml:space="preserve"> (e.g. soil characteristics, agricultural practices, and genotype variation), which are all closely related to the </w:t>
      </w:r>
      <w:r w:rsidR="00044C0D">
        <w:t>element</w:t>
      </w:r>
      <w:r w:rsidR="00B71E6B">
        <w:t xml:space="preserve"> profile of crops</w:t>
      </w:r>
      <w:r w:rsidR="00B71E6B">
        <w:fldChar w:fldCharType="begin" w:fldLock="1"/>
      </w:r>
      <w:r w:rsidR="002C0B5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2E1C3D" w:rsidRPr="002E1C3D">
        <w:rPr>
          <w:noProof/>
          <w:vertAlign w:val="superscript"/>
        </w:rPr>
        <w:t>46</w:t>
      </w:r>
      <w:r w:rsidR="00B71E6B">
        <w:fldChar w:fldCharType="end"/>
      </w:r>
      <w:r w:rsidR="00B71E6B" w:rsidRPr="00DA3487">
        <w:rPr>
          <w:vertAlign w:val="superscript"/>
        </w:rPr>
        <w:t>,</w:t>
      </w:r>
      <w:r w:rsidR="00B71E6B">
        <w:fldChar w:fldCharType="begin" w:fldLock="1"/>
      </w:r>
      <w:r w:rsidR="002C0B5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2E1C3D" w:rsidRPr="002E1C3D">
        <w:rPr>
          <w:noProof/>
          <w:vertAlign w:val="superscript"/>
        </w:rPr>
        <w:t>47</w:t>
      </w:r>
      <w:r w:rsidR="00B71E6B">
        <w:fldChar w:fldCharType="end"/>
      </w:r>
      <w:r w:rsidR="00B71E6B">
        <w:t>.</w:t>
      </w:r>
      <w:r w:rsidR="00BD1FB3">
        <w:t xml:space="preserve"> </w:t>
      </w:r>
    </w:p>
    <w:p w14:paraId="3F80585E" w14:textId="0DE5F495" w:rsidR="006E22F5" w:rsidRPr="0007471E" w:rsidRDefault="00D272E6" w:rsidP="00CB36B0">
      <w:pPr>
        <w:jc w:val="both"/>
      </w:pPr>
      <w:r>
        <w:t>Beyond</w:t>
      </w:r>
      <w:r w:rsidR="00C6131D">
        <w:t xml:space="preserve"> the four </w:t>
      </w:r>
      <w:r w:rsidR="002C0B5B">
        <w:t xml:space="preserve">selected </w:t>
      </w:r>
      <w:proofErr w:type="gramStart"/>
      <w:r w:rsidR="002C0B5B">
        <w:t xml:space="preserve">elements </w:t>
      </w:r>
      <w:r>
        <w:t xml:space="preserve"> </w:t>
      </w:r>
      <w:r w:rsidR="002C0B5B">
        <w:t>(</w:t>
      </w:r>
      <w:proofErr w:type="gramEnd"/>
      <w:r w:rsidR="000739E1" w:rsidRPr="00E82E0D">
        <w:rPr>
          <w:vertAlign w:val="superscript"/>
        </w:rPr>
        <w:t>27</w:t>
      </w:r>
      <w:r w:rsidR="000739E1">
        <w:t xml:space="preserve">Al, </w:t>
      </w:r>
      <w:r w:rsidR="000739E1" w:rsidRPr="00E82E0D">
        <w:rPr>
          <w:vertAlign w:val="superscript"/>
        </w:rPr>
        <w:t>85</w:t>
      </w:r>
      <w:r w:rsidR="000739E1">
        <w:t xml:space="preserve">Rb, </w:t>
      </w:r>
      <w:r w:rsidR="000739E1" w:rsidRPr="00E82E0D">
        <w:rPr>
          <w:vertAlign w:val="superscript"/>
        </w:rPr>
        <w:t>10</w:t>
      </w:r>
      <w:r w:rsidR="000739E1">
        <w:t xml:space="preserve">B, and </w:t>
      </w:r>
      <w:r w:rsidR="000739E1" w:rsidRPr="00E82E0D">
        <w:rPr>
          <w:vertAlign w:val="superscript"/>
        </w:rPr>
        <w:t>23</w:t>
      </w:r>
      <w:r w:rsidR="000739E1">
        <w:t>Na</w:t>
      </w:r>
      <w:r w:rsidR="002C0B5B">
        <w:t>)</w:t>
      </w:r>
      <w:r>
        <w:t xml:space="preserve">, </w:t>
      </w:r>
      <w:r w:rsidR="00074F74">
        <w:t>the elemen</w:t>
      </w:r>
      <w:r w:rsidR="007D7346">
        <w:t>t</w:t>
      </w:r>
      <w:r w:rsidR="00074F74">
        <w:t xml:space="preserve"> of </w:t>
      </w:r>
      <w:r w:rsidR="00721B2D" w:rsidRPr="00721B2D">
        <w:rPr>
          <w:vertAlign w:val="superscript"/>
        </w:rPr>
        <w:t>114</w:t>
      </w:r>
      <w:r w:rsidR="00415DF4">
        <w:t>Cd</w:t>
      </w:r>
      <w:r w:rsidR="00707DD0">
        <w:t xml:space="preserve"> </w:t>
      </w:r>
      <w:r w:rsidR="00074F74">
        <w:t xml:space="preserve">also </w:t>
      </w:r>
      <w:r w:rsidR="00445C80">
        <w:t>dr</w:t>
      </w:r>
      <w:r w:rsidR="00E038CD">
        <w:t>ew</w:t>
      </w:r>
      <w:r w:rsidR="00445C80">
        <w:t xml:space="preserve"> our attention</w:t>
      </w:r>
      <w:r w:rsidR="003A3176">
        <w:t xml:space="preserve">. </w:t>
      </w:r>
      <w:r w:rsidR="00445C80">
        <w:t xml:space="preserve">In </w:t>
      </w:r>
      <w:r w:rsidR="002C0B5B">
        <w:t xml:space="preserve">a </w:t>
      </w:r>
      <w:r w:rsidR="003532A3">
        <w:t>study on Brazilian rice</w:t>
      </w:r>
      <w:r w:rsidR="002C0B5B">
        <w:fldChar w:fldCharType="begin" w:fldLock="1"/>
      </w:r>
      <w:r w:rsidR="004A6376">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C0B5B">
        <w:fldChar w:fldCharType="separate"/>
      </w:r>
      <w:r w:rsidR="002C0B5B" w:rsidRPr="002C0B5B">
        <w:rPr>
          <w:noProof/>
          <w:vertAlign w:val="superscript"/>
        </w:rPr>
        <w:t>12</w:t>
      </w:r>
      <w:r w:rsidR="002C0B5B">
        <w:fldChar w:fldCharType="end"/>
      </w:r>
      <w:r w:rsidR="002C0B5B">
        <w:t xml:space="preserve"> mentioned </w:t>
      </w:r>
      <w:proofErr w:type="spellStart"/>
      <w:r w:rsidR="002C0B5B">
        <w:t>pr</w:t>
      </w:r>
      <w:r w:rsidR="007C4A7F">
        <w:t>ev</w:t>
      </w:r>
      <w:r w:rsidR="002C0B5B">
        <w:t>ioulsy</w:t>
      </w:r>
      <w:proofErr w:type="spellEnd"/>
      <w:r w:rsidR="003532A3">
        <w:t xml:space="preserve">, it was found that the level of </w:t>
      </w:r>
      <w:r w:rsidR="00E10CC2" w:rsidRPr="00CB36B0">
        <w:rPr>
          <w:vertAlign w:val="superscript"/>
        </w:rPr>
        <w:t>114</w:t>
      </w:r>
      <w:r w:rsidR="003532A3">
        <w:t xml:space="preserve">Cd alone can be used to differentiate rice from two </w:t>
      </w:r>
      <w:r w:rsidR="00FC14F3">
        <w:t>geological origin</w:t>
      </w:r>
      <w:r w:rsidR="003A3176">
        <w:t>s</w:t>
      </w:r>
      <w:r w:rsidR="00074F74">
        <w:t xml:space="preserve">. </w:t>
      </w:r>
      <w:r w:rsidR="009079A1">
        <w:t xml:space="preserve">The </w:t>
      </w:r>
      <w:r w:rsidR="0018254F">
        <w:t xml:space="preserve">author </w:t>
      </w:r>
      <w:r w:rsidR="00372593">
        <w:t xml:space="preserve">further </w:t>
      </w:r>
      <w:r w:rsidR="00BF2E00">
        <w:t>pointed out that it was the differen</w:t>
      </w:r>
      <w:r w:rsidR="00372593">
        <w:t>ce in</w:t>
      </w:r>
      <w:r w:rsidR="00BF2E00">
        <w:t xml:space="preserve"> irrigation </w:t>
      </w:r>
      <w:r w:rsidR="00372593">
        <w:t xml:space="preserve">methods </w:t>
      </w:r>
      <w:r w:rsidR="00BA2DDE">
        <w:t>applied to paddy filed</w:t>
      </w:r>
      <w:r w:rsidR="002F2B6A">
        <w:t xml:space="preserve">, </w:t>
      </w:r>
      <w:r w:rsidR="00372593">
        <w:t xml:space="preserve">that </w:t>
      </w:r>
      <w:r w:rsidR="00D11CD5">
        <w:t xml:space="preserve">resulted in </w:t>
      </w:r>
      <w:r w:rsidR="00A114A2">
        <w:t xml:space="preserve">the </w:t>
      </w:r>
      <w:r w:rsidR="00D11CD5">
        <w:t xml:space="preserve">variance of </w:t>
      </w:r>
      <w:r w:rsidR="00D11CD5" w:rsidRPr="00721B2D">
        <w:rPr>
          <w:vertAlign w:val="superscript"/>
        </w:rPr>
        <w:t>114</w:t>
      </w:r>
      <w:r w:rsidR="00D11CD5">
        <w:t>Cd composition</w:t>
      </w:r>
      <w:r w:rsidR="00BA2DDE">
        <w:t xml:space="preserve"> in rice</w:t>
      </w:r>
      <w:r w:rsidR="00D11CD5">
        <w:t xml:space="preserve">. </w:t>
      </w:r>
      <w:r w:rsidR="003A3176">
        <w:t>According to our results</w:t>
      </w:r>
      <w:r w:rsidR="00D11CD5">
        <w:t xml:space="preserve">, </w:t>
      </w:r>
      <w:r w:rsidR="00A62895" w:rsidRPr="00D1482D">
        <w:rPr>
          <w:vertAlign w:val="superscript"/>
        </w:rPr>
        <w:t>114</w:t>
      </w:r>
      <w:r w:rsidR="00617165">
        <w:t xml:space="preserve">Cd was found in all six </w:t>
      </w:r>
      <w:r w:rsidR="005473E0">
        <w:t xml:space="preserve">types </w:t>
      </w:r>
      <w:r w:rsidR="00617165">
        <w:t>of GI rice</w:t>
      </w:r>
      <w:r w:rsidR="003040AC">
        <w:t>,</w:t>
      </w:r>
      <w:r w:rsidR="00693329">
        <w:t xml:space="preserve"> </w:t>
      </w:r>
      <w:r w:rsidR="00316E43">
        <w:t xml:space="preserve">with the </w:t>
      </w:r>
      <w:r w:rsidR="008716A8">
        <w:t xml:space="preserve">GG </w:t>
      </w:r>
      <w:r w:rsidR="008716A8">
        <w:rPr>
          <w:rFonts w:hint="eastAsia"/>
        </w:rPr>
        <w:t>rice</w:t>
      </w:r>
      <w:r w:rsidR="00384C28">
        <w:t>,</w:t>
      </w:r>
      <w:r w:rsidR="007B4C58">
        <w:t xml:space="preserve"> sampled </w:t>
      </w:r>
      <w:r w:rsidR="009375B6">
        <w:t>from Guangxi province</w:t>
      </w:r>
      <w:r w:rsidR="004B21D9">
        <w:t xml:space="preserve">, </w:t>
      </w:r>
      <w:r w:rsidR="0007471E">
        <w:t xml:space="preserve">having the highest level </w:t>
      </w:r>
      <w:r w:rsidR="003040AC">
        <w:t>(Table 1)</w:t>
      </w:r>
      <w:r w:rsidR="00134F7B">
        <w:t>.</w:t>
      </w:r>
      <w:r w:rsidR="0086683F">
        <w:t xml:space="preserve"> </w:t>
      </w:r>
      <w:r w:rsidR="007B4C58">
        <w:t xml:space="preserve">To test </w:t>
      </w:r>
      <w:r w:rsidR="007C4A7F">
        <w:t xml:space="preserve">the </w:t>
      </w:r>
      <w:r w:rsidR="007B4C58">
        <w:t xml:space="preserve">efficiency of the </w:t>
      </w:r>
      <w:r w:rsidR="00666F45">
        <w:t>ML-</w:t>
      </w:r>
      <w:r w:rsidR="00666F45">
        <w:rPr>
          <w:rFonts w:hint="eastAsia"/>
        </w:rPr>
        <w:t>based</w:t>
      </w:r>
      <w:r w:rsidR="00666F45">
        <w:t xml:space="preserve"> framework we established, </w:t>
      </w:r>
      <w:r w:rsidR="004459FB">
        <w:t xml:space="preserve">we </w:t>
      </w:r>
      <w:r w:rsidR="007C4A7F">
        <w:t xml:space="preserve">first </w:t>
      </w:r>
      <w:r w:rsidR="0086683F">
        <w:t>regroup</w:t>
      </w:r>
      <w:r w:rsidR="007C4A7F">
        <w:t>ed</w:t>
      </w:r>
      <w:r w:rsidR="0086683F">
        <w:t xml:space="preserve"> the original dataset as</w:t>
      </w:r>
      <w:r w:rsidR="00FB60B5">
        <w:t xml:space="preserve"> </w:t>
      </w:r>
      <w:r w:rsidR="00CB36B0">
        <w:rPr>
          <w:iCs/>
        </w:rPr>
        <w:t>GG rice and non-GG rice</w:t>
      </w:r>
      <w:r w:rsidR="0086683F">
        <w:rPr>
          <w:iCs/>
        </w:rPr>
        <w:t xml:space="preserve">. </w:t>
      </w:r>
      <w:r w:rsidR="00E259AF">
        <w:rPr>
          <w:iCs/>
        </w:rPr>
        <w:t xml:space="preserve">According </w:t>
      </w:r>
      <w:r w:rsidR="00F334C7">
        <w:rPr>
          <w:iCs/>
        </w:rPr>
        <w:t xml:space="preserve">to </w:t>
      </w:r>
      <w:r w:rsidR="00E259AF">
        <w:rPr>
          <w:iCs/>
        </w:rPr>
        <w:t>the result of feature selection,</w:t>
      </w:r>
      <w:r w:rsidR="00CE4765">
        <w:rPr>
          <w:iCs/>
        </w:rPr>
        <w:t xml:space="preserve"> </w:t>
      </w:r>
      <w:r w:rsidR="00CE4765" w:rsidRPr="00002B8C">
        <w:rPr>
          <w:iCs/>
          <w:vertAlign w:val="superscript"/>
        </w:rPr>
        <w:t>114</w:t>
      </w:r>
      <w:r w:rsidR="00CE4765">
        <w:rPr>
          <w:iCs/>
        </w:rPr>
        <w:t>Cd was</w:t>
      </w:r>
      <w:r w:rsidR="0076173A">
        <w:rPr>
          <w:iCs/>
        </w:rPr>
        <w:t xml:space="preserve"> identified as t</w:t>
      </w:r>
      <w:r w:rsidR="00CE4765">
        <w:rPr>
          <w:iCs/>
        </w:rPr>
        <w:t xml:space="preserve">he </w:t>
      </w:r>
      <w:r w:rsidR="00891B3E">
        <w:rPr>
          <w:iCs/>
        </w:rPr>
        <w:t xml:space="preserve">element with </w:t>
      </w:r>
      <w:r w:rsidR="00C62837">
        <w:rPr>
          <w:iCs/>
        </w:rPr>
        <w:t xml:space="preserve">the </w:t>
      </w:r>
      <w:r w:rsidR="00891B3E">
        <w:rPr>
          <w:iCs/>
        </w:rPr>
        <w:t xml:space="preserve">most differentiation power </w:t>
      </w:r>
      <w:r w:rsidR="00E246D8">
        <w:rPr>
          <w:iCs/>
        </w:rPr>
        <w:t xml:space="preserve">over </w:t>
      </w:r>
      <w:r w:rsidR="00FB60B5">
        <w:rPr>
          <w:iCs/>
        </w:rPr>
        <w:t>the two subgroups</w:t>
      </w:r>
      <w:r w:rsidR="00C34A83">
        <w:rPr>
          <w:iCs/>
        </w:rPr>
        <w:t>.</w:t>
      </w:r>
      <w:r w:rsidR="009B197E">
        <w:rPr>
          <w:iCs/>
        </w:rPr>
        <w:t xml:space="preserve"> </w:t>
      </w:r>
      <w:r w:rsidR="00940AC9">
        <w:rPr>
          <w:iCs/>
        </w:rPr>
        <w:t xml:space="preserve">Ultimately, the </w:t>
      </w:r>
      <w:r w:rsidR="004B21D9">
        <w:rPr>
          <w:iCs/>
        </w:rPr>
        <w:t xml:space="preserve">independent </w:t>
      </w:r>
      <w:r w:rsidR="00940AC9">
        <w:rPr>
          <w:iCs/>
        </w:rPr>
        <w:t xml:space="preserve">validation by testing set confirmed that </w:t>
      </w:r>
      <w:r w:rsidR="00940AC9" w:rsidRPr="00F334C7">
        <w:rPr>
          <w:iCs/>
          <w:vertAlign w:val="superscript"/>
        </w:rPr>
        <w:t>114</w:t>
      </w:r>
      <w:r w:rsidR="00940AC9">
        <w:rPr>
          <w:iCs/>
        </w:rPr>
        <w:t>Cd</w:t>
      </w:r>
      <w:r w:rsidR="00034302">
        <w:rPr>
          <w:iCs/>
        </w:rPr>
        <w:t xml:space="preserve"> </w:t>
      </w:r>
      <w:r w:rsidR="00AC0D55">
        <w:rPr>
          <w:iCs/>
        </w:rPr>
        <w:t>along can be used to differentiate GG rice and non-GG rice</w:t>
      </w:r>
      <w:r w:rsidR="007C4A1B">
        <w:rPr>
          <w:iCs/>
        </w:rPr>
        <w:t>, with 100% predic</w:t>
      </w:r>
      <w:r w:rsidR="007B2290">
        <w:rPr>
          <w:iCs/>
        </w:rPr>
        <w:t xml:space="preserve">ation </w:t>
      </w:r>
      <w:proofErr w:type="spellStart"/>
      <w:r w:rsidR="007B2290">
        <w:rPr>
          <w:iCs/>
        </w:rPr>
        <w:t>accuracy</w:t>
      </w:r>
      <w:r w:rsidR="00AC0D55">
        <w:rPr>
          <w:iCs/>
        </w:rPr>
        <w:t>.</w:t>
      </w:r>
      <w:r w:rsidR="00D6144C">
        <w:rPr>
          <w:iCs/>
        </w:rPr>
        <w:t>Fig</w:t>
      </w:r>
      <w:proofErr w:type="spellEnd"/>
      <w:r w:rsidR="00D6144C">
        <w:rPr>
          <w:iCs/>
        </w:rPr>
        <w:t xml:space="preserve">. 6 visualized the significant difference of </w:t>
      </w:r>
      <w:r w:rsidR="00D6144C">
        <w:rPr>
          <w:iCs/>
          <w:vertAlign w:val="superscript"/>
        </w:rPr>
        <w:t>114</w:t>
      </w:r>
      <w:r w:rsidR="00D6144C">
        <w:rPr>
          <w:iCs/>
        </w:rPr>
        <w:t>Cd concentration between GG and non-GG rice samples (</w:t>
      </w:r>
      <w:r w:rsidR="00D6144C">
        <w:rPr>
          <w:i/>
          <w:iCs/>
        </w:rPr>
        <w:t>P</w:t>
      </w:r>
      <w:r w:rsidR="00D6144C">
        <w:rPr>
          <w:iCs/>
        </w:rPr>
        <w:t xml:space="preserve"> &lt; 0.05)</w:t>
      </w:r>
      <w:r w:rsidR="00F872C3">
        <w:rPr>
          <w:iCs/>
        </w:rPr>
        <w:t>.</w:t>
      </w:r>
      <w:r w:rsidR="00384C28">
        <w:rPr>
          <w:iCs/>
        </w:rPr>
        <w:t xml:space="preserve"> </w:t>
      </w:r>
      <w:r w:rsidR="00F334C7">
        <w:rPr>
          <w:iCs/>
        </w:rPr>
        <w:t>A</w:t>
      </w:r>
      <w:r w:rsidR="00156D05">
        <w:t xml:space="preserve"> </w:t>
      </w:r>
      <w:r w:rsidR="00FC3B32">
        <w:t xml:space="preserve">previous </w:t>
      </w:r>
      <w:r w:rsidR="00F71C31">
        <w:rPr>
          <w:iCs/>
        </w:rPr>
        <w:t>national scale study</w:t>
      </w:r>
      <w:r w:rsidR="00BB264C">
        <w:rPr>
          <w:iCs/>
        </w:rPr>
        <w:t xml:space="preserve"> </w:t>
      </w:r>
      <w:r w:rsidR="00666D19">
        <w:rPr>
          <w:iCs/>
        </w:rPr>
        <w:t xml:space="preserve">showed that the </w:t>
      </w:r>
      <w:r w:rsidR="00F71C31">
        <w:rPr>
          <w:iCs/>
        </w:rPr>
        <w:t xml:space="preserve">concentration of </w:t>
      </w:r>
      <w:r w:rsidR="00F71C31" w:rsidRPr="00ED322A">
        <w:rPr>
          <w:vertAlign w:val="superscript"/>
        </w:rPr>
        <w:t>114</w:t>
      </w:r>
      <w:r w:rsidR="00F71C31" w:rsidRPr="002E420C">
        <w:rPr>
          <w:iCs/>
        </w:rPr>
        <w:t>Cd in p</w:t>
      </w:r>
      <w:r w:rsidR="00F71C31">
        <w:rPr>
          <w:iCs/>
        </w:rPr>
        <w:t xml:space="preserve">addy soils from different Chinese regions varied significantly, </w:t>
      </w:r>
      <w:r w:rsidR="00BB264C">
        <w:rPr>
          <w:iCs/>
        </w:rPr>
        <w:t xml:space="preserve">majorly </w:t>
      </w:r>
      <w:r w:rsidR="00983450">
        <w:rPr>
          <w:iCs/>
        </w:rPr>
        <w:t xml:space="preserve">due to </w:t>
      </w:r>
      <w:r w:rsidR="009725C3">
        <w:rPr>
          <w:iCs/>
        </w:rPr>
        <w:t xml:space="preserve">the combination of </w:t>
      </w:r>
      <w:proofErr w:type="spellStart"/>
      <w:r w:rsidR="00E30548">
        <w:rPr>
          <w:iCs/>
        </w:rPr>
        <w:t>geogenic</w:t>
      </w:r>
      <w:proofErr w:type="spellEnd"/>
      <w:r w:rsidR="00267223">
        <w:rPr>
          <w:iCs/>
        </w:rPr>
        <w:t xml:space="preserve"> factors</w:t>
      </w:r>
      <w:r w:rsidR="00671ABA">
        <w:rPr>
          <w:iCs/>
        </w:rPr>
        <w:t xml:space="preserve"> </w:t>
      </w:r>
      <w:r w:rsidR="009725C3">
        <w:rPr>
          <w:iCs/>
        </w:rPr>
        <w:t xml:space="preserve">and </w:t>
      </w:r>
      <w:r w:rsidR="009725C3" w:rsidRPr="00D60107">
        <w:rPr>
          <w:iCs/>
        </w:rPr>
        <w:t>anthropogenic</w:t>
      </w:r>
      <w:r w:rsidR="009725C3">
        <w:rPr>
          <w:iCs/>
        </w:rPr>
        <w:t xml:space="preserve"> </w:t>
      </w:r>
      <w:r w:rsidR="00671ABA">
        <w:rPr>
          <w:iCs/>
        </w:rPr>
        <w:t>pollutions</w:t>
      </w:r>
      <w:r w:rsidR="007A227F">
        <w:rPr>
          <w:iCs/>
        </w:rPr>
        <w:t xml:space="preserve"> (e.g. mining)</w:t>
      </w:r>
      <w:r w:rsidR="007548E9">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7548E9">
        <w:rPr>
          <w:iCs/>
        </w:rPr>
        <w:fldChar w:fldCharType="separate"/>
      </w:r>
      <w:r w:rsidR="002E1C3D" w:rsidRPr="002E1C3D">
        <w:rPr>
          <w:iCs/>
          <w:noProof/>
          <w:vertAlign w:val="superscript"/>
        </w:rPr>
        <w:t>48</w:t>
      </w:r>
      <w:r w:rsidR="007548E9">
        <w:rPr>
          <w:iCs/>
        </w:rPr>
        <w:fldChar w:fldCharType="end"/>
      </w:r>
      <w:r w:rsidR="007A227F">
        <w:rPr>
          <w:iCs/>
        </w:rPr>
        <w:t xml:space="preserve">. Particularly, </w:t>
      </w:r>
      <w:r w:rsidR="00F71C31">
        <w:rPr>
          <w:iCs/>
        </w:rPr>
        <w:t xml:space="preserve">the </w:t>
      </w:r>
      <w:r w:rsidR="000039EA">
        <w:rPr>
          <w:iCs/>
        </w:rPr>
        <w:t>highest</w:t>
      </w:r>
      <w:r w:rsidR="00F71C31">
        <w:rPr>
          <w:iCs/>
        </w:rPr>
        <w:t xml:space="preserve"> level </w:t>
      </w:r>
      <w:r w:rsidR="001B2141">
        <w:rPr>
          <w:iCs/>
        </w:rPr>
        <w:t xml:space="preserve">of </w:t>
      </w:r>
      <w:r w:rsidR="001B2141" w:rsidRPr="006B7154">
        <w:rPr>
          <w:iCs/>
          <w:vertAlign w:val="superscript"/>
        </w:rPr>
        <w:t>114</w:t>
      </w:r>
      <w:r w:rsidR="001B2141">
        <w:rPr>
          <w:iCs/>
        </w:rPr>
        <w:t xml:space="preserve">Cd </w:t>
      </w:r>
      <w:r w:rsidR="00DA0430">
        <w:rPr>
          <w:iCs/>
        </w:rPr>
        <w:t xml:space="preserve">can be </w:t>
      </w:r>
      <w:r w:rsidR="00577FA6">
        <w:rPr>
          <w:iCs/>
        </w:rPr>
        <w:t xml:space="preserve">found </w:t>
      </w:r>
      <w:r w:rsidR="00F71C31">
        <w:rPr>
          <w:iCs/>
        </w:rPr>
        <w:t xml:space="preserve">in southeast coastal regions </w:t>
      </w:r>
      <w:r w:rsidR="00DA0430">
        <w:rPr>
          <w:iCs/>
        </w:rPr>
        <w:t xml:space="preserve">including </w:t>
      </w:r>
      <w:r w:rsidR="00F71C31">
        <w:rPr>
          <w:iCs/>
        </w:rPr>
        <w:t>Hunan</w:t>
      </w:r>
      <w:r w:rsidR="000A7F7E">
        <w:rPr>
          <w:iCs/>
        </w:rPr>
        <w:t xml:space="preserve"> and</w:t>
      </w:r>
      <w:r w:rsidR="00D21D50">
        <w:rPr>
          <w:iCs/>
        </w:rPr>
        <w:t xml:space="preserve"> </w:t>
      </w:r>
      <w:r w:rsidR="00F71C31">
        <w:rPr>
          <w:iCs/>
        </w:rPr>
        <w:t>Guangxi</w:t>
      </w:r>
      <w:r w:rsidR="000A7F7E">
        <w:rPr>
          <w:iCs/>
        </w:rPr>
        <w:t xml:space="preserve"> province</w:t>
      </w:r>
      <w:r w:rsidR="00F71C31">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F71C31">
        <w:rPr>
          <w:iCs/>
        </w:rPr>
        <w:fldChar w:fldCharType="separate"/>
      </w:r>
      <w:r w:rsidR="002E1C3D" w:rsidRPr="002E1C3D">
        <w:rPr>
          <w:iCs/>
          <w:noProof/>
          <w:vertAlign w:val="superscript"/>
        </w:rPr>
        <w:t>48</w:t>
      </w:r>
      <w:r w:rsidR="00F71C31">
        <w:rPr>
          <w:iCs/>
        </w:rPr>
        <w:fldChar w:fldCharType="end"/>
      </w:r>
      <w:r w:rsidR="00F71C31">
        <w:rPr>
          <w:iCs/>
        </w:rPr>
        <w:t>.</w:t>
      </w:r>
      <w:r w:rsidR="00156D05">
        <w:rPr>
          <w:iCs/>
        </w:rPr>
        <w:t xml:space="preserve"> </w:t>
      </w:r>
      <w:r w:rsidR="006B7154">
        <w:rPr>
          <w:iCs/>
        </w:rPr>
        <w:t>With this, we concluded</w:t>
      </w:r>
      <w:r w:rsidR="005F10FB">
        <w:rPr>
          <w:iCs/>
        </w:rPr>
        <w:t xml:space="preserve"> that</w:t>
      </w:r>
      <w:r w:rsidR="00DB2591">
        <w:rPr>
          <w:iCs/>
        </w:rPr>
        <w:t xml:space="preserve"> by applying the ML-based </w:t>
      </w:r>
      <w:proofErr w:type="gramStart"/>
      <w:r w:rsidR="00AE1ADC">
        <w:rPr>
          <w:iCs/>
        </w:rPr>
        <w:t>workflow</w:t>
      </w:r>
      <w:r w:rsidR="005F10FB">
        <w:rPr>
          <w:iCs/>
        </w:rPr>
        <w:t xml:space="preserve"> </w:t>
      </w:r>
      <w:r w:rsidR="00DB2591">
        <w:rPr>
          <w:iCs/>
        </w:rPr>
        <w:t>,</w:t>
      </w:r>
      <w:proofErr w:type="gramEnd"/>
      <w:r w:rsidR="00DB2591">
        <w:rPr>
          <w:iCs/>
        </w:rPr>
        <w:t xml:space="preserve"> GG rice can be </w:t>
      </w:r>
      <w:r w:rsidR="00500CB1">
        <w:rPr>
          <w:iCs/>
        </w:rPr>
        <w:t xml:space="preserve">differentiated from all other GI rice, with the information provided by </w:t>
      </w:r>
      <w:r w:rsidR="00500CB1" w:rsidRPr="006B7154">
        <w:rPr>
          <w:iCs/>
          <w:vertAlign w:val="superscript"/>
        </w:rPr>
        <w:t>114</w:t>
      </w:r>
      <w:r w:rsidR="00500CB1">
        <w:rPr>
          <w:iCs/>
        </w:rPr>
        <w:t>Cd</w:t>
      </w:r>
      <w:ins w:id="204" w:author="Xu, Jason" w:date="2020-03-22T11:29:00Z">
        <w:r w:rsidR="00500CB1">
          <w:rPr>
            <w:iCs/>
          </w:rPr>
          <w:t xml:space="preserve"> </w:t>
        </w:r>
      </w:ins>
      <w:r w:rsidR="00500CB1">
        <w:rPr>
          <w:iCs/>
        </w:rPr>
        <w:t xml:space="preserve">alone. </w:t>
      </w:r>
      <w:commentRangeStart w:id="205"/>
      <w:r w:rsidR="00500CB1">
        <w:rPr>
          <w:iCs/>
        </w:rPr>
        <w:t>To further p</w:t>
      </w:r>
      <w:r w:rsidR="00757EF5">
        <w:rPr>
          <w:iCs/>
        </w:rPr>
        <w:t xml:space="preserve">rotect GI rice </w:t>
      </w:r>
      <w:r w:rsidR="00B14C1C" w:rsidRPr="009959E2">
        <w:t>from potential fraudulent activities, “positive” samples</w:t>
      </w:r>
      <w:r w:rsidR="0028650E">
        <w:t xml:space="preserve"> (</w:t>
      </w:r>
      <w:r w:rsidR="00286DBE">
        <w:t xml:space="preserve">e.g. </w:t>
      </w:r>
      <w:r w:rsidR="0028650E">
        <w:t>GI rice mixed with serial do</w:t>
      </w:r>
      <w:r w:rsidR="00533C08">
        <w:t xml:space="preserve">ses of </w:t>
      </w:r>
      <w:r w:rsidR="00533C08" w:rsidRPr="009959E2">
        <w:t>“l</w:t>
      </w:r>
      <w:r w:rsidR="00533C08" w:rsidRPr="009959E2">
        <w:rPr>
          <w:rFonts w:hint="eastAsia"/>
        </w:rPr>
        <w:t>o</w:t>
      </w:r>
      <w:r w:rsidR="00533C08" w:rsidRPr="009959E2">
        <w:t>ok-alikes”</w:t>
      </w:r>
      <w:r w:rsidR="00533C08" w:rsidRPr="009959E2">
        <w:fldChar w:fldCharType="begin" w:fldLock="1"/>
      </w:r>
      <w:r w:rsidR="00533C08">
        <w:instrText>ADDIN CSL_CITATION {"citationItems":[{"id":"ITEM-1","itemData":{"DOI":"10.1039/c8ay00701b","ISSN":"17599679","abstract":"The adulteration of rice in the food industry is a very serious problem nowadays. To realize the rapid and stable identification of adulterated Wuchang rice, a hyperspectral imaging system (380-1000 nm) has been introduced in this study. Piece-wise multiplicative scatter correction (PMSC) was first used to correct the non-linear additive and multiplicative scatter effects. Then, the adulterated rice samples were identified via support vector machines (SVM). The PMSC-SVM model was attained over the whole spectral range, with the correct classification rate (CCR) increased from 95.47% to 99.20%, the kappa coefficient increased from 0.95 to 0.99, and the prediction CV (coefficient of variation) decreased from 3.04% to 1.56%. Furthermore, a simplified PMSC-SVM model was established, where 13 principal components were selected using 5-fold cross-validation. The CCR was increased from 95.40% to 99.08%, the kappa coefficient was increased from 0.94 to 0.99, and the prediction CV was decreased from 3.02% to 1.72%. The results demonstrated that the accuracy and stability for identifying adulterated rice has been improved by PMSC in the hyperspectral imaging system.","author":[{"dropping-particle":"","family":"Yu","given":"Yunxin","non-dropping-particle":"","parse-names":false,"suffix":""},{"dropping-particle":"","family":"Yu","given":"Hanyue","non-dropping-particle":"","parse-names":false,"suffix":""},{"dropping-particle":"","family":"Guo","given":"Lianbo","non-dropping-particle":"","parse-names":false,"suffix":""},{"dropping-particle":"","family":"Li","given":"Jun","non-dropping-particle":"","parse-names":false,"suffix":""},{"dropping-particle":"","family":"Chu","given":"Yanwu","non-dropping-particle":"","parse-names":false,"suffix":""},{"dropping-particle":"","family":"Tang","given":"Yun","non-dropping-particle":"","parse-names":false,"suffix":""},{"dropping-particle":"","family":"Tang","given":"Shisong","non-dropping-particle":"","parse-names":false,"suffix":""},{"dropping-particle":"","family":"Wang","given":"Fan","non-dropping-particle":"","parse-names":false,"suffix":""}],"container-title":"Analytical Methods","id":"ITEM-1","issue":"26","issued":{"date-parts":[["2018"]]},"page":"3224-3231","title":"Accuracy and stability improvement in detecting Wuchang rice adulteration by piece-wise multiplicative scatter correction in the hyperspectral imaging system","type":"article-journal","volume":"10"},"uris":["http://www.mendeley.com/documents/?uuid=6a73b96f-7fa0-464d-a5b0-560a48bc28ce"]}],"mendeley":{"formattedCitation":"&lt;sup&gt;49&lt;/sup&gt;","plainTextFormattedCitation":"49","previouslyFormattedCitation":"&lt;sup&gt;49&lt;/sup&gt;"},"properties":{"noteIndex":0},"schema":"https://github.com/citation-style-language/schema/raw/master/csl-citation.json"}</w:instrText>
      </w:r>
      <w:r w:rsidR="00533C08" w:rsidRPr="009959E2">
        <w:fldChar w:fldCharType="separate"/>
      </w:r>
      <w:r w:rsidR="00533C08" w:rsidRPr="002E1C3D">
        <w:rPr>
          <w:noProof/>
          <w:vertAlign w:val="superscript"/>
        </w:rPr>
        <w:t>49</w:t>
      </w:r>
      <w:r w:rsidR="00533C08" w:rsidRPr="009959E2">
        <w:fldChar w:fldCharType="end"/>
      </w:r>
      <w:r w:rsidR="00286DBE">
        <w:t>)</w:t>
      </w:r>
      <w:r w:rsidR="00B14C1C" w:rsidRPr="009959E2">
        <w:t xml:space="preserve"> </w:t>
      </w:r>
      <w:r w:rsidR="00757EF5">
        <w:t xml:space="preserve">shall be introduced </w:t>
      </w:r>
      <w:r w:rsidR="00B14C1C" w:rsidRPr="009959E2">
        <w:t>into the classification</w:t>
      </w:r>
      <w:r w:rsidR="00757EF5">
        <w:t xml:space="preserve"> </w:t>
      </w:r>
      <w:r w:rsidR="00286DBE">
        <w:t xml:space="preserve">in future studies. </w:t>
      </w:r>
      <w:commentRangeEnd w:id="205"/>
      <w:r w:rsidR="00386A5C">
        <w:rPr>
          <w:rStyle w:val="CommentReference"/>
        </w:rPr>
        <w:commentReference w:id="205"/>
      </w:r>
    </w:p>
    <w:p w14:paraId="69674993" w14:textId="799FC2A4" w:rsidR="008641A0" w:rsidRDefault="00812871" w:rsidP="008641A0">
      <w:pPr>
        <w:jc w:val="both"/>
      </w:pPr>
      <w:r>
        <w:rPr>
          <w:iCs/>
        </w:rPr>
        <w:t>O</w:t>
      </w:r>
      <w:r w:rsidR="008641A0">
        <w:rPr>
          <w:rFonts w:hint="eastAsia"/>
          <w:iCs/>
        </w:rPr>
        <w:t>u</w:t>
      </w:r>
      <w:r w:rsidR="008641A0">
        <w:rPr>
          <w:iCs/>
        </w:rPr>
        <w:t xml:space="preserve">r study demonstrated that multi-element profiling </w:t>
      </w:r>
      <w:r w:rsidR="00985868">
        <w:rPr>
          <w:iCs/>
        </w:rPr>
        <w:t xml:space="preserve">using </w:t>
      </w:r>
      <w:r w:rsidR="008641A0">
        <w:rPr>
          <w:iCs/>
        </w:rPr>
        <w:t xml:space="preserve">ICP-MS coupled with </w:t>
      </w:r>
      <w:r w:rsidR="00617896">
        <w:rPr>
          <w:iCs/>
        </w:rPr>
        <w:t>ML</w:t>
      </w:r>
      <w:r w:rsidR="008641A0">
        <w:rPr>
          <w:iCs/>
        </w:rPr>
        <w:t xml:space="preserve"> technique</w:t>
      </w:r>
      <w:r w:rsidR="001F3C99" w:rsidRPr="000A5A39">
        <w:rPr>
          <w:iCs/>
        </w:rPr>
        <w:t>s</w:t>
      </w:r>
      <w:r w:rsidR="008641A0">
        <w:rPr>
          <w:iCs/>
        </w:rPr>
        <w:t xml:space="preserve">, </w:t>
      </w:r>
      <w:r w:rsidR="00985868">
        <w:rPr>
          <w:iCs/>
        </w:rPr>
        <w:t xml:space="preserve">could </w:t>
      </w:r>
      <w:r w:rsidR="008641A0">
        <w:rPr>
          <w:iCs/>
        </w:rPr>
        <w:t xml:space="preserve">differentiate six </w:t>
      </w:r>
      <w:r w:rsidR="00985868">
        <w:rPr>
          <w:iCs/>
        </w:rPr>
        <w:t xml:space="preserve">types of </w:t>
      </w:r>
      <w:r w:rsidR="008641A0">
        <w:rPr>
          <w:iCs/>
        </w:rPr>
        <w:t xml:space="preserve">Chinese GI </w:t>
      </w:r>
      <w:r w:rsidR="008641A0">
        <w:rPr>
          <w:rFonts w:hint="eastAsia"/>
          <w:iCs/>
        </w:rPr>
        <w:t>rice</w:t>
      </w:r>
      <w:r w:rsidR="008641A0">
        <w:rPr>
          <w:iCs/>
        </w:rPr>
        <w:t xml:space="preserve"> with extremely high accuracy. Particularly, we identified </w:t>
      </w:r>
      <w:r w:rsidR="00985868">
        <w:rPr>
          <w:iCs/>
        </w:rPr>
        <w:t xml:space="preserve">four </w:t>
      </w:r>
      <w:r w:rsidR="008641A0">
        <w:rPr>
          <w:iCs/>
        </w:rPr>
        <w:t xml:space="preserve">elements with the most </w:t>
      </w:r>
      <w:r w:rsidR="00985868">
        <w:rPr>
          <w:iCs/>
        </w:rPr>
        <w:t xml:space="preserve">differentiation </w:t>
      </w:r>
      <w:r w:rsidR="008641A0">
        <w:rPr>
          <w:iCs/>
        </w:rPr>
        <w:t>power</w:t>
      </w:r>
      <w:r w:rsidR="0027383A">
        <w:rPr>
          <w:iCs/>
        </w:rPr>
        <w:t xml:space="preserve">. This </w:t>
      </w:r>
      <w:r w:rsidR="008641A0">
        <w:rPr>
          <w:iCs/>
        </w:rPr>
        <w:t xml:space="preserve">opens the </w:t>
      </w:r>
      <w:r w:rsidR="008641A0">
        <w:t xml:space="preserve">door </w:t>
      </w:r>
      <w:r w:rsidR="0027383A">
        <w:t xml:space="preserve">for future study on the </w:t>
      </w:r>
      <w:r w:rsidR="00CD708C">
        <w:t xml:space="preserve">application </w:t>
      </w:r>
      <w:r w:rsidR="0027383A">
        <w:t xml:space="preserve">of </w:t>
      </w:r>
      <w:r w:rsidR="0037126E">
        <w:t xml:space="preserve">fast, and low-cost </w:t>
      </w:r>
      <w:r w:rsidR="00EC2A59">
        <w:t>multi</w:t>
      </w:r>
      <w:r w:rsidR="00A43439">
        <w:t>-element profiling tool</w:t>
      </w:r>
      <w:r w:rsidR="009F61B7">
        <w:t>s</w:t>
      </w:r>
      <w:r w:rsidR="001910F0">
        <w:t xml:space="preserve"> such as </w:t>
      </w:r>
      <w:r w:rsidR="001910F0" w:rsidRPr="001910F0">
        <w:t xml:space="preserve">X-ray fluorescence </w:t>
      </w:r>
      <w:r w:rsidR="00A65BD5">
        <w:t xml:space="preserve">(XRF) </w:t>
      </w:r>
      <w:r w:rsidR="001910F0" w:rsidRPr="001910F0">
        <w:t>spectrometry</w:t>
      </w:r>
      <w:r w:rsidR="00307C08">
        <w:fldChar w:fldCharType="begin" w:fldLock="1"/>
      </w:r>
      <w:r w:rsidR="003F498C">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50&lt;/sup&gt;","plainTextFormattedCitation":"50","previouslyFormattedCitation":"&lt;sup&gt;50&lt;/sup&gt;"},"properties":{"noteIndex":0},"schema":"https://github.com/citation-style-language/schema/raw/master/csl-citation.json"}</w:instrText>
      </w:r>
      <w:r w:rsidR="00307C08">
        <w:fldChar w:fldCharType="separate"/>
      </w:r>
      <w:r w:rsidR="00307C08" w:rsidRPr="00307C08">
        <w:rPr>
          <w:noProof/>
          <w:vertAlign w:val="superscript"/>
        </w:rPr>
        <w:t>50</w:t>
      </w:r>
      <w:r w:rsidR="00307C08">
        <w:fldChar w:fldCharType="end"/>
      </w:r>
      <w:r w:rsidR="0037126E">
        <w:t xml:space="preserve">, </w:t>
      </w:r>
      <w:r w:rsidR="00307C08">
        <w:t>in the</w:t>
      </w:r>
      <w:r w:rsidR="00BD74E8">
        <w:t xml:space="preserve"> determin</w:t>
      </w:r>
      <w:r w:rsidR="00307C08">
        <w:t xml:space="preserve">ation of </w:t>
      </w:r>
      <w:r w:rsidR="001C04C7">
        <w:t xml:space="preserve">rice </w:t>
      </w:r>
      <w:r w:rsidR="00BD74E8">
        <w:t>geological origins</w:t>
      </w:r>
      <w:r w:rsidR="007A000E">
        <w:t xml:space="preserve">. </w:t>
      </w:r>
    </w:p>
    <w:p w14:paraId="471385FB" w14:textId="34A8F57F" w:rsidR="00663863" w:rsidRDefault="00663863" w:rsidP="00663863">
      <w:pPr>
        <w:jc w:val="both"/>
        <w:rPr>
          <w:b/>
        </w:rPr>
      </w:pPr>
      <w:r w:rsidRPr="00663863">
        <w:rPr>
          <w:b/>
        </w:rPr>
        <w:t>ABBREVIATIONS USED</w:t>
      </w:r>
    </w:p>
    <w:p w14:paraId="7EA02119" w14:textId="598B1E18" w:rsidR="00015CBB" w:rsidRPr="00FD2032" w:rsidRDefault="004930F8" w:rsidP="00663863">
      <w:pPr>
        <w:jc w:val="both"/>
        <w:rPr>
          <w:bCs/>
        </w:rPr>
      </w:pPr>
      <w:r w:rsidRPr="00FD2032">
        <w:rPr>
          <w:bCs/>
        </w:rPr>
        <w:t xml:space="preserve">ANOVA, one-way analysis of variance; AQSIQ, General Administration of Quality Supervision, Inspection and Quarantine; CRM, certified reference material; 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p>
    <w:p w14:paraId="3A7E7DC5" w14:textId="1EB5FF65" w:rsidR="008641A0" w:rsidRDefault="008641A0" w:rsidP="008641A0">
      <w:pPr>
        <w:jc w:val="both"/>
        <w:rPr>
          <w:b/>
        </w:rPr>
      </w:pPr>
      <w:r>
        <w:rPr>
          <w:b/>
        </w:rPr>
        <w:t xml:space="preserve">ACKNOWLEDGMENT </w:t>
      </w:r>
    </w:p>
    <w:p w14:paraId="254E4086" w14:textId="1FD8629F" w:rsidR="008641A0" w:rsidRDefault="008641A0" w:rsidP="003805CC">
      <w:pPr>
        <w:jc w:val="both"/>
      </w:pPr>
      <w:r>
        <w:t>We want to thank Dr. Di Wu from Yangtze Delta Region Institute of Tsinghua University for his tremendous support on sampling. We thank Ms. Si Lin</w:t>
      </w:r>
      <w:r w:rsidR="00786966">
        <w:t xml:space="preserve"> and </w:t>
      </w:r>
      <w:proofErr w:type="spellStart"/>
      <w:r w:rsidR="00786966">
        <w:t>Hongwei</w:t>
      </w:r>
      <w:proofErr w:type="spellEnd"/>
      <w:r w:rsidR="00786966">
        <w:t xml:space="preserve">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 xml:space="preserve">work </w:t>
      </w:r>
      <w:proofErr w:type="gramStart"/>
      <w:r>
        <w:t xml:space="preserve">on </w:t>
      </w:r>
      <w:r w:rsidR="00454E4F">
        <w:t xml:space="preserve"> </w:t>
      </w:r>
      <w:r w:rsidR="00A72D5B">
        <w:t>experimentation</w:t>
      </w:r>
      <w:proofErr w:type="gramEnd"/>
      <w:r w:rsidR="00A72D5B">
        <w:t xml:space="preserve"> </w:t>
      </w:r>
      <w:r w:rsidR="00454E4F">
        <w:t>and documentation</w:t>
      </w:r>
      <w:r>
        <w:t xml:space="preserve">. </w:t>
      </w:r>
    </w:p>
    <w:p w14:paraId="517B5348" w14:textId="4558C411" w:rsidR="00DC236D" w:rsidRDefault="00DC236D" w:rsidP="003805CC">
      <w:pPr>
        <w:jc w:val="both"/>
        <w:rPr>
          <w:b/>
          <w:bCs/>
        </w:rPr>
      </w:pPr>
      <w:commentRangeStart w:id="206"/>
      <w:r w:rsidRPr="007C0490">
        <w:rPr>
          <w:rFonts w:hint="eastAsia"/>
          <w:b/>
          <w:bCs/>
        </w:rPr>
        <w:lastRenderedPageBreak/>
        <w:t>F</w:t>
      </w:r>
      <w:r w:rsidRPr="007C0490">
        <w:rPr>
          <w:b/>
          <w:bCs/>
        </w:rPr>
        <w:t xml:space="preserve">UNDING </w:t>
      </w:r>
      <w:r w:rsidR="00204AEF" w:rsidRPr="007C0490">
        <w:rPr>
          <w:b/>
          <w:bCs/>
        </w:rPr>
        <w:t xml:space="preserve">SOURCES </w:t>
      </w:r>
      <w:commentRangeEnd w:id="206"/>
      <w:r w:rsidR="00DF2003">
        <w:rPr>
          <w:rStyle w:val="CommentReference"/>
        </w:rPr>
        <w:commentReference w:id="206"/>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2B4C8E66" w14:textId="7D29ECEE" w:rsidR="00A3352C" w:rsidRPr="00A3352C" w:rsidRDefault="00FE7C78" w:rsidP="002C6892">
      <w:pPr>
        <w:autoSpaceDE w:val="0"/>
        <w:autoSpaceDN w:val="0"/>
        <w:adjustRightInd w:val="0"/>
        <w:spacing w:line="240" w:lineRule="auto"/>
        <w:ind w:left="640" w:hanging="640"/>
        <w:jc w:val="both"/>
        <w:rPr>
          <w:rFonts w:ascii="Calibri" w:hAnsi="Calibri" w:cs="Calibri"/>
          <w:noProof/>
          <w:szCs w:val="24"/>
        </w:rPr>
      </w:pPr>
      <w:r>
        <w:fldChar w:fldCharType="begin" w:fldLock="1"/>
      </w:r>
      <w:r>
        <w:instrText xml:space="preserve">ADDIN Mendeley Bibliography CSL_BIBLIOGRAPHY </w:instrText>
      </w:r>
      <w:r>
        <w:fldChar w:fldCharType="separate"/>
      </w:r>
      <w:r w:rsidR="00A3352C" w:rsidRPr="00A3352C">
        <w:rPr>
          <w:rFonts w:ascii="Calibri" w:hAnsi="Calibri" w:cs="Calibri"/>
          <w:noProof/>
          <w:szCs w:val="24"/>
        </w:rPr>
        <w:t>1.</w:t>
      </w:r>
      <w:r w:rsidR="00A3352C" w:rsidRPr="00A3352C">
        <w:rPr>
          <w:rFonts w:ascii="Calibri" w:hAnsi="Calibri" w:cs="Calibri"/>
          <w:noProof/>
          <w:szCs w:val="24"/>
        </w:rPr>
        <w:tab/>
        <w:t xml:space="preserve">Drivelos, S. A. &amp; Georgiou, C. A. Multi-element and multi-isotope-ratio analysis to determine the geographical origin of foods in the European Union. </w:t>
      </w:r>
      <w:r w:rsidR="00A3352C" w:rsidRPr="00A3352C">
        <w:rPr>
          <w:rFonts w:ascii="Calibri" w:hAnsi="Calibri" w:cs="Calibri"/>
          <w:i/>
          <w:iCs/>
          <w:noProof/>
          <w:szCs w:val="24"/>
        </w:rPr>
        <w:t>TrAC - Trends Anal. Chem.</w:t>
      </w:r>
      <w:r w:rsidR="00A3352C" w:rsidRPr="00A3352C">
        <w:rPr>
          <w:rFonts w:ascii="Calibri" w:hAnsi="Calibri" w:cs="Calibri"/>
          <w:noProof/>
          <w:szCs w:val="24"/>
        </w:rPr>
        <w:t xml:space="preserve"> </w:t>
      </w:r>
      <w:r w:rsidR="00A3352C" w:rsidRPr="00A3352C">
        <w:rPr>
          <w:rFonts w:ascii="Calibri" w:hAnsi="Calibri" w:cs="Calibri"/>
          <w:b/>
          <w:bCs/>
          <w:noProof/>
          <w:szCs w:val="24"/>
        </w:rPr>
        <w:t>40</w:t>
      </w:r>
      <w:r w:rsidR="00A3352C" w:rsidRPr="00A3352C">
        <w:rPr>
          <w:rFonts w:ascii="Calibri" w:hAnsi="Calibri" w:cs="Calibri"/>
          <w:noProof/>
          <w:szCs w:val="24"/>
        </w:rPr>
        <w:t>, 38–51 (2012).</w:t>
      </w:r>
    </w:p>
    <w:p w14:paraId="32FF964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w:t>
      </w:r>
      <w:r w:rsidRPr="00A3352C">
        <w:rPr>
          <w:rFonts w:ascii="Calibri" w:hAnsi="Calibri" w:cs="Calibri"/>
          <w:noProof/>
          <w:szCs w:val="24"/>
        </w:rPr>
        <w:tab/>
        <w:t xml:space="preserve">Summary of the Paris Convention for the Protection of Industrial Property (1883). Available at: https://www.wipo.int/treaties/en/ip/paris/summary_paris.html. </w:t>
      </w:r>
    </w:p>
    <w:p w14:paraId="1234F69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w:t>
      </w:r>
      <w:r w:rsidRPr="00A3352C">
        <w:rPr>
          <w:rFonts w:ascii="Calibri" w:hAnsi="Calibri" w:cs="Calibri"/>
          <w:noProof/>
          <w:szCs w:val="24"/>
        </w:rPr>
        <w:tab/>
        <w:t xml:space="preserve">Luykx, D. M. A. M. &amp; Ruth, S. M. Van. Food Chemistry An overview of analytical methods for determining the geographical origin of food products. </w:t>
      </w:r>
      <w:r w:rsidRPr="00A3352C">
        <w:rPr>
          <w:rFonts w:ascii="Calibri" w:hAnsi="Calibri" w:cs="Calibri"/>
          <w:b/>
          <w:bCs/>
          <w:noProof/>
          <w:szCs w:val="24"/>
        </w:rPr>
        <w:t>107</w:t>
      </w:r>
      <w:r w:rsidRPr="00A3352C">
        <w:rPr>
          <w:rFonts w:ascii="Calibri" w:hAnsi="Calibri" w:cs="Calibri"/>
          <w:noProof/>
          <w:szCs w:val="24"/>
        </w:rPr>
        <w:t>, 897–911 (2008).</w:t>
      </w:r>
    </w:p>
    <w:p w14:paraId="14E5B03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w:t>
      </w:r>
      <w:r w:rsidRPr="00A3352C">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4AA5026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5.</w:t>
      </w:r>
      <w:r w:rsidRPr="00A3352C">
        <w:rPr>
          <w:rFonts w:ascii="Calibri" w:hAnsi="Calibri" w:cs="Calibri"/>
          <w:noProof/>
          <w:szCs w:val="24"/>
        </w:rPr>
        <w:tab/>
        <w:t xml:space="preserve">Li, Y. Protection of Geographical Indications in China. (2017). Available at: https://www.niuyie.com/protection-of-geographical-indications-in-china/. </w:t>
      </w:r>
    </w:p>
    <w:p w14:paraId="3759B82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6.</w:t>
      </w:r>
      <w:r w:rsidRPr="00A3352C">
        <w:rPr>
          <w:rFonts w:ascii="Calibri" w:hAnsi="Calibri" w:cs="Calibri"/>
          <w:noProof/>
          <w:szCs w:val="24"/>
        </w:rPr>
        <w:tab/>
        <w:t xml:space="preserve">Chauhan, B. S., Jabran, K. &amp; Mahajan, G. </w:t>
      </w:r>
      <w:r w:rsidRPr="00A3352C">
        <w:rPr>
          <w:rFonts w:ascii="Calibri" w:hAnsi="Calibri" w:cs="Calibri"/>
          <w:i/>
          <w:iCs/>
          <w:noProof/>
          <w:szCs w:val="24"/>
        </w:rPr>
        <w:t>Rice Production Worldwide</w:t>
      </w:r>
      <w:r w:rsidRPr="00A3352C">
        <w:rPr>
          <w:rFonts w:ascii="Calibri" w:hAnsi="Calibri" w:cs="Calibri"/>
          <w:noProof/>
          <w:szCs w:val="24"/>
        </w:rPr>
        <w:t>.</w:t>
      </w:r>
    </w:p>
    <w:p w14:paraId="07FB8E3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7.</w:t>
      </w:r>
      <w:r w:rsidRPr="00A3352C">
        <w:rPr>
          <w:rFonts w:ascii="Calibri" w:hAnsi="Calibri" w:cs="Calibri"/>
          <w:noProof/>
          <w:szCs w:val="24"/>
        </w:rPr>
        <w:tab/>
        <w:t xml:space="preserve">Paddy rice production worldwide 2017-2018, by country,. </w:t>
      </w:r>
      <w:r w:rsidRPr="00A3352C">
        <w:rPr>
          <w:rFonts w:ascii="Calibri" w:hAnsi="Calibri" w:cs="Calibri"/>
          <w:i/>
          <w:iCs/>
          <w:noProof/>
          <w:szCs w:val="24"/>
        </w:rPr>
        <w:t>Statista</w:t>
      </w:r>
      <w:r w:rsidRPr="00A3352C">
        <w:rPr>
          <w:rFonts w:ascii="Calibri" w:hAnsi="Calibri" w:cs="Calibri"/>
          <w:noProof/>
          <w:szCs w:val="24"/>
        </w:rPr>
        <w:t xml:space="preserve"> (2019). Available at: https://www.statista.com/statistics/255937/leading-rice-producers-worldwide/. </w:t>
      </w:r>
    </w:p>
    <w:p w14:paraId="588C5F4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8.</w:t>
      </w:r>
      <w:r w:rsidRPr="00A3352C">
        <w:rPr>
          <w:rFonts w:ascii="Calibri" w:hAnsi="Calibri" w:cs="Calibri"/>
          <w:noProof/>
          <w:szCs w:val="24"/>
        </w:rPr>
        <w:tab/>
        <w:t xml:space="preserve">Jin, S., Zhang, Y. &amp; Xu, Y. Amount of information and the willingness of consumers to pay for food traceability in China. </w:t>
      </w:r>
      <w:r w:rsidRPr="00A3352C">
        <w:rPr>
          <w:rFonts w:ascii="Calibri" w:hAnsi="Calibri" w:cs="Calibri"/>
          <w:i/>
          <w:iCs/>
          <w:noProof/>
          <w:szCs w:val="24"/>
        </w:rPr>
        <w:t>Food Control</w:t>
      </w:r>
      <w:r w:rsidRPr="00A3352C">
        <w:rPr>
          <w:rFonts w:ascii="Calibri" w:hAnsi="Calibri" w:cs="Calibri"/>
          <w:noProof/>
          <w:szCs w:val="24"/>
        </w:rPr>
        <w:t xml:space="preserve"> (2017). doi:10.1016/j.foodcont.2017.02.012</w:t>
      </w:r>
    </w:p>
    <w:p w14:paraId="1C2EF0B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9.</w:t>
      </w:r>
      <w:r w:rsidRPr="00A3352C">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A3352C">
        <w:rPr>
          <w:rFonts w:ascii="Calibri" w:hAnsi="Calibri" w:cs="Calibri"/>
          <w:b/>
          <w:bCs/>
          <w:noProof/>
          <w:szCs w:val="24"/>
        </w:rPr>
        <w:t>5</w:t>
      </w:r>
      <w:r w:rsidRPr="00A3352C">
        <w:rPr>
          <w:rFonts w:ascii="Calibri" w:hAnsi="Calibri" w:cs="Calibri"/>
          <w:noProof/>
          <w:szCs w:val="24"/>
        </w:rPr>
        <w:t>, 80–96 (2014).</w:t>
      </w:r>
    </w:p>
    <w:p w14:paraId="4FD58DD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10.</w:t>
      </w:r>
      <w:r w:rsidRPr="00A3352C">
        <w:rPr>
          <w:rFonts w:ascii="Calibri" w:hAnsi="Calibri" w:cs="Calibri"/>
          <w:noProof/>
          <w:szCs w:val="24"/>
        </w:rPr>
        <w:tab/>
        <w:t>Veeck, G. Food Safety Concerns and Rice Imports in China : 1998 - 2016. (2017).</w:t>
      </w:r>
    </w:p>
    <w:p w14:paraId="4EAF90DA"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11.</w:t>
      </w:r>
      <w:r w:rsidRPr="00A3352C">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141</w:t>
      </w:r>
      <w:r w:rsidRPr="00A3352C">
        <w:rPr>
          <w:rFonts w:ascii="Calibri" w:hAnsi="Calibri" w:cs="Calibri"/>
          <w:noProof/>
          <w:szCs w:val="24"/>
        </w:rPr>
        <w:t>, 3504–3509 (2013).</w:t>
      </w:r>
    </w:p>
    <w:p w14:paraId="4054DEE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12.</w:t>
      </w:r>
      <w:r w:rsidRPr="00A3352C">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A3352C">
        <w:rPr>
          <w:rFonts w:ascii="Calibri" w:hAnsi="Calibri" w:cs="Calibri"/>
          <w:i/>
          <w:iCs/>
          <w:noProof/>
          <w:szCs w:val="24"/>
        </w:rPr>
        <w:t>Comput. Electron. Agric.</w:t>
      </w:r>
      <w:r w:rsidRPr="00A3352C">
        <w:rPr>
          <w:rFonts w:ascii="Calibri" w:hAnsi="Calibri" w:cs="Calibri"/>
          <w:noProof/>
          <w:szCs w:val="24"/>
        </w:rPr>
        <w:t xml:space="preserve"> </w:t>
      </w:r>
      <w:r w:rsidRPr="00A3352C">
        <w:rPr>
          <w:rFonts w:ascii="Calibri" w:hAnsi="Calibri" w:cs="Calibri"/>
          <w:b/>
          <w:bCs/>
          <w:noProof/>
          <w:szCs w:val="24"/>
        </w:rPr>
        <w:t>121</w:t>
      </w:r>
      <w:r w:rsidRPr="00A3352C">
        <w:rPr>
          <w:rFonts w:ascii="Calibri" w:hAnsi="Calibri" w:cs="Calibri"/>
          <w:noProof/>
          <w:szCs w:val="24"/>
        </w:rPr>
        <w:t>, 101–107 (2016).</w:t>
      </w:r>
    </w:p>
    <w:p w14:paraId="12F8FAE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13.</w:t>
      </w:r>
      <w:r w:rsidRPr="00A3352C">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A3352C">
        <w:rPr>
          <w:rFonts w:ascii="Calibri" w:hAnsi="Calibri" w:cs="Calibri"/>
          <w:i/>
          <w:iCs/>
          <w:noProof/>
          <w:szCs w:val="24"/>
        </w:rPr>
        <w:t>J. Anal. Test.</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138–148 (2018).</w:t>
      </w:r>
    </w:p>
    <w:p w14:paraId="74BD0F8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14.</w:t>
      </w:r>
      <w:r w:rsidRPr="00A3352C">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A3352C">
        <w:rPr>
          <w:rFonts w:ascii="Calibri" w:hAnsi="Calibri" w:cs="Calibri"/>
          <w:i/>
          <w:iCs/>
          <w:noProof/>
          <w:szCs w:val="24"/>
        </w:rPr>
        <w:t>Microchem. J.</w:t>
      </w:r>
      <w:r w:rsidRPr="00A3352C">
        <w:rPr>
          <w:rFonts w:ascii="Calibri" w:hAnsi="Calibri" w:cs="Calibri"/>
          <w:noProof/>
          <w:szCs w:val="24"/>
        </w:rPr>
        <w:t xml:space="preserve"> </w:t>
      </w:r>
      <w:r w:rsidRPr="00A3352C">
        <w:rPr>
          <w:rFonts w:ascii="Calibri" w:hAnsi="Calibri" w:cs="Calibri"/>
          <w:b/>
          <w:bCs/>
          <w:noProof/>
          <w:szCs w:val="24"/>
        </w:rPr>
        <w:t>152</w:t>
      </w:r>
      <w:r w:rsidRPr="00A3352C">
        <w:rPr>
          <w:rFonts w:ascii="Calibri" w:hAnsi="Calibri" w:cs="Calibri"/>
          <w:noProof/>
          <w:szCs w:val="24"/>
        </w:rPr>
        <w:t>, 104295 (2020).</w:t>
      </w:r>
    </w:p>
    <w:p w14:paraId="1408C78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15.</w:t>
      </w:r>
      <w:r w:rsidRPr="00A3352C">
        <w:rPr>
          <w:rFonts w:ascii="Calibri" w:hAnsi="Calibri" w:cs="Calibri"/>
          <w:noProof/>
          <w:szCs w:val="24"/>
        </w:rPr>
        <w:tab/>
        <w:t xml:space="preserve">Bevilacqua, M. </w:t>
      </w:r>
      <w:r w:rsidRPr="00A3352C">
        <w:rPr>
          <w:rFonts w:ascii="Calibri" w:hAnsi="Calibri" w:cs="Calibri"/>
          <w:i/>
          <w:iCs/>
          <w:noProof/>
          <w:szCs w:val="24"/>
        </w:rPr>
        <w:t>et al.</w:t>
      </w:r>
      <w:r w:rsidRPr="00A3352C">
        <w:rPr>
          <w:rFonts w:ascii="Calibri" w:hAnsi="Calibri" w:cs="Calibri"/>
          <w:noProof/>
          <w:szCs w:val="24"/>
        </w:rPr>
        <w:t xml:space="preserve"> Recent chemometrics advances for foodomics. </w:t>
      </w:r>
      <w:r w:rsidRPr="00A3352C">
        <w:rPr>
          <w:rFonts w:ascii="Calibri" w:hAnsi="Calibri" w:cs="Calibri"/>
          <w:i/>
          <w:iCs/>
          <w:noProof/>
          <w:szCs w:val="24"/>
        </w:rPr>
        <w:t>TrAC Trends Anal. Chem.</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42–51 (2017).</w:t>
      </w:r>
    </w:p>
    <w:p w14:paraId="2FDBE6C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16.</w:t>
      </w:r>
      <w:r w:rsidRPr="00A3352C">
        <w:rPr>
          <w:rFonts w:ascii="Calibri" w:hAnsi="Calibri" w:cs="Calibri"/>
          <w:noProof/>
          <w:szCs w:val="24"/>
        </w:rPr>
        <w:tab/>
        <w:t xml:space="preserve">Maione, C. &amp; Barbosa, R. M. Recent applications of multivariate data analysis methods in the authentication of rice and the most analyzed parameters: A review. </w:t>
      </w:r>
      <w:r w:rsidRPr="00A3352C">
        <w:rPr>
          <w:rFonts w:ascii="Calibri" w:hAnsi="Calibri" w:cs="Calibri"/>
          <w:i/>
          <w:iCs/>
          <w:noProof/>
          <w:szCs w:val="24"/>
        </w:rPr>
        <w:t>Crit. Rev. Food Sci. Nutr.</w:t>
      </w:r>
      <w:r w:rsidRPr="00A3352C">
        <w:rPr>
          <w:rFonts w:ascii="Calibri" w:hAnsi="Calibri" w:cs="Calibri"/>
          <w:noProof/>
          <w:szCs w:val="24"/>
        </w:rPr>
        <w:t xml:space="preserve"> </w:t>
      </w:r>
      <w:r w:rsidRPr="00A3352C">
        <w:rPr>
          <w:rFonts w:ascii="Calibri" w:hAnsi="Calibri" w:cs="Calibri"/>
          <w:b/>
          <w:bCs/>
          <w:noProof/>
          <w:szCs w:val="24"/>
        </w:rPr>
        <w:t>8398</w:t>
      </w:r>
      <w:r w:rsidRPr="00A3352C">
        <w:rPr>
          <w:rFonts w:ascii="Calibri" w:hAnsi="Calibri" w:cs="Calibri"/>
          <w:noProof/>
          <w:szCs w:val="24"/>
        </w:rPr>
        <w:t>, 1–12 (2018).</w:t>
      </w:r>
    </w:p>
    <w:p w14:paraId="223049F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17.</w:t>
      </w:r>
      <w:r w:rsidRPr="00A3352C">
        <w:rPr>
          <w:rFonts w:ascii="Calibri" w:hAnsi="Calibri" w:cs="Calibri"/>
          <w:noProof/>
          <w:szCs w:val="24"/>
        </w:rPr>
        <w:tab/>
        <w:t xml:space="preserve">Jiménez-Carvelo, A. M., González-Casado, A., Bagur-González, M. G. &amp; Cuadros-Rodríguez, L. </w:t>
      </w:r>
      <w:r w:rsidRPr="00A3352C">
        <w:rPr>
          <w:rFonts w:ascii="Calibri" w:hAnsi="Calibri" w:cs="Calibri"/>
          <w:i/>
          <w:iCs/>
          <w:noProof/>
          <w:szCs w:val="24"/>
        </w:rPr>
        <w:t>Alternative data mining/machine learning methods for the analytical evaluation of food quality and authenticity – A review</w:t>
      </w:r>
      <w:r w:rsidRPr="00A3352C">
        <w:rPr>
          <w:rFonts w:ascii="Calibri" w:hAnsi="Calibri" w:cs="Calibri"/>
          <w:noProof/>
          <w:szCs w:val="24"/>
        </w:rPr>
        <w:t xml:space="preserve">. </w:t>
      </w:r>
      <w:r w:rsidRPr="00A3352C">
        <w:rPr>
          <w:rFonts w:ascii="Calibri" w:hAnsi="Calibri" w:cs="Calibri"/>
          <w:i/>
          <w:iCs/>
          <w:noProof/>
          <w:szCs w:val="24"/>
        </w:rPr>
        <w:t>Food Research International</w:t>
      </w:r>
      <w:r w:rsidRPr="00A3352C">
        <w:rPr>
          <w:rFonts w:ascii="Calibri" w:hAnsi="Calibri" w:cs="Calibri"/>
          <w:noProof/>
          <w:szCs w:val="24"/>
        </w:rPr>
        <w:t xml:space="preserve"> </w:t>
      </w:r>
      <w:r w:rsidRPr="00A3352C">
        <w:rPr>
          <w:rFonts w:ascii="Calibri" w:hAnsi="Calibri" w:cs="Calibri"/>
          <w:b/>
          <w:bCs/>
          <w:noProof/>
          <w:szCs w:val="24"/>
        </w:rPr>
        <w:t>122</w:t>
      </w:r>
      <w:r w:rsidRPr="00A3352C">
        <w:rPr>
          <w:rFonts w:ascii="Calibri" w:hAnsi="Calibri" w:cs="Calibri"/>
          <w:noProof/>
          <w:szCs w:val="24"/>
        </w:rPr>
        <w:t>, (Elsevier Ltd, 2019).</w:t>
      </w:r>
    </w:p>
    <w:p w14:paraId="31933A84"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18.</w:t>
      </w:r>
      <w:r w:rsidRPr="00A3352C">
        <w:rPr>
          <w:rFonts w:ascii="Calibri" w:hAnsi="Calibri" w:cs="Calibri"/>
          <w:noProof/>
          <w:szCs w:val="24"/>
        </w:rPr>
        <w:tab/>
        <w:t xml:space="preserve">Cutler, D. R. </w:t>
      </w:r>
      <w:r w:rsidRPr="00A3352C">
        <w:rPr>
          <w:rFonts w:ascii="Calibri" w:hAnsi="Calibri" w:cs="Calibri"/>
          <w:i/>
          <w:iCs/>
          <w:noProof/>
          <w:szCs w:val="24"/>
        </w:rPr>
        <w:t>et al.</w:t>
      </w:r>
      <w:r w:rsidRPr="00A3352C">
        <w:rPr>
          <w:rFonts w:ascii="Calibri" w:hAnsi="Calibri" w:cs="Calibri"/>
          <w:noProof/>
          <w:szCs w:val="24"/>
        </w:rPr>
        <w:t xml:space="preserve"> RANDOM FORESTS FOR CLASSIFICATION IN ECOLOGY. </w:t>
      </w:r>
      <w:r w:rsidRPr="00A3352C">
        <w:rPr>
          <w:rFonts w:ascii="Calibri" w:hAnsi="Calibri" w:cs="Calibri"/>
          <w:i/>
          <w:iCs/>
          <w:noProof/>
          <w:szCs w:val="24"/>
        </w:rPr>
        <w:t>Ecology</w:t>
      </w:r>
      <w:r w:rsidRPr="00A3352C">
        <w:rPr>
          <w:rFonts w:ascii="Calibri" w:hAnsi="Calibri" w:cs="Calibri"/>
          <w:noProof/>
          <w:szCs w:val="24"/>
        </w:rPr>
        <w:t xml:space="preserve"> </w:t>
      </w:r>
      <w:r w:rsidRPr="00A3352C">
        <w:rPr>
          <w:rFonts w:ascii="Calibri" w:hAnsi="Calibri" w:cs="Calibri"/>
          <w:b/>
          <w:bCs/>
          <w:noProof/>
          <w:szCs w:val="24"/>
        </w:rPr>
        <w:t>88</w:t>
      </w:r>
      <w:r w:rsidRPr="00A3352C">
        <w:rPr>
          <w:rFonts w:ascii="Calibri" w:hAnsi="Calibri" w:cs="Calibri"/>
          <w:noProof/>
          <w:szCs w:val="24"/>
        </w:rPr>
        <w:t>, 2783–2792 (2007).</w:t>
      </w:r>
    </w:p>
    <w:p w14:paraId="783897F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19.</w:t>
      </w:r>
      <w:r w:rsidRPr="00A3352C">
        <w:rPr>
          <w:rFonts w:ascii="Calibri" w:hAnsi="Calibri" w:cs="Calibri"/>
          <w:noProof/>
          <w:szCs w:val="24"/>
        </w:rPr>
        <w:tab/>
        <w:t xml:space="preserve">Hu, W. Identifying predictive markers of chemosensitivity of breast cancer with random forests. </w:t>
      </w:r>
      <w:r w:rsidRPr="00A3352C">
        <w:rPr>
          <w:rFonts w:ascii="Calibri" w:hAnsi="Calibri" w:cs="Calibri"/>
          <w:i/>
          <w:iCs/>
          <w:noProof/>
          <w:szCs w:val="24"/>
        </w:rPr>
        <w:t>J. Biomed. Sci. Eng.</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(2010).</w:t>
      </w:r>
    </w:p>
    <w:p w14:paraId="2E2BD46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20.</w:t>
      </w:r>
      <w:r w:rsidRPr="00A3352C">
        <w:rPr>
          <w:rFonts w:ascii="Calibri" w:hAnsi="Calibri" w:cs="Calibri"/>
          <w:noProof/>
          <w:szCs w:val="24"/>
        </w:rPr>
        <w:tab/>
        <w:t xml:space="preserve">Ram, M., Najafi, A. &amp; Shakeri, M. T. Classification and Biomarker Genes Selection for Cancer Gene Expression Data Using  Random Forest. </w:t>
      </w:r>
      <w:r w:rsidRPr="00A3352C">
        <w:rPr>
          <w:rFonts w:ascii="Calibri" w:hAnsi="Calibri" w:cs="Calibri"/>
          <w:i/>
          <w:iCs/>
          <w:noProof/>
          <w:szCs w:val="24"/>
        </w:rPr>
        <w:t>Iran. J. Pathol.</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339–347 (2017).</w:t>
      </w:r>
    </w:p>
    <w:p w14:paraId="628020E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21.</w:t>
      </w:r>
      <w:r w:rsidRPr="00A3352C">
        <w:rPr>
          <w:rFonts w:ascii="Calibri" w:hAnsi="Calibri" w:cs="Calibri"/>
          <w:noProof/>
          <w:szCs w:val="24"/>
        </w:rPr>
        <w:tab/>
        <w:t xml:space="preserve">Gao, D., Zhang, Y. &amp; Zhao, Y. Random forest algorithm for classification of multiwavelength data. </w:t>
      </w:r>
      <w:r w:rsidRPr="00A3352C">
        <w:rPr>
          <w:rFonts w:ascii="Calibri" w:hAnsi="Calibri" w:cs="Calibri"/>
          <w:i/>
          <w:iCs/>
          <w:noProof/>
          <w:szCs w:val="24"/>
        </w:rPr>
        <w:t>Res. Astron. Astrophys.</w:t>
      </w:r>
      <w:r w:rsidRPr="00A3352C">
        <w:rPr>
          <w:rFonts w:ascii="Calibri" w:hAnsi="Calibri" w:cs="Calibri"/>
          <w:noProof/>
          <w:szCs w:val="24"/>
        </w:rPr>
        <w:t xml:space="preserve"> </w:t>
      </w:r>
      <w:r w:rsidRPr="00A3352C">
        <w:rPr>
          <w:rFonts w:ascii="Calibri" w:hAnsi="Calibri" w:cs="Calibri"/>
          <w:b/>
          <w:bCs/>
          <w:noProof/>
          <w:szCs w:val="24"/>
        </w:rPr>
        <w:t>9</w:t>
      </w:r>
      <w:r w:rsidRPr="00A3352C">
        <w:rPr>
          <w:rFonts w:ascii="Calibri" w:hAnsi="Calibri" w:cs="Calibri"/>
          <w:noProof/>
          <w:szCs w:val="24"/>
        </w:rPr>
        <w:t>, 220 (2009).</w:t>
      </w:r>
    </w:p>
    <w:p w14:paraId="687AFB3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22.</w:t>
      </w:r>
      <w:r w:rsidRPr="00A3352C">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A3352C">
        <w:rPr>
          <w:rFonts w:ascii="Calibri" w:hAnsi="Calibri" w:cs="Calibri"/>
          <w:i/>
          <w:iCs/>
          <w:noProof/>
          <w:szCs w:val="24"/>
        </w:rPr>
        <w:t>WIREs Data Min. Knowl. Discov.</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493–507 (2012).</w:t>
      </w:r>
    </w:p>
    <w:p w14:paraId="5104106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23.</w:t>
      </w:r>
      <w:r w:rsidRPr="00A3352C">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A3352C">
        <w:rPr>
          <w:rFonts w:ascii="Calibri" w:hAnsi="Calibri" w:cs="Calibri"/>
          <w:i/>
          <w:iCs/>
          <w:noProof/>
          <w:szCs w:val="24"/>
        </w:rPr>
        <w:t>Food Control</w:t>
      </w:r>
      <w:r w:rsidRPr="00A3352C">
        <w:rPr>
          <w:rFonts w:ascii="Calibri" w:hAnsi="Calibri" w:cs="Calibri"/>
          <w:noProof/>
          <w:szCs w:val="24"/>
        </w:rPr>
        <w:t xml:space="preserve"> </w:t>
      </w:r>
      <w:r w:rsidRPr="00A3352C">
        <w:rPr>
          <w:rFonts w:ascii="Calibri" w:hAnsi="Calibri" w:cs="Calibri"/>
          <w:b/>
          <w:bCs/>
          <w:noProof/>
          <w:szCs w:val="24"/>
        </w:rPr>
        <w:t>104</w:t>
      </w:r>
      <w:r w:rsidRPr="00A3352C">
        <w:rPr>
          <w:rFonts w:ascii="Calibri" w:hAnsi="Calibri" w:cs="Calibri"/>
          <w:noProof/>
          <w:szCs w:val="24"/>
        </w:rPr>
        <w:t>, 318–325 (2019).</w:t>
      </w:r>
    </w:p>
    <w:p w14:paraId="23F6D5D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24.</w:t>
      </w:r>
      <w:r w:rsidRPr="00A3352C">
        <w:rPr>
          <w:rFonts w:ascii="Calibri" w:hAnsi="Calibri" w:cs="Calibri"/>
          <w:noProof/>
          <w:szCs w:val="24"/>
        </w:rPr>
        <w:tab/>
        <w:t xml:space="preserve">Hopfer, H., Nelson, J., Collins, T. S., Heymann, H. &amp; Ebeler, S. E. The combined impact of vineyard origin and processing winery on the elemental profile of red wines.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172</w:t>
      </w:r>
      <w:r w:rsidRPr="00A3352C">
        <w:rPr>
          <w:rFonts w:ascii="Calibri" w:hAnsi="Calibri" w:cs="Calibri"/>
          <w:noProof/>
          <w:szCs w:val="24"/>
        </w:rPr>
        <w:t>, 486–496 (2015).</w:t>
      </w:r>
    </w:p>
    <w:p w14:paraId="4F76E52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25.</w:t>
      </w:r>
      <w:r w:rsidRPr="00A3352C">
        <w:rPr>
          <w:rFonts w:ascii="Calibri" w:hAnsi="Calibri" w:cs="Calibri"/>
          <w:noProof/>
          <w:szCs w:val="24"/>
        </w:rPr>
        <w:tab/>
        <w:t xml:space="preserve">Breiman, L. Random Forests.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45</w:t>
      </w:r>
      <w:r w:rsidRPr="00A3352C">
        <w:rPr>
          <w:rFonts w:ascii="Calibri" w:hAnsi="Calibri" w:cs="Calibri"/>
          <w:noProof/>
          <w:szCs w:val="24"/>
        </w:rPr>
        <w:t>, 5–32 (2001).</w:t>
      </w:r>
    </w:p>
    <w:p w14:paraId="1F413A7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26.</w:t>
      </w:r>
      <w:r w:rsidRPr="00A3352C">
        <w:rPr>
          <w:rFonts w:ascii="Calibri" w:hAnsi="Calibri" w:cs="Calibri"/>
          <w:noProof/>
          <w:szCs w:val="24"/>
        </w:rPr>
        <w:tab/>
        <w:t xml:space="preserve">Cortes, C. &amp; Vapnik, V. Support-Vector Networks.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20</w:t>
      </w:r>
      <w:r w:rsidRPr="00A3352C">
        <w:rPr>
          <w:rFonts w:ascii="Calibri" w:hAnsi="Calibri" w:cs="Calibri"/>
          <w:noProof/>
          <w:szCs w:val="24"/>
        </w:rPr>
        <w:t>, 273–297 (1995).</w:t>
      </w:r>
    </w:p>
    <w:p w14:paraId="246DD84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27.</w:t>
      </w:r>
      <w:r w:rsidRPr="00A3352C">
        <w:rPr>
          <w:rFonts w:ascii="Calibri" w:hAnsi="Calibri" w:cs="Calibri"/>
          <w:noProof/>
          <w:szCs w:val="24"/>
        </w:rPr>
        <w:tab/>
        <w:t xml:space="preserve">Urbanowicz, R., Meeker, M., LaCava, W., Olson, R. &amp; Moore, J. 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(2017).</w:t>
      </w:r>
    </w:p>
    <w:p w14:paraId="250DFF5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28.</w:t>
      </w:r>
      <w:r w:rsidRPr="00A3352C">
        <w:rPr>
          <w:rFonts w:ascii="Calibri" w:hAnsi="Calibri" w:cs="Calibri"/>
          <w:noProof/>
          <w:szCs w:val="24"/>
        </w:rPr>
        <w:tab/>
        <w:t xml:space="preserve">Dietterich, T. Machine Learning Research: Four Current Directions. </w:t>
      </w:r>
      <w:r w:rsidRPr="00A3352C">
        <w:rPr>
          <w:rFonts w:ascii="Calibri" w:hAnsi="Calibri" w:cs="Calibri"/>
          <w:i/>
          <w:iCs/>
          <w:noProof/>
          <w:szCs w:val="24"/>
        </w:rPr>
        <w:t>AI Mag.</w:t>
      </w:r>
      <w:r w:rsidRPr="00A3352C">
        <w:rPr>
          <w:rFonts w:ascii="Calibri" w:hAnsi="Calibri" w:cs="Calibri"/>
          <w:noProof/>
          <w:szCs w:val="24"/>
        </w:rPr>
        <w:t xml:space="preserve"> </w:t>
      </w:r>
      <w:r w:rsidRPr="00A3352C">
        <w:rPr>
          <w:rFonts w:ascii="Calibri" w:hAnsi="Calibri" w:cs="Calibri"/>
          <w:b/>
          <w:bCs/>
          <w:noProof/>
          <w:szCs w:val="24"/>
        </w:rPr>
        <w:t>18</w:t>
      </w:r>
      <w:r w:rsidRPr="00A3352C">
        <w:rPr>
          <w:rFonts w:ascii="Calibri" w:hAnsi="Calibri" w:cs="Calibri"/>
          <w:noProof/>
          <w:szCs w:val="24"/>
        </w:rPr>
        <w:t>, (2000).</w:t>
      </w:r>
    </w:p>
    <w:p w14:paraId="2509A29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29.</w:t>
      </w:r>
      <w:r w:rsidRPr="00A3352C">
        <w:rPr>
          <w:rFonts w:ascii="Calibri" w:hAnsi="Calibri" w:cs="Calibri"/>
          <w:noProof/>
          <w:szCs w:val="24"/>
        </w:rPr>
        <w:tab/>
        <w:t xml:space="preserve">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189–203 (2018).</w:t>
      </w:r>
    </w:p>
    <w:p w14:paraId="7DB064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30.</w:t>
      </w:r>
      <w:r w:rsidRPr="00A3352C">
        <w:rPr>
          <w:rFonts w:ascii="Calibri" w:hAnsi="Calibri" w:cs="Calibri"/>
          <w:noProof/>
          <w:szCs w:val="24"/>
        </w:rPr>
        <w:tab/>
        <w:t xml:space="preserve">Data Handling in Science and Technology. in </w:t>
      </w:r>
      <w:r w:rsidRPr="00A3352C">
        <w:rPr>
          <w:rFonts w:ascii="Calibri" w:hAnsi="Calibri" w:cs="Calibri"/>
          <w:i/>
          <w:iCs/>
          <w:noProof/>
          <w:szCs w:val="24"/>
        </w:rPr>
        <w:t>Wavelets in Chemistry</w:t>
      </w:r>
      <w:r w:rsidRPr="00A3352C">
        <w:rPr>
          <w:rFonts w:ascii="Calibri" w:hAnsi="Calibri" w:cs="Calibri"/>
          <w:noProof/>
          <w:szCs w:val="24"/>
        </w:rPr>
        <w:t xml:space="preserve"> (ed. Walczak, B.) </w:t>
      </w:r>
      <w:r w:rsidRPr="00A3352C">
        <w:rPr>
          <w:rFonts w:ascii="Calibri" w:hAnsi="Calibri" w:cs="Calibri"/>
          <w:b/>
          <w:bCs/>
          <w:noProof/>
          <w:szCs w:val="24"/>
        </w:rPr>
        <w:t>22</w:t>
      </w:r>
      <w:r w:rsidRPr="00A3352C">
        <w:rPr>
          <w:rFonts w:ascii="Calibri" w:hAnsi="Calibri" w:cs="Calibri"/>
          <w:noProof/>
          <w:szCs w:val="24"/>
        </w:rPr>
        <w:t>, ii (Elsevier, 2000).</w:t>
      </w:r>
    </w:p>
    <w:p w14:paraId="730ACD4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31.</w:t>
      </w:r>
      <w:r w:rsidRPr="00A3352C">
        <w:rPr>
          <w:rFonts w:ascii="Calibri" w:hAnsi="Calibri" w:cs="Calibri"/>
          <w:noProof/>
          <w:szCs w:val="24"/>
        </w:rPr>
        <w:tab/>
        <w:t>Wickham, H., François, R., Henry, L. &amp; Müller, K. dplyr: A Grammar of Data Manipulation. (2019).</w:t>
      </w:r>
    </w:p>
    <w:p w14:paraId="0071B82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32.</w:t>
      </w:r>
      <w:r w:rsidRPr="00A3352C">
        <w:rPr>
          <w:rFonts w:ascii="Calibri" w:hAnsi="Calibri" w:cs="Calibri"/>
          <w:noProof/>
          <w:szCs w:val="24"/>
        </w:rPr>
        <w:tab/>
        <w:t>Mundt, A. K. and F. factoextra: Extract and Visualize the Results of Multivariate Data Analyses. (2017).</w:t>
      </w:r>
    </w:p>
    <w:p w14:paraId="25B222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33.</w:t>
      </w:r>
      <w:r w:rsidRPr="00A3352C">
        <w:rPr>
          <w:rFonts w:ascii="Calibri" w:hAnsi="Calibri" w:cs="Calibri"/>
          <w:noProof/>
          <w:szCs w:val="24"/>
        </w:rPr>
        <w:tab/>
        <w:t xml:space="preserve">Pedregosa, F. </w:t>
      </w:r>
      <w:r w:rsidRPr="00A3352C">
        <w:rPr>
          <w:rFonts w:ascii="Calibri" w:hAnsi="Calibri" w:cs="Calibri"/>
          <w:i/>
          <w:iCs/>
          <w:noProof/>
          <w:szCs w:val="24"/>
        </w:rPr>
        <w:t>et al.</w:t>
      </w:r>
      <w:r w:rsidRPr="00A3352C">
        <w:rPr>
          <w:rFonts w:ascii="Calibri" w:hAnsi="Calibri" w:cs="Calibri"/>
          <w:noProof/>
          <w:szCs w:val="24"/>
        </w:rPr>
        <w:t xml:space="preserve"> Scikit-learn: Machine Learning in {P}ython. </w:t>
      </w:r>
      <w:r w:rsidRPr="00A3352C">
        <w:rPr>
          <w:rFonts w:ascii="Calibri" w:hAnsi="Calibri" w:cs="Calibri"/>
          <w:i/>
          <w:iCs/>
          <w:noProof/>
          <w:szCs w:val="24"/>
        </w:rPr>
        <w:t>J. Mach. Learn. Res.</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2825–2830 (2011).</w:t>
      </w:r>
    </w:p>
    <w:p w14:paraId="3DE0B32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34.</w:t>
      </w:r>
      <w:r w:rsidRPr="00A3352C">
        <w:rPr>
          <w:rFonts w:ascii="Calibri" w:hAnsi="Calibri" w:cs="Calibri"/>
          <w:noProof/>
          <w:szCs w:val="24"/>
        </w:rPr>
        <w:tab/>
        <w:t xml:space="preserve">Urbanowicz, R. J., Olson, R. S., Schmitt, P., Meeker, M. &amp; Moore, J. H. Benchmarking relief-based feature selection methods for bioinformatics data mining.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168–188 (2018).</w:t>
      </w:r>
    </w:p>
    <w:p w14:paraId="7044C90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35.</w:t>
      </w:r>
      <w:r w:rsidRPr="00A3352C">
        <w:rPr>
          <w:rFonts w:ascii="Calibri" w:hAnsi="Calibri" w:cs="Calibri"/>
          <w:noProof/>
          <w:szCs w:val="24"/>
        </w:rPr>
        <w:tab/>
        <w:t xml:space="preserve">Walt, S. van der, Colbert, S. C. &amp; Varoquaux, G. The NumPy Array: A Structure for Efficient Numerical Computation. </w:t>
      </w:r>
      <w:r w:rsidRPr="00A3352C">
        <w:rPr>
          <w:rFonts w:ascii="Calibri" w:hAnsi="Calibri" w:cs="Calibri"/>
          <w:i/>
          <w:iCs/>
          <w:noProof/>
          <w:szCs w:val="24"/>
        </w:rPr>
        <w:t>Comput. Sci. Eng.</w:t>
      </w:r>
      <w:r w:rsidRPr="00A3352C">
        <w:rPr>
          <w:rFonts w:ascii="Calibri" w:hAnsi="Calibri" w:cs="Calibri"/>
          <w:noProof/>
          <w:szCs w:val="24"/>
        </w:rPr>
        <w:t xml:space="preserve"> </w:t>
      </w:r>
      <w:r w:rsidRPr="00A3352C">
        <w:rPr>
          <w:rFonts w:ascii="Calibri" w:hAnsi="Calibri" w:cs="Calibri"/>
          <w:b/>
          <w:bCs/>
          <w:noProof/>
          <w:szCs w:val="24"/>
        </w:rPr>
        <w:t>13</w:t>
      </w:r>
      <w:r w:rsidRPr="00A3352C">
        <w:rPr>
          <w:rFonts w:ascii="Calibri" w:hAnsi="Calibri" w:cs="Calibri"/>
          <w:noProof/>
          <w:szCs w:val="24"/>
        </w:rPr>
        <w:t>, 22–30 (2011).</w:t>
      </w:r>
    </w:p>
    <w:p w14:paraId="19E1C19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36.</w:t>
      </w:r>
      <w:r w:rsidRPr="00A3352C">
        <w:rPr>
          <w:rFonts w:ascii="Calibri" w:hAnsi="Calibri" w:cs="Calibri"/>
          <w:noProof/>
          <w:szCs w:val="24"/>
        </w:rPr>
        <w:tab/>
        <w:t xml:space="preserve">McKinney, W. Data Structures for Statistical Computing in Python. in </w:t>
      </w:r>
      <w:r w:rsidRPr="00A3352C">
        <w:rPr>
          <w:rFonts w:ascii="Calibri" w:hAnsi="Calibri" w:cs="Calibri"/>
          <w:i/>
          <w:iCs/>
          <w:noProof/>
          <w:szCs w:val="24"/>
        </w:rPr>
        <w:t>Proceedings of the 9th Python in Science Conference</w:t>
      </w:r>
      <w:r w:rsidRPr="00A3352C">
        <w:rPr>
          <w:rFonts w:ascii="Calibri" w:hAnsi="Calibri" w:cs="Calibri"/>
          <w:noProof/>
          <w:szCs w:val="24"/>
        </w:rPr>
        <w:t xml:space="preserve"> (eds. van der Walt, S. &amp; Millman, J.) 51–56 (2010).</w:t>
      </w:r>
    </w:p>
    <w:p w14:paraId="04CD0EA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37.</w:t>
      </w:r>
      <w:r w:rsidRPr="00A3352C">
        <w:rPr>
          <w:rFonts w:ascii="Calibri" w:hAnsi="Calibri" w:cs="Calibri"/>
          <w:noProof/>
          <w:szCs w:val="24"/>
        </w:rPr>
        <w:tab/>
        <w:t xml:space="preserve">Brereton, R. G. </w:t>
      </w:r>
      <w:r w:rsidRPr="00A3352C">
        <w:rPr>
          <w:rFonts w:ascii="Calibri" w:hAnsi="Calibri" w:cs="Calibri"/>
          <w:i/>
          <w:iCs/>
          <w:noProof/>
          <w:szCs w:val="24"/>
        </w:rPr>
        <w:t>et al.</w:t>
      </w:r>
      <w:r w:rsidRPr="00A3352C">
        <w:rPr>
          <w:rFonts w:ascii="Calibri" w:hAnsi="Calibri" w:cs="Calibri"/>
          <w:noProof/>
          <w:szCs w:val="24"/>
        </w:rPr>
        <w:t xml:space="preserve"> Chemometrics in analytical chemistry—part I: history, experimental design and data analysis tools. </w:t>
      </w:r>
      <w:r w:rsidRPr="00A3352C">
        <w:rPr>
          <w:rFonts w:ascii="Calibri" w:hAnsi="Calibri" w:cs="Calibri"/>
          <w:i/>
          <w:iCs/>
          <w:noProof/>
          <w:szCs w:val="24"/>
        </w:rPr>
        <w:t>Anal. Bioanal. Chem.</w:t>
      </w:r>
      <w:r w:rsidRPr="00A3352C">
        <w:rPr>
          <w:rFonts w:ascii="Calibri" w:hAnsi="Calibri" w:cs="Calibri"/>
          <w:noProof/>
          <w:szCs w:val="24"/>
        </w:rPr>
        <w:t xml:space="preserve"> </w:t>
      </w:r>
      <w:r w:rsidRPr="00A3352C">
        <w:rPr>
          <w:rFonts w:ascii="Calibri" w:hAnsi="Calibri" w:cs="Calibri"/>
          <w:b/>
          <w:bCs/>
          <w:noProof/>
          <w:szCs w:val="24"/>
        </w:rPr>
        <w:t>409</w:t>
      </w:r>
      <w:r w:rsidRPr="00A3352C">
        <w:rPr>
          <w:rFonts w:ascii="Calibri" w:hAnsi="Calibri" w:cs="Calibri"/>
          <w:noProof/>
          <w:szCs w:val="24"/>
        </w:rPr>
        <w:t>, 5891–5899 (2017).</w:t>
      </w:r>
    </w:p>
    <w:p w14:paraId="49B90BF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38.</w:t>
      </w:r>
      <w:r w:rsidRPr="00A3352C">
        <w:rPr>
          <w:rFonts w:ascii="Calibri" w:hAnsi="Calibri" w:cs="Calibri"/>
          <w:noProof/>
          <w:szCs w:val="24"/>
        </w:rPr>
        <w:tab/>
        <w:t xml:space="preserve">Filzmoser, P. &amp; Group, F. </w:t>
      </w:r>
      <w:r w:rsidRPr="00A3352C">
        <w:rPr>
          <w:rFonts w:ascii="Calibri" w:hAnsi="Calibri" w:cs="Calibri"/>
          <w:i/>
          <w:iCs/>
          <w:noProof/>
          <w:szCs w:val="24"/>
        </w:rPr>
        <w:t>Intro. to multivariate statistical Analysis in Chemometrics</w:t>
      </w:r>
      <w:r w:rsidRPr="00A3352C">
        <w:rPr>
          <w:rFonts w:ascii="Calibri" w:hAnsi="Calibri" w:cs="Calibri"/>
          <w:noProof/>
          <w:szCs w:val="24"/>
        </w:rPr>
        <w:t>. (2008).</w:t>
      </w:r>
    </w:p>
    <w:p w14:paraId="5B0CEC0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39.</w:t>
      </w:r>
      <w:r w:rsidRPr="00A3352C">
        <w:rPr>
          <w:rFonts w:ascii="Calibri" w:hAnsi="Calibri" w:cs="Calibri"/>
          <w:noProof/>
          <w:szCs w:val="24"/>
        </w:rPr>
        <w:tab/>
        <w:t xml:space="preserve">Gromski, P. S. </w:t>
      </w:r>
      <w:r w:rsidRPr="00A3352C">
        <w:rPr>
          <w:rFonts w:ascii="Calibri" w:hAnsi="Calibri" w:cs="Calibri"/>
          <w:i/>
          <w:iCs/>
          <w:noProof/>
          <w:szCs w:val="24"/>
        </w:rPr>
        <w:t>et al.</w:t>
      </w:r>
      <w:r w:rsidRPr="00A3352C">
        <w:rPr>
          <w:rFonts w:ascii="Calibri" w:hAnsi="Calibri" w:cs="Calibri"/>
          <w:noProof/>
          <w:szCs w:val="24"/>
        </w:rPr>
        <w:t xml:space="preserve"> A tutorial review: Metabolomics and partial least squares-discriminant analysis - a marriage of convenience or a shotgun wedding. </w:t>
      </w:r>
      <w:r w:rsidRPr="00A3352C">
        <w:rPr>
          <w:rFonts w:ascii="Calibri" w:hAnsi="Calibri" w:cs="Calibri"/>
          <w:i/>
          <w:iCs/>
          <w:noProof/>
          <w:szCs w:val="24"/>
        </w:rPr>
        <w:t>Anal. Chim. Acta</w:t>
      </w:r>
      <w:r w:rsidRPr="00A3352C">
        <w:rPr>
          <w:rFonts w:ascii="Calibri" w:hAnsi="Calibri" w:cs="Calibri"/>
          <w:noProof/>
          <w:szCs w:val="24"/>
        </w:rPr>
        <w:t xml:space="preserve"> </w:t>
      </w:r>
      <w:r w:rsidRPr="00A3352C">
        <w:rPr>
          <w:rFonts w:ascii="Calibri" w:hAnsi="Calibri" w:cs="Calibri"/>
          <w:b/>
          <w:bCs/>
          <w:noProof/>
          <w:szCs w:val="24"/>
        </w:rPr>
        <w:t>879</w:t>
      </w:r>
      <w:r w:rsidRPr="00A3352C">
        <w:rPr>
          <w:rFonts w:ascii="Calibri" w:hAnsi="Calibri" w:cs="Calibri"/>
          <w:noProof/>
          <w:szCs w:val="24"/>
        </w:rPr>
        <w:t>, 10–23 (2015).</w:t>
      </w:r>
    </w:p>
    <w:p w14:paraId="19C6C41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40.</w:t>
      </w:r>
      <w:r w:rsidRPr="00A3352C">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A3352C">
        <w:rPr>
          <w:rFonts w:ascii="Segoe UI Symbol" w:hAnsi="Segoe UI Symbol" w:cs="Segoe UI Symbol"/>
          <w:noProof/>
          <w:szCs w:val="24"/>
        </w:rPr>
        <w:t>☆</w:t>
      </w:r>
      <w:r w:rsidRPr="00A3352C">
        <w:rPr>
          <w:rFonts w:ascii="Calibri" w:hAnsi="Calibri" w:cs="Calibri"/>
          <w:noProof/>
          <w:szCs w:val="24"/>
        </w:rPr>
        <w:t xml:space="preserve">. </w:t>
      </w:r>
      <w:r w:rsidRPr="00A3352C">
        <w:rPr>
          <w:rFonts w:ascii="Calibri" w:hAnsi="Calibri" w:cs="Calibri"/>
          <w:i/>
          <w:iCs/>
          <w:noProof/>
          <w:szCs w:val="24"/>
        </w:rPr>
        <w:t>Chemom. Intell. Lab. Syst.</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27–33 (2009).</w:t>
      </w:r>
    </w:p>
    <w:p w14:paraId="795CBAF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41.</w:t>
      </w:r>
      <w:r w:rsidRPr="00A3352C">
        <w:rPr>
          <w:rFonts w:ascii="Calibri" w:hAnsi="Calibri" w:cs="Calibri"/>
          <w:noProof/>
          <w:szCs w:val="24"/>
        </w:rPr>
        <w:tab/>
        <w:t xml:space="preserve">Grissa, D. </w:t>
      </w:r>
      <w:r w:rsidRPr="00A3352C">
        <w:rPr>
          <w:rFonts w:ascii="Calibri" w:hAnsi="Calibri" w:cs="Calibri"/>
          <w:i/>
          <w:iCs/>
          <w:noProof/>
          <w:szCs w:val="24"/>
        </w:rPr>
        <w:t>et al.</w:t>
      </w:r>
      <w:r w:rsidRPr="00A3352C">
        <w:rPr>
          <w:rFonts w:ascii="Calibri" w:hAnsi="Calibri" w:cs="Calibri"/>
          <w:noProof/>
          <w:szCs w:val="24"/>
        </w:rPr>
        <w:t xml:space="preserve"> Feature Selection Methods for Early Predictive Biomarker Discovery Using Untargeted  Metabolomic Data. </w:t>
      </w:r>
      <w:r w:rsidRPr="00A3352C">
        <w:rPr>
          <w:rFonts w:ascii="Calibri" w:hAnsi="Calibri" w:cs="Calibri"/>
          <w:i/>
          <w:iCs/>
          <w:noProof/>
          <w:szCs w:val="24"/>
        </w:rPr>
        <w:t>Front. Mol. Biosci.</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30 (2016).</w:t>
      </w:r>
    </w:p>
    <w:p w14:paraId="757E243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42.</w:t>
      </w:r>
      <w:r w:rsidRPr="00A3352C">
        <w:rPr>
          <w:rFonts w:ascii="Calibri" w:hAnsi="Calibri" w:cs="Calibri"/>
          <w:noProof/>
          <w:szCs w:val="24"/>
        </w:rPr>
        <w:tab/>
        <w:t xml:space="preserve">Krawczuk, J. &amp; Łukaszuk, T. The feature selection bias problem in relation to high-dimensional gene data. </w:t>
      </w:r>
      <w:r w:rsidRPr="00A3352C">
        <w:rPr>
          <w:rFonts w:ascii="Calibri" w:hAnsi="Calibri" w:cs="Calibri"/>
          <w:i/>
          <w:iCs/>
          <w:noProof/>
          <w:szCs w:val="24"/>
        </w:rPr>
        <w:t>Artif. Intell. Med.</w:t>
      </w:r>
      <w:r w:rsidRPr="00A3352C">
        <w:rPr>
          <w:rFonts w:ascii="Calibri" w:hAnsi="Calibri" w:cs="Calibri"/>
          <w:noProof/>
          <w:szCs w:val="24"/>
        </w:rPr>
        <w:t xml:space="preserve"> </w:t>
      </w:r>
      <w:r w:rsidRPr="00A3352C">
        <w:rPr>
          <w:rFonts w:ascii="Calibri" w:hAnsi="Calibri" w:cs="Calibri"/>
          <w:b/>
          <w:bCs/>
          <w:noProof/>
          <w:szCs w:val="24"/>
        </w:rPr>
        <w:t>66</w:t>
      </w:r>
      <w:r w:rsidRPr="00A3352C">
        <w:rPr>
          <w:rFonts w:ascii="Calibri" w:hAnsi="Calibri" w:cs="Calibri"/>
          <w:noProof/>
          <w:szCs w:val="24"/>
        </w:rPr>
        <w:t>, 63–71 (2016).</w:t>
      </w:r>
    </w:p>
    <w:p w14:paraId="03406E0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43.</w:t>
      </w:r>
      <w:r w:rsidRPr="00A3352C">
        <w:rPr>
          <w:rFonts w:ascii="Calibri" w:hAnsi="Calibri" w:cs="Calibri"/>
          <w:noProof/>
          <w:szCs w:val="24"/>
        </w:rPr>
        <w:tab/>
        <w:t>Esbensen, K. H. &amp; Geladi, P. Principles of Proper Validation : use and abuse of re-sampling for validation. 168–187 (2010). doi:10.1002/cem.1310</w:t>
      </w:r>
    </w:p>
    <w:p w14:paraId="59CAF6B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44.</w:t>
      </w:r>
      <w:r w:rsidRPr="00A3352C">
        <w:rPr>
          <w:rFonts w:ascii="Calibri" w:hAnsi="Calibri" w:cs="Calibri"/>
          <w:noProof/>
          <w:szCs w:val="24"/>
        </w:rPr>
        <w:tab/>
        <w:t xml:space="preserve">Li, Z., Li, L., Pan, G. &amp; Chen, J. Bioavailability of Cd in a soil-rice system in China: Soil type versus genotype effects. </w:t>
      </w:r>
      <w:r w:rsidRPr="00A3352C">
        <w:rPr>
          <w:rFonts w:ascii="Calibri" w:hAnsi="Calibri" w:cs="Calibri"/>
          <w:i/>
          <w:iCs/>
          <w:noProof/>
          <w:szCs w:val="24"/>
        </w:rPr>
        <w:t>Plant Soil</w:t>
      </w:r>
      <w:r w:rsidRPr="00A3352C">
        <w:rPr>
          <w:rFonts w:ascii="Calibri" w:hAnsi="Calibri" w:cs="Calibri"/>
          <w:noProof/>
          <w:szCs w:val="24"/>
        </w:rPr>
        <w:t xml:space="preserve"> </w:t>
      </w:r>
      <w:r w:rsidRPr="00A3352C">
        <w:rPr>
          <w:rFonts w:ascii="Calibri" w:hAnsi="Calibri" w:cs="Calibri"/>
          <w:b/>
          <w:bCs/>
          <w:noProof/>
          <w:szCs w:val="24"/>
        </w:rPr>
        <w:t>271</w:t>
      </w:r>
      <w:r w:rsidRPr="00A3352C">
        <w:rPr>
          <w:rFonts w:ascii="Calibri" w:hAnsi="Calibri" w:cs="Calibri"/>
          <w:noProof/>
          <w:szCs w:val="24"/>
        </w:rPr>
        <w:t>, 165–173 (2005).</w:t>
      </w:r>
    </w:p>
    <w:p w14:paraId="5A6785F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45.</w:t>
      </w:r>
      <w:r w:rsidRPr="00A3352C">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A3352C">
        <w:rPr>
          <w:rFonts w:ascii="Calibri" w:hAnsi="Calibri" w:cs="Calibri"/>
          <w:b/>
          <w:bCs/>
          <w:noProof/>
          <w:szCs w:val="24"/>
        </w:rPr>
        <w:t>7</w:t>
      </w:r>
      <w:r w:rsidRPr="00A3352C">
        <w:rPr>
          <w:rFonts w:ascii="Calibri" w:hAnsi="Calibri" w:cs="Calibri"/>
          <w:noProof/>
          <w:szCs w:val="24"/>
        </w:rPr>
        <w:t>, 565–571 (2006).</w:t>
      </w:r>
    </w:p>
    <w:p w14:paraId="508B9AD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46.</w:t>
      </w:r>
      <w:r w:rsidRPr="00A3352C">
        <w:rPr>
          <w:rFonts w:ascii="Calibri" w:hAnsi="Calibri" w:cs="Calibri"/>
          <w:noProof/>
          <w:szCs w:val="24"/>
        </w:rPr>
        <w:tab/>
        <w:t xml:space="preserve">Chung, I. M. </w:t>
      </w:r>
      <w:r w:rsidRPr="00A3352C">
        <w:rPr>
          <w:rFonts w:ascii="Calibri" w:hAnsi="Calibri" w:cs="Calibri"/>
          <w:i/>
          <w:iCs/>
          <w:noProof/>
          <w:szCs w:val="24"/>
        </w:rPr>
        <w:t>et al.</w:t>
      </w:r>
      <w:r w:rsidRPr="00A3352C">
        <w:rPr>
          <w:rFonts w:ascii="Calibri" w:hAnsi="Calibri" w:cs="Calibri"/>
          <w:noProof/>
          <w:szCs w:val="24"/>
        </w:rPr>
        <w:t xml:space="preserve"> Geographic authentication of Asian rice (Oryza sativa L.) using multi-elemental and stable isotopic data combined with multivariate analysis.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240</w:t>
      </w:r>
      <w:r w:rsidRPr="00A3352C">
        <w:rPr>
          <w:rFonts w:ascii="Calibri" w:hAnsi="Calibri" w:cs="Calibri"/>
          <w:noProof/>
          <w:szCs w:val="24"/>
        </w:rPr>
        <w:t>, 840–849 (2018).</w:t>
      </w:r>
    </w:p>
    <w:p w14:paraId="16C00DD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47.</w:t>
      </w:r>
      <w:r w:rsidRPr="00A3352C">
        <w:rPr>
          <w:rFonts w:ascii="Calibri" w:hAnsi="Calibri" w:cs="Calibri"/>
          <w:noProof/>
          <w:szCs w:val="24"/>
        </w:rPr>
        <w:tab/>
        <w:t>Zhang, Y., Song, Q., Yan, J. &amp; Tang, J. Mineral element concentrations in grains of Chinese wheat cultivars. 303–313 (2010). doi:10.1007/s10681-009-0082-6</w:t>
      </w:r>
    </w:p>
    <w:p w14:paraId="60DF9B8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48.</w:t>
      </w:r>
      <w:r w:rsidRPr="00A3352C">
        <w:rPr>
          <w:rFonts w:ascii="Calibri" w:hAnsi="Calibri" w:cs="Calibri"/>
          <w:noProof/>
          <w:szCs w:val="24"/>
        </w:rPr>
        <w:tab/>
        <w:t xml:space="preserve">Liu, X., Tian, G., Jiang, D., Zhang, C. &amp; Kong, L. Cadmium (Cd) distribution and contamination in Chinese paddy soils on national scale. </w:t>
      </w:r>
      <w:r w:rsidRPr="00A3352C">
        <w:rPr>
          <w:rFonts w:ascii="Calibri" w:hAnsi="Calibri" w:cs="Calibri"/>
          <w:i/>
          <w:iCs/>
          <w:noProof/>
          <w:szCs w:val="24"/>
        </w:rPr>
        <w:t>Environ. Sci. Pollut. Res.</w:t>
      </w:r>
      <w:r w:rsidRPr="00A3352C">
        <w:rPr>
          <w:rFonts w:ascii="Calibri" w:hAnsi="Calibri" w:cs="Calibri"/>
          <w:noProof/>
          <w:szCs w:val="24"/>
        </w:rPr>
        <w:t xml:space="preserve"> </w:t>
      </w:r>
      <w:r w:rsidRPr="00A3352C">
        <w:rPr>
          <w:rFonts w:ascii="Calibri" w:hAnsi="Calibri" w:cs="Calibri"/>
          <w:b/>
          <w:bCs/>
          <w:noProof/>
          <w:szCs w:val="24"/>
        </w:rPr>
        <w:t>23</w:t>
      </w:r>
      <w:r w:rsidRPr="00A3352C">
        <w:rPr>
          <w:rFonts w:ascii="Calibri" w:hAnsi="Calibri" w:cs="Calibri"/>
          <w:noProof/>
          <w:szCs w:val="24"/>
        </w:rPr>
        <w:t>, 17941–17952 (2016).</w:t>
      </w:r>
    </w:p>
    <w:p w14:paraId="7D5DE97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49.</w:t>
      </w:r>
      <w:r w:rsidRPr="00A3352C">
        <w:rPr>
          <w:rFonts w:ascii="Calibri" w:hAnsi="Calibri" w:cs="Calibri"/>
          <w:noProof/>
          <w:szCs w:val="24"/>
        </w:rPr>
        <w:tab/>
        <w:t xml:space="preserve">Yu, Y. </w:t>
      </w:r>
      <w:r w:rsidRPr="00A3352C">
        <w:rPr>
          <w:rFonts w:ascii="Calibri" w:hAnsi="Calibri" w:cs="Calibri"/>
          <w:i/>
          <w:iCs/>
          <w:noProof/>
          <w:szCs w:val="24"/>
        </w:rPr>
        <w:t>et al.</w:t>
      </w:r>
      <w:r w:rsidRPr="00A3352C">
        <w:rPr>
          <w:rFonts w:ascii="Calibri" w:hAnsi="Calibri" w:cs="Calibri"/>
          <w:noProof/>
          <w:szCs w:val="24"/>
        </w:rPr>
        <w:t xml:space="preserve"> Accuracy and stability improvement in detecting Wuchang rice adulteration by piece-wise multiplicative scatter correction in the hyperspectral imaging system. </w:t>
      </w:r>
      <w:r w:rsidRPr="00A3352C">
        <w:rPr>
          <w:rFonts w:ascii="Calibri" w:hAnsi="Calibri" w:cs="Calibri"/>
          <w:i/>
          <w:iCs/>
          <w:noProof/>
          <w:szCs w:val="24"/>
        </w:rPr>
        <w:t>Anal. Methods</w:t>
      </w:r>
      <w:r w:rsidRPr="00A3352C">
        <w:rPr>
          <w:rFonts w:ascii="Calibri" w:hAnsi="Calibri" w:cs="Calibri"/>
          <w:noProof/>
          <w:szCs w:val="24"/>
        </w:rPr>
        <w:t xml:space="preserve"> </w:t>
      </w:r>
      <w:r w:rsidRPr="00A3352C">
        <w:rPr>
          <w:rFonts w:ascii="Calibri" w:hAnsi="Calibri" w:cs="Calibri"/>
          <w:b/>
          <w:bCs/>
          <w:noProof/>
          <w:szCs w:val="24"/>
        </w:rPr>
        <w:t>10</w:t>
      </w:r>
      <w:r w:rsidRPr="00A3352C">
        <w:rPr>
          <w:rFonts w:ascii="Calibri" w:hAnsi="Calibri" w:cs="Calibri"/>
          <w:noProof/>
          <w:szCs w:val="24"/>
        </w:rPr>
        <w:t>, 3224–3231 (2018).</w:t>
      </w:r>
    </w:p>
    <w:p w14:paraId="16D1BA1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rPr>
      </w:pPr>
      <w:r w:rsidRPr="00A3352C">
        <w:rPr>
          <w:rFonts w:ascii="Calibri" w:hAnsi="Calibri" w:cs="Calibri"/>
          <w:noProof/>
          <w:szCs w:val="24"/>
        </w:rPr>
        <w:t>50.</w:t>
      </w:r>
      <w:r w:rsidRPr="00A3352C">
        <w:rPr>
          <w:rFonts w:ascii="Calibri" w:hAnsi="Calibri" w:cs="Calibri"/>
          <w:noProof/>
          <w:szCs w:val="24"/>
        </w:rPr>
        <w:tab/>
        <w:t xml:space="preserve">Worku, M. </w:t>
      </w:r>
      <w:r w:rsidRPr="00A3352C">
        <w:rPr>
          <w:rFonts w:ascii="Calibri" w:hAnsi="Calibri" w:cs="Calibri"/>
          <w:i/>
          <w:iCs/>
          <w:noProof/>
          <w:szCs w:val="24"/>
        </w:rPr>
        <w:t>et al.</w:t>
      </w:r>
      <w:r w:rsidRPr="00A3352C">
        <w:rPr>
          <w:rFonts w:ascii="Calibri" w:hAnsi="Calibri" w:cs="Calibri"/>
          <w:noProof/>
          <w:szCs w:val="24"/>
        </w:rPr>
        <w:t xml:space="preserve"> Differentiating the geographical origin of Ethiopian coffee using XRF- and ICP-based multi-element and stable isotope profiling.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290</w:t>
      </w:r>
      <w:r w:rsidRPr="00A3352C">
        <w:rPr>
          <w:rFonts w:ascii="Calibri" w:hAnsi="Calibri" w:cs="Calibri"/>
          <w:noProof/>
          <w:szCs w:val="24"/>
        </w:rPr>
        <w:t>, 295–307 (2019).</w:t>
      </w:r>
    </w:p>
    <w:p w14:paraId="332EB986" w14:textId="033F4CCF" w:rsidR="0009675C" w:rsidRPr="00EE7B19" w:rsidRDefault="00FE7C78" w:rsidP="002C6892">
      <w:pPr>
        <w:jc w:val="both"/>
      </w:pPr>
      <w:r>
        <w:fldChar w:fldCharType="end"/>
      </w:r>
    </w:p>
    <w:sectPr w:rsidR="0009675C" w:rsidRPr="00EE7B19" w:rsidSect="00151A61">
      <w:footerReference w:type="default" r:id="rId16"/>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Xu, Jason" w:date="2020-03-23T14:02:00Z" w:initials="XJ">
    <w:p w14:paraId="5E1C95B6" w14:textId="285F98A4" w:rsidR="00EF4072" w:rsidRDefault="00EF4072" w:rsidP="00D86CA9">
      <w:pPr>
        <w:pStyle w:val="CommentText"/>
      </w:pPr>
      <w:r>
        <w:rPr>
          <w:rStyle w:val="CommentReference"/>
        </w:rPr>
        <w:annotationRef/>
      </w:r>
      <w:r>
        <w:t xml:space="preserve">Modified based on the guideline: 100- 150 words. It is concise and clear now.   </w:t>
      </w:r>
    </w:p>
  </w:comment>
  <w:comment w:id="36" w:author="Peng, Hong" w:date="2020-03-25T13:29:00Z" w:initials="PH">
    <w:p w14:paraId="29FAC9B4" w14:textId="1A9E7E72" w:rsidR="00EF4072" w:rsidRPr="002E4F69" w:rsidRDefault="00EF4072">
      <w:pPr>
        <w:pStyle w:val="CommentText"/>
        <w:rPr>
          <w:rFonts w:hint="eastAsia"/>
        </w:rPr>
      </w:pPr>
      <w:r>
        <w:rPr>
          <w:rStyle w:val="CommentReference"/>
        </w:rPr>
        <w:annotationRef/>
      </w:r>
      <w:r>
        <w:t xml:space="preserve">For me, </w:t>
      </w:r>
      <w:proofErr w:type="spellStart"/>
      <w:r>
        <w:t>it’a</w:t>
      </w:r>
      <w:proofErr w:type="spellEnd"/>
      <w:r>
        <w:t xml:space="preserve"> </w:t>
      </w:r>
      <w:proofErr w:type="spellStart"/>
      <w:r>
        <w:t>litte</w:t>
      </w:r>
      <w:proofErr w:type="spellEnd"/>
      <w:r>
        <w:t xml:space="preserve"> weird as it seems like there is any relationship between the “being” and “advantages”.</w:t>
      </w:r>
    </w:p>
  </w:comment>
  <w:comment w:id="112" w:author="Peng, Hong" w:date="2020-03-25T15:33:00Z" w:initials="PH">
    <w:p w14:paraId="4CBEBB8F" w14:textId="77FDE793" w:rsidR="00EF4072" w:rsidRDefault="00EF4072">
      <w:pPr>
        <w:pStyle w:val="CommentText"/>
      </w:pPr>
      <w:r>
        <w:rPr>
          <w:rStyle w:val="CommentReference"/>
        </w:rPr>
        <w:annotationRef/>
      </w:r>
      <w:r>
        <w:t xml:space="preserve">Or can we </w:t>
      </w:r>
      <w:r w:rsidR="00D23BE1">
        <w:t>say</w:t>
      </w:r>
      <w:r>
        <w:t xml:space="preserve"> it as internal standard</w:t>
      </w:r>
    </w:p>
  </w:comment>
  <w:comment w:id="125" w:author="Peng, Hong" w:date="2020-03-25T15:39:00Z" w:initials="PH">
    <w:p w14:paraId="6AF245AE" w14:textId="3858D80C" w:rsidR="00EF4072" w:rsidRDefault="00EF4072">
      <w:pPr>
        <w:pStyle w:val="CommentText"/>
      </w:pPr>
      <w:r>
        <w:rPr>
          <w:rStyle w:val="CommentReference"/>
        </w:rPr>
        <w:annotationRef/>
      </w:r>
      <w:r>
        <w:t>I’m not sure if this is a very common acronym in ICP-MS area. Otherwise, I would not suggest to use it.</w:t>
      </w:r>
    </w:p>
  </w:comment>
  <w:comment w:id="147" w:author="Peng, Hong" w:date="2020-03-25T16:23:00Z" w:initials="PH">
    <w:p w14:paraId="6A82E2E4" w14:textId="392F2EBF" w:rsidR="00EF4072" w:rsidRDefault="00EF4072">
      <w:pPr>
        <w:pStyle w:val="CommentText"/>
      </w:pPr>
      <w:r>
        <w:rPr>
          <w:rStyle w:val="CommentReference"/>
        </w:rPr>
        <w:annotationRef/>
      </w:r>
      <w:r>
        <w:rPr>
          <w:rFonts w:hint="eastAsia"/>
        </w:rPr>
        <w:t>I</w:t>
      </w:r>
      <w:r>
        <w:t xml:space="preserve"> think it means decision trees.</w:t>
      </w:r>
    </w:p>
  </w:comment>
  <w:comment w:id="159" w:author="Peng, Hong" w:date="2020-03-25T16:36:00Z" w:initials="PH">
    <w:p w14:paraId="3D2BC71B" w14:textId="08D263A9" w:rsidR="00EF4072" w:rsidRDefault="00EF4072">
      <w:pPr>
        <w:pStyle w:val="CommentText"/>
      </w:pPr>
      <w:r>
        <w:rPr>
          <w:rStyle w:val="CommentReference"/>
        </w:rPr>
        <w:annotationRef/>
      </w:r>
      <w:r>
        <w:t>Please pay attention to this. Same problem as above.</w:t>
      </w:r>
    </w:p>
  </w:comment>
  <w:comment w:id="185" w:author="Peng, Hong" w:date="2020-03-25T17:17:00Z" w:initials="PH">
    <w:p w14:paraId="0740B929" w14:textId="79CF21B9" w:rsidR="00EF4072" w:rsidRDefault="00EF4072">
      <w:pPr>
        <w:pStyle w:val="CommentText"/>
      </w:pPr>
      <w:r>
        <w:rPr>
          <w:rStyle w:val="CommentReference"/>
        </w:rPr>
        <w:annotationRef/>
      </w:r>
      <w:r>
        <w:rPr>
          <w:rFonts w:hint="eastAsia"/>
        </w:rPr>
        <w:t>P</w:t>
      </w:r>
      <w:r>
        <w:t xml:space="preserve">lease let me know if I change your </w:t>
      </w:r>
      <w:proofErr w:type="spellStart"/>
      <w:r>
        <w:t>orinigal</w:t>
      </w:r>
      <w:proofErr w:type="spellEnd"/>
      <w:r>
        <w:t xml:space="preserve"> meaning.</w:t>
      </w:r>
    </w:p>
  </w:comment>
  <w:comment w:id="196" w:author="Peng, Hong" w:date="2020-03-25T17:34:00Z" w:initials="PH">
    <w:p w14:paraId="74BB527B" w14:textId="074E125D" w:rsidR="00FB0D10" w:rsidRDefault="00FB0D10">
      <w:pPr>
        <w:pStyle w:val="CommentText"/>
      </w:pPr>
      <w:r>
        <w:rPr>
          <w:rStyle w:val="CommentReference"/>
        </w:rPr>
        <w:annotationRef/>
      </w:r>
      <w:proofErr w:type="gramStart"/>
      <w:r w:rsidR="00D23BE1">
        <w:t>respectively</w:t>
      </w:r>
      <w:proofErr w:type="gramEnd"/>
      <w:r w:rsidR="00D23BE1">
        <w:t xml:space="preserve"> or simultaneously</w:t>
      </w:r>
      <w:bookmarkStart w:id="197" w:name="_GoBack"/>
      <w:bookmarkEnd w:id="197"/>
    </w:p>
  </w:comment>
  <w:comment w:id="198" w:author="Peng, Hong" w:date="2020-03-25T17:29:00Z" w:initials="PH">
    <w:p w14:paraId="1DBE13AD" w14:textId="423C3C45" w:rsidR="00FB0D10" w:rsidRDefault="00B63186" w:rsidP="00FB0D10">
      <w:pPr>
        <w:pStyle w:val="CommentText"/>
        <w:rPr>
          <w:rFonts w:hint="eastAsia"/>
        </w:rPr>
      </w:pPr>
      <w:r>
        <w:rPr>
          <w:rStyle w:val="CommentReference"/>
        </w:rPr>
        <w:annotationRef/>
      </w:r>
    </w:p>
    <w:p w14:paraId="347F4B64" w14:textId="10EFBCDF" w:rsidR="00B63186" w:rsidRDefault="00B63186">
      <w:pPr>
        <w:pStyle w:val="CommentText"/>
      </w:pPr>
      <w:r>
        <w:t>Discussion: modify the table.</w:t>
      </w:r>
    </w:p>
  </w:comment>
  <w:comment w:id="202" w:author="Peng, Hong" w:date="2020-03-25T17:19:00Z" w:initials="PH">
    <w:p w14:paraId="5C99C2DC" w14:textId="1B436B30" w:rsidR="00EF4072" w:rsidRDefault="00EF4072" w:rsidP="00FB6E12">
      <w:r>
        <w:rPr>
          <w:rStyle w:val="CommentReference"/>
        </w:rPr>
        <w:annotationRef/>
      </w:r>
      <w:r>
        <w:rPr>
          <w:rFonts w:hint="eastAsia"/>
        </w:rPr>
        <w:t>I</w:t>
      </w:r>
      <w:r>
        <w:t xml:space="preserve">t seems in the figure, grid-search and cross-validation are two separate things. </w:t>
      </w:r>
      <w:r w:rsidR="008C584C">
        <w:t xml:space="preserve">And the cross validation is implemented to the entire parameters (feature selection + </w:t>
      </w:r>
      <w:proofErr w:type="spellStart"/>
      <w:r w:rsidR="008C584C">
        <w:t>hyperparameter</w:t>
      </w:r>
      <w:proofErr w:type="spellEnd"/>
      <w:r w:rsidR="008C584C">
        <w:t xml:space="preserve">). </w:t>
      </w:r>
      <w:r>
        <w:t>Sorry I don’t know the detailed mechanism.</w:t>
      </w:r>
    </w:p>
    <w:p w14:paraId="550B657B" w14:textId="5A516442" w:rsidR="00EF4072" w:rsidRDefault="00EF4072" w:rsidP="00FB6E12">
      <w:pPr>
        <w:rPr>
          <w:rFonts w:hint="eastAsia"/>
        </w:rPr>
      </w:pPr>
      <w:r>
        <w:t>C</w:t>
      </w:r>
      <w:r>
        <w:rPr>
          <w:rFonts w:hint="eastAsia"/>
        </w:rPr>
        <w:t>on</w:t>
      </w:r>
      <w:r>
        <w:t>fusion: SVM, RF and grid-search</w:t>
      </w:r>
    </w:p>
  </w:comment>
  <w:comment w:id="205" w:author="Xu, Jason" w:date="2020-03-23T15:31:00Z" w:initials="XJ">
    <w:p w14:paraId="4B97031A" w14:textId="60400768" w:rsidR="00EF4072" w:rsidRDefault="00EF4072">
      <w:pPr>
        <w:pStyle w:val="CommentText"/>
      </w:pPr>
      <w:r>
        <w:rPr>
          <w:rStyle w:val="CommentReference"/>
        </w:rPr>
        <w:annotationRef/>
      </w:r>
      <w:r>
        <w:t xml:space="preserve">Is this the best place for the statement? Suggest delete if this </w:t>
      </w:r>
      <w:proofErr w:type="spellStart"/>
      <w:r>
        <w:t>can not</w:t>
      </w:r>
      <w:proofErr w:type="spellEnd"/>
      <w:r>
        <w:t xml:space="preserve"> fit in the context. </w:t>
      </w:r>
    </w:p>
  </w:comment>
  <w:comment w:id="206" w:author="Xu, Jason" w:date="2020-01-07T10:31:00Z" w:initials="XJ">
    <w:p w14:paraId="41A95819" w14:textId="52804D32" w:rsidR="00EF4072" w:rsidRDefault="00EF4072" w:rsidP="00DF2003">
      <w:pPr>
        <w:pStyle w:val="CommentText"/>
      </w:pPr>
      <w:r>
        <w:rPr>
          <w:rStyle w:val="CommentReference"/>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1C95B6" w15:done="0"/>
  <w15:commentEx w15:paraId="29FAC9B4" w15:done="0"/>
  <w15:commentEx w15:paraId="4CBEBB8F" w15:done="0"/>
  <w15:commentEx w15:paraId="6AF245AE" w15:done="0"/>
  <w15:commentEx w15:paraId="6A82E2E4" w15:done="0"/>
  <w15:commentEx w15:paraId="3D2BC71B" w15:done="0"/>
  <w15:commentEx w15:paraId="0740B929" w15:done="0"/>
  <w15:commentEx w15:paraId="74BB527B" w15:done="0"/>
  <w15:commentEx w15:paraId="347F4B64" w15:done="0"/>
  <w15:commentEx w15:paraId="550B657B" w15:done="0"/>
  <w15:commentEx w15:paraId="4B97031A"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1C95B6" w16cid:durableId="22233FF8"/>
  <w16cid:commentId w16cid:paraId="14850D50" w16cid:durableId="221DBE81"/>
  <w16cid:commentId w16cid:paraId="34E7AD1F" w16cid:durableId="221DF970"/>
  <w16cid:commentId w16cid:paraId="4B97031A" w16cid:durableId="222354D0"/>
  <w16cid:commentId w16cid:paraId="41A95819" w16cid:durableId="21BEDC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19381" w14:textId="77777777" w:rsidR="00963C30" w:rsidRDefault="00963C30" w:rsidP="00170E8C">
      <w:pPr>
        <w:spacing w:after="0" w:line="240" w:lineRule="auto"/>
      </w:pPr>
      <w:r>
        <w:separator/>
      </w:r>
    </w:p>
  </w:endnote>
  <w:endnote w:type="continuationSeparator" w:id="0">
    <w:p w14:paraId="69FDCAC9" w14:textId="77777777" w:rsidR="00963C30" w:rsidRDefault="00963C30" w:rsidP="00170E8C">
      <w:pPr>
        <w:spacing w:after="0" w:line="240" w:lineRule="auto"/>
      </w:pPr>
      <w:r>
        <w:continuationSeparator/>
      </w:r>
    </w:p>
  </w:endnote>
  <w:endnote w:type="continuationNotice" w:id="1">
    <w:p w14:paraId="2AF34E13" w14:textId="77777777" w:rsidR="00963C30" w:rsidRDefault="00963C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62A9" w14:textId="3737485A" w:rsidR="00EF4072" w:rsidRDefault="00EF4072">
    <w:pPr>
      <w:pStyle w:val="Footer"/>
    </w:pPr>
    <w:r>
      <w:rPr>
        <w:noProof/>
      </w:rPr>
      <mc:AlternateContent>
        <mc:Choice Requires="wps">
          <w:drawing>
            <wp:anchor distT="0" distB="0" distL="114300" distR="114300" simplePos="0" relativeHeight="251658240" behindDoc="0" locked="0" layoutInCell="0" allowOverlap="1" wp14:anchorId="5EDF638F" wp14:editId="2CEB4AA8">
              <wp:simplePos x="0" y="0"/>
              <wp:positionH relativeFrom="page">
                <wp:posOffset>0</wp:posOffset>
              </wp:positionH>
              <wp:positionV relativeFrom="page">
                <wp:posOffset>9601200</wp:posOffset>
              </wp:positionV>
              <wp:extent cx="7772400" cy="266700"/>
              <wp:effectExtent l="0" t="0" r="0" b="0"/>
              <wp:wrapNone/>
              <wp:docPr id="1" name="MSIPCM40e94d6fa6c7a70cb07611cc"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01618BBC" w:rsidR="00EF4072" w:rsidRPr="008D2ECE" w:rsidRDefault="00EF4072" w:rsidP="008D2ECE">
                          <w:pPr>
                            <w:spacing w:after="0"/>
                            <w:rPr>
                              <w:rFonts w:ascii="Calibri" w:hAnsi="Calibri" w:cs="Calibri"/>
                              <w:color w:val="000000"/>
                              <w:sz w:val="20"/>
                            </w:rPr>
                          </w:pPr>
                          <w:r w:rsidRPr="008D2ECE">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40e94d6fa6c7a70cb07611cc"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" o:allowincell="f" filled="f" stroked="f" strokeweight=".5pt">
              <v:textbox inset="20pt,0,,0">
                <w:txbxContent>
                  <w:p w14:paraId="1C24DEB6" w14:textId="01618BBC" w:rsidR="00EF4072" w:rsidRPr="008D2ECE" w:rsidRDefault="00EF4072" w:rsidP="008D2ECE">
                    <w:pPr>
                      <w:spacing w:after="0"/>
                      <w:rPr>
                        <w:rFonts w:ascii="Calibri" w:hAnsi="Calibri" w:cs="Calibri"/>
                        <w:color w:val="000000"/>
                        <w:sz w:val="20"/>
                      </w:rPr>
                    </w:pPr>
                    <w:r w:rsidRPr="008D2ECE">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2183D" w14:textId="77777777" w:rsidR="00963C30" w:rsidRDefault="00963C30" w:rsidP="00170E8C">
      <w:pPr>
        <w:spacing w:after="0" w:line="240" w:lineRule="auto"/>
      </w:pPr>
      <w:r>
        <w:separator/>
      </w:r>
    </w:p>
  </w:footnote>
  <w:footnote w:type="continuationSeparator" w:id="0">
    <w:p w14:paraId="2BC167DB" w14:textId="77777777" w:rsidR="00963C30" w:rsidRDefault="00963C30" w:rsidP="00170E8C">
      <w:pPr>
        <w:spacing w:after="0" w:line="240" w:lineRule="auto"/>
      </w:pPr>
      <w:r>
        <w:continuationSeparator/>
      </w:r>
    </w:p>
  </w:footnote>
  <w:footnote w:type="continuationNotice" w:id="1">
    <w:p w14:paraId="3F6A33AF" w14:textId="77777777" w:rsidR="00963C30" w:rsidRDefault="00963C3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4"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3"/>
  </w:num>
  <w:num w:numId="12">
    <w:abstractNumId w:val="5"/>
  </w:num>
  <w:num w:numId="13">
    <w:abstractNumId w:val="15"/>
  </w:num>
  <w:num w:numId="14">
    <w:abstractNumId w:val="12"/>
  </w:num>
  <w:num w:numId="15">
    <w:abstractNumId w:val="11"/>
  </w:num>
  <w:num w:numId="16">
    <w:abstractNumId w:val="1"/>
  </w:num>
  <w:num w:numId="17">
    <w:abstractNumId w:val="6"/>
  </w:num>
  <w:num w:numId="18">
    <w:abstractNumId w:val="2"/>
  </w:num>
  <w:num w:numId="19">
    <w:abstractNumId w:val="10"/>
  </w:num>
  <w:num w:numId="20">
    <w:abstractNumId w:val="8"/>
  </w:num>
  <w:num w:numId="21">
    <w:abstractNumId w:val="9"/>
  </w:num>
  <w:num w:numId="22">
    <w:abstractNumId w:val="17"/>
  </w:num>
  <w:num w:numId="23">
    <w:abstractNumId w:val="4"/>
  </w:num>
  <w:num w:numId="24">
    <w:abstractNumId w:val="14"/>
  </w:num>
  <w:num w:numId="25">
    <w:abstractNumId w:val="7"/>
  </w:num>
  <w:num w:numId="26">
    <w:abstractNumId w:val="16"/>
  </w:num>
  <w:num w:numId="2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u, Jason">
    <w15:presenceInfo w15:providerId="AD" w15:userId="S::jason.xu@effem.com::d593a947-e985-4675-98ef-c4d8c1d8e68d"/>
  </w15:person>
  <w15:person w15:author="Peng, Hong">
    <w15:presenceInfo w15:providerId="AD" w15:userId="S-1-5-21-3555285318-3598121220-927574299-9852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3A5"/>
    <w:rsid w:val="000035E4"/>
    <w:rsid w:val="000039EA"/>
    <w:rsid w:val="00003A68"/>
    <w:rsid w:val="00003B4E"/>
    <w:rsid w:val="000041D7"/>
    <w:rsid w:val="0000425B"/>
    <w:rsid w:val="000049C5"/>
    <w:rsid w:val="0000534C"/>
    <w:rsid w:val="0000553C"/>
    <w:rsid w:val="00005A73"/>
    <w:rsid w:val="00005D74"/>
    <w:rsid w:val="00005E4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252"/>
    <w:rsid w:val="000162E2"/>
    <w:rsid w:val="000163CE"/>
    <w:rsid w:val="00016ADA"/>
    <w:rsid w:val="00016E05"/>
    <w:rsid w:val="000170E3"/>
    <w:rsid w:val="00017169"/>
    <w:rsid w:val="00017507"/>
    <w:rsid w:val="00017660"/>
    <w:rsid w:val="000176EC"/>
    <w:rsid w:val="00017816"/>
    <w:rsid w:val="00017B0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2C9"/>
    <w:rsid w:val="0003052E"/>
    <w:rsid w:val="000305F3"/>
    <w:rsid w:val="00030836"/>
    <w:rsid w:val="00030D97"/>
    <w:rsid w:val="00031670"/>
    <w:rsid w:val="00031978"/>
    <w:rsid w:val="00032A1B"/>
    <w:rsid w:val="00033544"/>
    <w:rsid w:val="00033E9A"/>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C93"/>
    <w:rsid w:val="00052DBC"/>
    <w:rsid w:val="000535CD"/>
    <w:rsid w:val="00053628"/>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F1"/>
    <w:rsid w:val="00062FF6"/>
    <w:rsid w:val="00063248"/>
    <w:rsid w:val="000638E9"/>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7C3"/>
    <w:rsid w:val="00081EEF"/>
    <w:rsid w:val="00081F94"/>
    <w:rsid w:val="000821F9"/>
    <w:rsid w:val="0008257C"/>
    <w:rsid w:val="00082874"/>
    <w:rsid w:val="0008302A"/>
    <w:rsid w:val="000830C7"/>
    <w:rsid w:val="00083498"/>
    <w:rsid w:val="00083BAD"/>
    <w:rsid w:val="00083F52"/>
    <w:rsid w:val="00083FB3"/>
    <w:rsid w:val="000842AE"/>
    <w:rsid w:val="00084E31"/>
    <w:rsid w:val="00084EA0"/>
    <w:rsid w:val="00085092"/>
    <w:rsid w:val="0008563E"/>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B2"/>
    <w:rsid w:val="000A1DB7"/>
    <w:rsid w:val="000A23E3"/>
    <w:rsid w:val="000A25B8"/>
    <w:rsid w:val="000A28EF"/>
    <w:rsid w:val="000A3083"/>
    <w:rsid w:val="000A3132"/>
    <w:rsid w:val="000A3361"/>
    <w:rsid w:val="000A36CC"/>
    <w:rsid w:val="000A38FC"/>
    <w:rsid w:val="000A3963"/>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803"/>
    <w:rsid w:val="000E0BAA"/>
    <w:rsid w:val="000E0DDB"/>
    <w:rsid w:val="000E0E2A"/>
    <w:rsid w:val="000E12F5"/>
    <w:rsid w:val="000E163F"/>
    <w:rsid w:val="000E19A7"/>
    <w:rsid w:val="000E1B7B"/>
    <w:rsid w:val="000E26E6"/>
    <w:rsid w:val="000E296B"/>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7E9"/>
    <w:rsid w:val="000F14C7"/>
    <w:rsid w:val="000F1730"/>
    <w:rsid w:val="000F1788"/>
    <w:rsid w:val="000F1882"/>
    <w:rsid w:val="000F18FE"/>
    <w:rsid w:val="000F1935"/>
    <w:rsid w:val="000F1C2A"/>
    <w:rsid w:val="000F2055"/>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725"/>
    <w:rsid w:val="001008EF"/>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6726"/>
    <w:rsid w:val="00107378"/>
    <w:rsid w:val="001079C1"/>
    <w:rsid w:val="00107CA3"/>
    <w:rsid w:val="0011028E"/>
    <w:rsid w:val="00110301"/>
    <w:rsid w:val="00110A3B"/>
    <w:rsid w:val="00110BFF"/>
    <w:rsid w:val="00110C48"/>
    <w:rsid w:val="00111451"/>
    <w:rsid w:val="001119FB"/>
    <w:rsid w:val="00111B61"/>
    <w:rsid w:val="00111C09"/>
    <w:rsid w:val="00112075"/>
    <w:rsid w:val="00112079"/>
    <w:rsid w:val="00112088"/>
    <w:rsid w:val="00112358"/>
    <w:rsid w:val="001126CA"/>
    <w:rsid w:val="00112C37"/>
    <w:rsid w:val="001143CC"/>
    <w:rsid w:val="001145DF"/>
    <w:rsid w:val="001149FB"/>
    <w:rsid w:val="00114B8E"/>
    <w:rsid w:val="00115218"/>
    <w:rsid w:val="001156B4"/>
    <w:rsid w:val="00115AB9"/>
    <w:rsid w:val="0011621C"/>
    <w:rsid w:val="00116557"/>
    <w:rsid w:val="00116827"/>
    <w:rsid w:val="00116CA1"/>
    <w:rsid w:val="001170A8"/>
    <w:rsid w:val="00117189"/>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54D6"/>
    <w:rsid w:val="00125695"/>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B2"/>
    <w:rsid w:val="00133FA4"/>
    <w:rsid w:val="00134434"/>
    <w:rsid w:val="001348EE"/>
    <w:rsid w:val="00134A7E"/>
    <w:rsid w:val="00134D95"/>
    <w:rsid w:val="00134E53"/>
    <w:rsid w:val="00134F7B"/>
    <w:rsid w:val="0013508B"/>
    <w:rsid w:val="0013523A"/>
    <w:rsid w:val="00135ED0"/>
    <w:rsid w:val="00136304"/>
    <w:rsid w:val="0013648B"/>
    <w:rsid w:val="00136E70"/>
    <w:rsid w:val="00136F39"/>
    <w:rsid w:val="00136F7F"/>
    <w:rsid w:val="0013701B"/>
    <w:rsid w:val="0013711C"/>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F24"/>
    <w:rsid w:val="001A3134"/>
    <w:rsid w:val="001A3145"/>
    <w:rsid w:val="001A3388"/>
    <w:rsid w:val="001A34C6"/>
    <w:rsid w:val="001A3971"/>
    <w:rsid w:val="001A3A8D"/>
    <w:rsid w:val="001A3C89"/>
    <w:rsid w:val="001A3D79"/>
    <w:rsid w:val="001A3E65"/>
    <w:rsid w:val="001A3F8C"/>
    <w:rsid w:val="001A4B23"/>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D3"/>
    <w:rsid w:val="001B0909"/>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86C"/>
    <w:rsid w:val="001C3C52"/>
    <w:rsid w:val="001C40D8"/>
    <w:rsid w:val="001C437F"/>
    <w:rsid w:val="001C4B5E"/>
    <w:rsid w:val="001C5591"/>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AC"/>
    <w:rsid w:val="001E2B10"/>
    <w:rsid w:val="001E2ECB"/>
    <w:rsid w:val="001E314C"/>
    <w:rsid w:val="001E35E1"/>
    <w:rsid w:val="001E3D64"/>
    <w:rsid w:val="001E3E5C"/>
    <w:rsid w:val="001E3F52"/>
    <w:rsid w:val="001E4416"/>
    <w:rsid w:val="001E450C"/>
    <w:rsid w:val="001E4A95"/>
    <w:rsid w:val="001E58EA"/>
    <w:rsid w:val="001E5A7B"/>
    <w:rsid w:val="001E5BDE"/>
    <w:rsid w:val="001E5E49"/>
    <w:rsid w:val="001E5F7F"/>
    <w:rsid w:val="001E6090"/>
    <w:rsid w:val="001E6707"/>
    <w:rsid w:val="001E67A2"/>
    <w:rsid w:val="001E6ACB"/>
    <w:rsid w:val="001E74F5"/>
    <w:rsid w:val="001E77C1"/>
    <w:rsid w:val="001E793C"/>
    <w:rsid w:val="001F01C4"/>
    <w:rsid w:val="001F0690"/>
    <w:rsid w:val="001F08DA"/>
    <w:rsid w:val="001F0A84"/>
    <w:rsid w:val="001F0E00"/>
    <w:rsid w:val="001F1036"/>
    <w:rsid w:val="001F1517"/>
    <w:rsid w:val="001F16DA"/>
    <w:rsid w:val="001F1EA4"/>
    <w:rsid w:val="001F2180"/>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978"/>
    <w:rsid w:val="00210C43"/>
    <w:rsid w:val="00210CC3"/>
    <w:rsid w:val="00211A6E"/>
    <w:rsid w:val="00211BD4"/>
    <w:rsid w:val="0021242A"/>
    <w:rsid w:val="002127F3"/>
    <w:rsid w:val="00212AD0"/>
    <w:rsid w:val="00213202"/>
    <w:rsid w:val="0021332A"/>
    <w:rsid w:val="00214047"/>
    <w:rsid w:val="0021462A"/>
    <w:rsid w:val="00214C5A"/>
    <w:rsid w:val="0021537A"/>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CAC"/>
    <w:rsid w:val="00237E00"/>
    <w:rsid w:val="00240EF1"/>
    <w:rsid w:val="0024176E"/>
    <w:rsid w:val="00241813"/>
    <w:rsid w:val="0024182F"/>
    <w:rsid w:val="00241AFA"/>
    <w:rsid w:val="00241CC6"/>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9DE"/>
    <w:rsid w:val="00247BE9"/>
    <w:rsid w:val="00247DE6"/>
    <w:rsid w:val="00247F1F"/>
    <w:rsid w:val="002502CB"/>
    <w:rsid w:val="002502CE"/>
    <w:rsid w:val="00250362"/>
    <w:rsid w:val="0025059C"/>
    <w:rsid w:val="00250AB7"/>
    <w:rsid w:val="002511BD"/>
    <w:rsid w:val="00251612"/>
    <w:rsid w:val="00251D77"/>
    <w:rsid w:val="0025202A"/>
    <w:rsid w:val="00252285"/>
    <w:rsid w:val="00252888"/>
    <w:rsid w:val="0025294A"/>
    <w:rsid w:val="00253540"/>
    <w:rsid w:val="00253565"/>
    <w:rsid w:val="00253591"/>
    <w:rsid w:val="002540D5"/>
    <w:rsid w:val="00254331"/>
    <w:rsid w:val="002544C9"/>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51A0"/>
    <w:rsid w:val="002852F0"/>
    <w:rsid w:val="00285418"/>
    <w:rsid w:val="00285668"/>
    <w:rsid w:val="00285815"/>
    <w:rsid w:val="002864D0"/>
    <w:rsid w:val="0028650E"/>
    <w:rsid w:val="00286696"/>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F8"/>
    <w:rsid w:val="00292D9E"/>
    <w:rsid w:val="00292EA8"/>
    <w:rsid w:val="0029321A"/>
    <w:rsid w:val="002935AA"/>
    <w:rsid w:val="00293702"/>
    <w:rsid w:val="002939C1"/>
    <w:rsid w:val="00293CF1"/>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7323"/>
    <w:rsid w:val="002C7337"/>
    <w:rsid w:val="002C73CD"/>
    <w:rsid w:val="002C7541"/>
    <w:rsid w:val="002C771B"/>
    <w:rsid w:val="002C7B7F"/>
    <w:rsid w:val="002D046A"/>
    <w:rsid w:val="002D04A8"/>
    <w:rsid w:val="002D0FFC"/>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3036E"/>
    <w:rsid w:val="00330A6B"/>
    <w:rsid w:val="00330E25"/>
    <w:rsid w:val="003311C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286"/>
    <w:rsid w:val="0036063B"/>
    <w:rsid w:val="00360843"/>
    <w:rsid w:val="003608B0"/>
    <w:rsid w:val="00360CEA"/>
    <w:rsid w:val="00360E12"/>
    <w:rsid w:val="0036199C"/>
    <w:rsid w:val="00361C27"/>
    <w:rsid w:val="00361E4F"/>
    <w:rsid w:val="00362381"/>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CF"/>
    <w:rsid w:val="003A560B"/>
    <w:rsid w:val="003A57B3"/>
    <w:rsid w:val="003A5A82"/>
    <w:rsid w:val="003A60B5"/>
    <w:rsid w:val="003A638C"/>
    <w:rsid w:val="003A6610"/>
    <w:rsid w:val="003A6BB1"/>
    <w:rsid w:val="003A7093"/>
    <w:rsid w:val="003A74E5"/>
    <w:rsid w:val="003A761D"/>
    <w:rsid w:val="003A7D23"/>
    <w:rsid w:val="003B038B"/>
    <w:rsid w:val="003B03AA"/>
    <w:rsid w:val="003B058A"/>
    <w:rsid w:val="003B1011"/>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D6E"/>
    <w:rsid w:val="003B6DBB"/>
    <w:rsid w:val="003B72B5"/>
    <w:rsid w:val="003B76E9"/>
    <w:rsid w:val="003B7BFC"/>
    <w:rsid w:val="003B7C2C"/>
    <w:rsid w:val="003B7E30"/>
    <w:rsid w:val="003C03AC"/>
    <w:rsid w:val="003C0497"/>
    <w:rsid w:val="003C0603"/>
    <w:rsid w:val="003C089A"/>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55F"/>
    <w:rsid w:val="003C7647"/>
    <w:rsid w:val="003C7ED6"/>
    <w:rsid w:val="003D0014"/>
    <w:rsid w:val="003D04A0"/>
    <w:rsid w:val="003D1036"/>
    <w:rsid w:val="003D1040"/>
    <w:rsid w:val="003D157F"/>
    <w:rsid w:val="003D228C"/>
    <w:rsid w:val="003D26D4"/>
    <w:rsid w:val="003D2818"/>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D7A"/>
    <w:rsid w:val="003D7088"/>
    <w:rsid w:val="003D724D"/>
    <w:rsid w:val="003D73BA"/>
    <w:rsid w:val="003D7771"/>
    <w:rsid w:val="003D77DA"/>
    <w:rsid w:val="003D7810"/>
    <w:rsid w:val="003D7963"/>
    <w:rsid w:val="003E00AD"/>
    <w:rsid w:val="003E0629"/>
    <w:rsid w:val="003E0946"/>
    <w:rsid w:val="003E0B37"/>
    <w:rsid w:val="003E0BA6"/>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5B1"/>
    <w:rsid w:val="0048592B"/>
    <w:rsid w:val="00485A92"/>
    <w:rsid w:val="00485AF5"/>
    <w:rsid w:val="004860DD"/>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443"/>
    <w:rsid w:val="004A4EAA"/>
    <w:rsid w:val="004A5036"/>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7095"/>
    <w:rsid w:val="004C7A30"/>
    <w:rsid w:val="004C7BAB"/>
    <w:rsid w:val="004C7C9B"/>
    <w:rsid w:val="004D0134"/>
    <w:rsid w:val="004D0867"/>
    <w:rsid w:val="004D0AF3"/>
    <w:rsid w:val="004D1B4A"/>
    <w:rsid w:val="004D21A1"/>
    <w:rsid w:val="004D24CC"/>
    <w:rsid w:val="004D25B9"/>
    <w:rsid w:val="004D2CBE"/>
    <w:rsid w:val="004D3782"/>
    <w:rsid w:val="004D39D2"/>
    <w:rsid w:val="004D3DA1"/>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F8F"/>
    <w:rsid w:val="004E1490"/>
    <w:rsid w:val="004E1649"/>
    <w:rsid w:val="004E17F3"/>
    <w:rsid w:val="004E192E"/>
    <w:rsid w:val="004E1AD6"/>
    <w:rsid w:val="004E23CC"/>
    <w:rsid w:val="004E2431"/>
    <w:rsid w:val="004E28A2"/>
    <w:rsid w:val="004E2C2A"/>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F008E"/>
    <w:rsid w:val="004F00E3"/>
    <w:rsid w:val="004F032C"/>
    <w:rsid w:val="004F03AF"/>
    <w:rsid w:val="004F07AF"/>
    <w:rsid w:val="004F0981"/>
    <w:rsid w:val="004F0A57"/>
    <w:rsid w:val="004F0D8F"/>
    <w:rsid w:val="004F122D"/>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4356"/>
    <w:rsid w:val="005245D0"/>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6CF"/>
    <w:rsid w:val="00543D63"/>
    <w:rsid w:val="00544045"/>
    <w:rsid w:val="0054420E"/>
    <w:rsid w:val="00544848"/>
    <w:rsid w:val="00544855"/>
    <w:rsid w:val="0054485B"/>
    <w:rsid w:val="00545015"/>
    <w:rsid w:val="00545CC4"/>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973"/>
    <w:rsid w:val="00557E90"/>
    <w:rsid w:val="00560007"/>
    <w:rsid w:val="00560520"/>
    <w:rsid w:val="00560B43"/>
    <w:rsid w:val="00560BE2"/>
    <w:rsid w:val="00560D64"/>
    <w:rsid w:val="0056190A"/>
    <w:rsid w:val="00561E27"/>
    <w:rsid w:val="005625BA"/>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3D9"/>
    <w:rsid w:val="0057658A"/>
    <w:rsid w:val="005765F4"/>
    <w:rsid w:val="00576857"/>
    <w:rsid w:val="00576B5A"/>
    <w:rsid w:val="00576D4C"/>
    <w:rsid w:val="00576DD1"/>
    <w:rsid w:val="00577350"/>
    <w:rsid w:val="0057738F"/>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8B2"/>
    <w:rsid w:val="00594917"/>
    <w:rsid w:val="00594B64"/>
    <w:rsid w:val="00594E23"/>
    <w:rsid w:val="005951B5"/>
    <w:rsid w:val="005951C1"/>
    <w:rsid w:val="005960CC"/>
    <w:rsid w:val="005969D7"/>
    <w:rsid w:val="00596B15"/>
    <w:rsid w:val="00596B5F"/>
    <w:rsid w:val="00596E36"/>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C2C"/>
    <w:rsid w:val="005C180D"/>
    <w:rsid w:val="005C1CE6"/>
    <w:rsid w:val="005C20E5"/>
    <w:rsid w:val="005C22E1"/>
    <w:rsid w:val="005C2778"/>
    <w:rsid w:val="005C2789"/>
    <w:rsid w:val="005C28F8"/>
    <w:rsid w:val="005C29B6"/>
    <w:rsid w:val="005C2B2D"/>
    <w:rsid w:val="005C2F1D"/>
    <w:rsid w:val="005C2FB3"/>
    <w:rsid w:val="005C3564"/>
    <w:rsid w:val="005C3611"/>
    <w:rsid w:val="005C38F0"/>
    <w:rsid w:val="005C3C99"/>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D0479"/>
    <w:rsid w:val="005D0588"/>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B6"/>
    <w:rsid w:val="005E54CF"/>
    <w:rsid w:val="005E5B7C"/>
    <w:rsid w:val="005E5C14"/>
    <w:rsid w:val="005E6BBE"/>
    <w:rsid w:val="005E70DF"/>
    <w:rsid w:val="005E7306"/>
    <w:rsid w:val="005E7386"/>
    <w:rsid w:val="005E75FE"/>
    <w:rsid w:val="005E77CF"/>
    <w:rsid w:val="005E7C70"/>
    <w:rsid w:val="005E7DB5"/>
    <w:rsid w:val="005E7DCD"/>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FAB"/>
    <w:rsid w:val="00621216"/>
    <w:rsid w:val="006213D9"/>
    <w:rsid w:val="006216A3"/>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B4D"/>
    <w:rsid w:val="00630C05"/>
    <w:rsid w:val="00630D07"/>
    <w:rsid w:val="00630DF0"/>
    <w:rsid w:val="00631128"/>
    <w:rsid w:val="006313EF"/>
    <w:rsid w:val="00631823"/>
    <w:rsid w:val="00631C4F"/>
    <w:rsid w:val="006324F6"/>
    <w:rsid w:val="00633359"/>
    <w:rsid w:val="00633DA6"/>
    <w:rsid w:val="00633DEE"/>
    <w:rsid w:val="006340A4"/>
    <w:rsid w:val="006343F9"/>
    <w:rsid w:val="00634688"/>
    <w:rsid w:val="00634783"/>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956"/>
    <w:rsid w:val="00642C1B"/>
    <w:rsid w:val="00643280"/>
    <w:rsid w:val="0064357B"/>
    <w:rsid w:val="00643C82"/>
    <w:rsid w:val="006441AA"/>
    <w:rsid w:val="00644300"/>
    <w:rsid w:val="00644428"/>
    <w:rsid w:val="00644A8A"/>
    <w:rsid w:val="00644AC0"/>
    <w:rsid w:val="00645553"/>
    <w:rsid w:val="006461B1"/>
    <w:rsid w:val="0064643B"/>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B21"/>
    <w:rsid w:val="00656BBE"/>
    <w:rsid w:val="00657392"/>
    <w:rsid w:val="00657A90"/>
    <w:rsid w:val="00660768"/>
    <w:rsid w:val="006607B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A3B"/>
    <w:rsid w:val="006776CF"/>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CAA"/>
    <w:rsid w:val="006943B6"/>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598"/>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53C"/>
    <w:rsid w:val="006C3AD7"/>
    <w:rsid w:val="006C3D0C"/>
    <w:rsid w:val="006C3FD6"/>
    <w:rsid w:val="006C40F9"/>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5112"/>
    <w:rsid w:val="006F531B"/>
    <w:rsid w:val="006F5366"/>
    <w:rsid w:val="006F5996"/>
    <w:rsid w:val="006F5D49"/>
    <w:rsid w:val="006F6888"/>
    <w:rsid w:val="006F74DF"/>
    <w:rsid w:val="006F774B"/>
    <w:rsid w:val="006F7EC9"/>
    <w:rsid w:val="0070064A"/>
    <w:rsid w:val="00700F56"/>
    <w:rsid w:val="00701887"/>
    <w:rsid w:val="00701A5A"/>
    <w:rsid w:val="00701DC9"/>
    <w:rsid w:val="00701EE9"/>
    <w:rsid w:val="00702429"/>
    <w:rsid w:val="007027A0"/>
    <w:rsid w:val="007032C2"/>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17D"/>
    <w:rsid w:val="00711B57"/>
    <w:rsid w:val="00711E32"/>
    <w:rsid w:val="0071231D"/>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FB3"/>
    <w:rsid w:val="00716234"/>
    <w:rsid w:val="007165B9"/>
    <w:rsid w:val="0071677A"/>
    <w:rsid w:val="0071682C"/>
    <w:rsid w:val="007168DF"/>
    <w:rsid w:val="00717546"/>
    <w:rsid w:val="0071755D"/>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3BB"/>
    <w:rsid w:val="00730657"/>
    <w:rsid w:val="007307ED"/>
    <w:rsid w:val="00730935"/>
    <w:rsid w:val="00730963"/>
    <w:rsid w:val="007309C4"/>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31E0"/>
    <w:rsid w:val="00743863"/>
    <w:rsid w:val="00743B86"/>
    <w:rsid w:val="00743C05"/>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524"/>
    <w:rsid w:val="007725E0"/>
    <w:rsid w:val="0077295E"/>
    <w:rsid w:val="00772C9D"/>
    <w:rsid w:val="00774315"/>
    <w:rsid w:val="00774510"/>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FEF"/>
    <w:rsid w:val="007825AF"/>
    <w:rsid w:val="007827E3"/>
    <w:rsid w:val="00782AE2"/>
    <w:rsid w:val="00782E44"/>
    <w:rsid w:val="0078326F"/>
    <w:rsid w:val="00783272"/>
    <w:rsid w:val="007837FF"/>
    <w:rsid w:val="00783902"/>
    <w:rsid w:val="00783C2B"/>
    <w:rsid w:val="00783E7C"/>
    <w:rsid w:val="00784B35"/>
    <w:rsid w:val="00784C6A"/>
    <w:rsid w:val="00784D4A"/>
    <w:rsid w:val="00784DA1"/>
    <w:rsid w:val="00784E7E"/>
    <w:rsid w:val="007852EF"/>
    <w:rsid w:val="00785751"/>
    <w:rsid w:val="00785CE6"/>
    <w:rsid w:val="00786109"/>
    <w:rsid w:val="0078650E"/>
    <w:rsid w:val="0078663A"/>
    <w:rsid w:val="0078665E"/>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C2D"/>
    <w:rsid w:val="00794BC7"/>
    <w:rsid w:val="00794E58"/>
    <w:rsid w:val="0079511E"/>
    <w:rsid w:val="00795132"/>
    <w:rsid w:val="00795322"/>
    <w:rsid w:val="0079574B"/>
    <w:rsid w:val="0079591E"/>
    <w:rsid w:val="00795BE5"/>
    <w:rsid w:val="00795DCB"/>
    <w:rsid w:val="007960FB"/>
    <w:rsid w:val="0079635D"/>
    <w:rsid w:val="00796916"/>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BA9"/>
    <w:rsid w:val="007B3BD0"/>
    <w:rsid w:val="007B4C58"/>
    <w:rsid w:val="007B51F7"/>
    <w:rsid w:val="007B53AB"/>
    <w:rsid w:val="007B54B1"/>
    <w:rsid w:val="007B589E"/>
    <w:rsid w:val="007B5AF7"/>
    <w:rsid w:val="007B5B18"/>
    <w:rsid w:val="007B5BA9"/>
    <w:rsid w:val="007B5F1B"/>
    <w:rsid w:val="007B5F82"/>
    <w:rsid w:val="007B6067"/>
    <w:rsid w:val="007B681A"/>
    <w:rsid w:val="007B77EE"/>
    <w:rsid w:val="007B7B09"/>
    <w:rsid w:val="007B7EEC"/>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AC4"/>
    <w:rsid w:val="008070C4"/>
    <w:rsid w:val="008071DA"/>
    <w:rsid w:val="008074A7"/>
    <w:rsid w:val="008074B5"/>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1150"/>
    <w:rsid w:val="008B11A5"/>
    <w:rsid w:val="008B1594"/>
    <w:rsid w:val="008B1A8C"/>
    <w:rsid w:val="008B1EFB"/>
    <w:rsid w:val="008B22CC"/>
    <w:rsid w:val="008B2566"/>
    <w:rsid w:val="008B2680"/>
    <w:rsid w:val="008B317D"/>
    <w:rsid w:val="008B38CA"/>
    <w:rsid w:val="008B3A2C"/>
    <w:rsid w:val="008B3A44"/>
    <w:rsid w:val="008B42DC"/>
    <w:rsid w:val="008B4453"/>
    <w:rsid w:val="008B4F41"/>
    <w:rsid w:val="008B5097"/>
    <w:rsid w:val="008B547B"/>
    <w:rsid w:val="008B630C"/>
    <w:rsid w:val="008B664B"/>
    <w:rsid w:val="008B6CBC"/>
    <w:rsid w:val="008B6E80"/>
    <w:rsid w:val="008B72CA"/>
    <w:rsid w:val="008B769F"/>
    <w:rsid w:val="008B7D50"/>
    <w:rsid w:val="008C03E5"/>
    <w:rsid w:val="008C0616"/>
    <w:rsid w:val="008C06BC"/>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CC"/>
    <w:rsid w:val="008D0465"/>
    <w:rsid w:val="008D0566"/>
    <w:rsid w:val="008D0578"/>
    <w:rsid w:val="008D0615"/>
    <w:rsid w:val="008D0956"/>
    <w:rsid w:val="008D1048"/>
    <w:rsid w:val="008D1AE7"/>
    <w:rsid w:val="008D1E95"/>
    <w:rsid w:val="008D1F8C"/>
    <w:rsid w:val="008D206E"/>
    <w:rsid w:val="008D238C"/>
    <w:rsid w:val="008D2460"/>
    <w:rsid w:val="008D2B4D"/>
    <w:rsid w:val="008D2ECE"/>
    <w:rsid w:val="008D2FA1"/>
    <w:rsid w:val="008D3209"/>
    <w:rsid w:val="008D33AC"/>
    <w:rsid w:val="008D33B2"/>
    <w:rsid w:val="008D3673"/>
    <w:rsid w:val="008D3AA2"/>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496"/>
    <w:rsid w:val="009155DE"/>
    <w:rsid w:val="00915748"/>
    <w:rsid w:val="009159BD"/>
    <w:rsid w:val="00915F05"/>
    <w:rsid w:val="00916559"/>
    <w:rsid w:val="00916831"/>
    <w:rsid w:val="0091686A"/>
    <w:rsid w:val="009169ED"/>
    <w:rsid w:val="009171DD"/>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62C7"/>
    <w:rsid w:val="00976BA2"/>
    <w:rsid w:val="00976C36"/>
    <w:rsid w:val="0097708E"/>
    <w:rsid w:val="0097738F"/>
    <w:rsid w:val="00977B4D"/>
    <w:rsid w:val="00980408"/>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64C"/>
    <w:rsid w:val="009A2AB8"/>
    <w:rsid w:val="009A2B54"/>
    <w:rsid w:val="009A304E"/>
    <w:rsid w:val="009A3201"/>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A19"/>
    <w:rsid w:val="009C1A93"/>
    <w:rsid w:val="009C20AD"/>
    <w:rsid w:val="009C21C4"/>
    <w:rsid w:val="009C22E3"/>
    <w:rsid w:val="009C285E"/>
    <w:rsid w:val="009C28EA"/>
    <w:rsid w:val="009C2CDF"/>
    <w:rsid w:val="009C2EF9"/>
    <w:rsid w:val="009C35F0"/>
    <w:rsid w:val="009C3618"/>
    <w:rsid w:val="009C3707"/>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516"/>
    <w:rsid w:val="009D1B8A"/>
    <w:rsid w:val="009D1BB0"/>
    <w:rsid w:val="009D23CA"/>
    <w:rsid w:val="009D271D"/>
    <w:rsid w:val="009D2A30"/>
    <w:rsid w:val="009D346B"/>
    <w:rsid w:val="009D361C"/>
    <w:rsid w:val="009D372D"/>
    <w:rsid w:val="009D391F"/>
    <w:rsid w:val="009D3CBC"/>
    <w:rsid w:val="009D3D8F"/>
    <w:rsid w:val="009D3E3A"/>
    <w:rsid w:val="009D3F62"/>
    <w:rsid w:val="009D4099"/>
    <w:rsid w:val="009D494B"/>
    <w:rsid w:val="009D4B6C"/>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72E"/>
    <w:rsid w:val="009F4A71"/>
    <w:rsid w:val="009F4F4B"/>
    <w:rsid w:val="009F500B"/>
    <w:rsid w:val="009F537D"/>
    <w:rsid w:val="009F5735"/>
    <w:rsid w:val="009F57D8"/>
    <w:rsid w:val="009F592A"/>
    <w:rsid w:val="009F5C45"/>
    <w:rsid w:val="009F6167"/>
    <w:rsid w:val="009F61B7"/>
    <w:rsid w:val="009F6784"/>
    <w:rsid w:val="009F6868"/>
    <w:rsid w:val="009F7A4A"/>
    <w:rsid w:val="009F7B95"/>
    <w:rsid w:val="00A0052D"/>
    <w:rsid w:val="00A00A3F"/>
    <w:rsid w:val="00A00D65"/>
    <w:rsid w:val="00A01A5F"/>
    <w:rsid w:val="00A02A60"/>
    <w:rsid w:val="00A02EBC"/>
    <w:rsid w:val="00A039F8"/>
    <w:rsid w:val="00A03ADC"/>
    <w:rsid w:val="00A045D9"/>
    <w:rsid w:val="00A050AD"/>
    <w:rsid w:val="00A054F2"/>
    <w:rsid w:val="00A0590B"/>
    <w:rsid w:val="00A061C0"/>
    <w:rsid w:val="00A06D62"/>
    <w:rsid w:val="00A075C9"/>
    <w:rsid w:val="00A0781D"/>
    <w:rsid w:val="00A0786F"/>
    <w:rsid w:val="00A07C2F"/>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16E"/>
    <w:rsid w:val="00A17468"/>
    <w:rsid w:val="00A17FBB"/>
    <w:rsid w:val="00A20456"/>
    <w:rsid w:val="00A2056A"/>
    <w:rsid w:val="00A208F7"/>
    <w:rsid w:val="00A20A34"/>
    <w:rsid w:val="00A2119E"/>
    <w:rsid w:val="00A21B6C"/>
    <w:rsid w:val="00A21F5D"/>
    <w:rsid w:val="00A222A7"/>
    <w:rsid w:val="00A22A9F"/>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566E"/>
    <w:rsid w:val="00A45A04"/>
    <w:rsid w:val="00A464B9"/>
    <w:rsid w:val="00A468E3"/>
    <w:rsid w:val="00A472FD"/>
    <w:rsid w:val="00A475E2"/>
    <w:rsid w:val="00A476A8"/>
    <w:rsid w:val="00A47882"/>
    <w:rsid w:val="00A47C21"/>
    <w:rsid w:val="00A47F9D"/>
    <w:rsid w:val="00A50118"/>
    <w:rsid w:val="00A5023C"/>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5BD"/>
    <w:rsid w:val="00A82746"/>
    <w:rsid w:val="00A82963"/>
    <w:rsid w:val="00A82D1E"/>
    <w:rsid w:val="00A82D9E"/>
    <w:rsid w:val="00A8317C"/>
    <w:rsid w:val="00A831EE"/>
    <w:rsid w:val="00A834B6"/>
    <w:rsid w:val="00A84235"/>
    <w:rsid w:val="00A842F5"/>
    <w:rsid w:val="00A84A88"/>
    <w:rsid w:val="00A84BA6"/>
    <w:rsid w:val="00A84C11"/>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408E"/>
    <w:rsid w:val="00A943C6"/>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66A"/>
    <w:rsid w:val="00AA2FDB"/>
    <w:rsid w:val="00AA3279"/>
    <w:rsid w:val="00AA37DA"/>
    <w:rsid w:val="00AA3962"/>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414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B75"/>
    <w:rsid w:val="00AE7B9D"/>
    <w:rsid w:val="00AE7E88"/>
    <w:rsid w:val="00AE7FA1"/>
    <w:rsid w:val="00AF0018"/>
    <w:rsid w:val="00AF0310"/>
    <w:rsid w:val="00AF03B2"/>
    <w:rsid w:val="00AF0782"/>
    <w:rsid w:val="00AF0A05"/>
    <w:rsid w:val="00AF0ABA"/>
    <w:rsid w:val="00AF0B40"/>
    <w:rsid w:val="00AF0DCE"/>
    <w:rsid w:val="00AF0E78"/>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551F"/>
    <w:rsid w:val="00B0562D"/>
    <w:rsid w:val="00B05FE6"/>
    <w:rsid w:val="00B0612D"/>
    <w:rsid w:val="00B0658A"/>
    <w:rsid w:val="00B068E4"/>
    <w:rsid w:val="00B06F33"/>
    <w:rsid w:val="00B0700F"/>
    <w:rsid w:val="00B07316"/>
    <w:rsid w:val="00B07474"/>
    <w:rsid w:val="00B075D8"/>
    <w:rsid w:val="00B07717"/>
    <w:rsid w:val="00B07995"/>
    <w:rsid w:val="00B07AF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F2"/>
    <w:rsid w:val="00B246BB"/>
    <w:rsid w:val="00B24736"/>
    <w:rsid w:val="00B2489D"/>
    <w:rsid w:val="00B24DB0"/>
    <w:rsid w:val="00B2506C"/>
    <w:rsid w:val="00B2518C"/>
    <w:rsid w:val="00B253B0"/>
    <w:rsid w:val="00B256B6"/>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1AA"/>
    <w:rsid w:val="00B6292D"/>
    <w:rsid w:val="00B629BF"/>
    <w:rsid w:val="00B629D4"/>
    <w:rsid w:val="00B62B42"/>
    <w:rsid w:val="00B63186"/>
    <w:rsid w:val="00B636F1"/>
    <w:rsid w:val="00B63983"/>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EE7"/>
    <w:rsid w:val="00B81EF7"/>
    <w:rsid w:val="00B81FCC"/>
    <w:rsid w:val="00B820C7"/>
    <w:rsid w:val="00B8247C"/>
    <w:rsid w:val="00B8255B"/>
    <w:rsid w:val="00B827CA"/>
    <w:rsid w:val="00B82862"/>
    <w:rsid w:val="00B82986"/>
    <w:rsid w:val="00B82C3B"/>
    <w:rsid w:val="00B82F68"/>
    <w:rsid w:val="00B836F4"/>
    <w:rsid w:val="00B83FE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72A"/>
    <w:rsid w:val="00BA280F"/>
    <w:rsid w:val="00BA287D"/>
    <w:rsid w:val="00BA2DDE"/>
    <w:rsid w:val="00BA2F14"/>
    <w:rsid w:val="00BA37E8"/>
    <w:rsid w:val="00BA39C5"/>
    <w:rsid w:val="00BA4886"/>
    <w:rsid w:val="00BA504D"/>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1223"/>
    <w:rsid w:val="00BB12B5"/>
    <w:rsid w:val="00BB13F2"/>
    <w:rsid w:val="00BB1D29"/>
    <w:rsid w:val="00BB20B2"/>
    <w:rsid w:val="00BB249F"/>
    <w:rsid w:val="00BB264C"/>
    <w:rsid w:val="00BB2EA1"/>
    <w:rsid w:val="00BB3DEA"/>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ED7"/>
    <w:rsid w:val="00BD3359"/>
    <w:rsid w:val="00BD3613"/>
    <w:rsid w:val="00BD3838"/>
    <w:rsid w:val="00BD3988"/>
    <w:rsid w:val="00BD3BF0"/>
    <w:rsid w:val="00BD3CEA"/>
    <w:rsid w:val="00BD406A"/>
    <w:rsid w:val="00BD4EF5"/>
    <w:rsid w:val="00BD4FCE"/>
    <w:rsid w:val="00BD5113"/>
    <w:rsid w:val="00BD54BE"/>
    <w:rsid w:val="00BD57A4"/>
    <w:rsid w:val="00BD5C1E"/>
    <w:rsid w:val="00BD5D78"/>
    <w:rsid w:val="00BD5E84"/>
    <w:rsid w:val="00BD61A7"/>
    <w:rsid w:val="00BD6E09"/>
    <w:rsid w:val="00BD74E8"/>
    <w:rsid w:val="00BD7946"/>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1994"/>
    <w:rsid w:val="00BF1ACC"/>
    <w:rsid w:val="00BF2061"/>
    <w:rsid w:val="00BF26D7"/>
    <w:rsid w:val="00BF28D6"/>
    <w:rsid w:val="00BF2E00"/>
    <w:rsid w:val="00BF2E11"/>
    <w:rsid w:val="00BF30C6"/>
    <w:rsid w:val="00BF33CE"/>
    <w:rsid w:val="00BF35E0"/>
    <w:rsid w:val="00BF3675"/>
    <w:rsid w:val="00BF4340"/>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7C"/>
    <w:rsid w:val="00C14F95"/>
    <w:rsid w:val="00C157A4"/>
    <w:rsid w:val="00C157EB"/>
    <w:rsid w:val="00C15CC2"/>
    <w:rsid w:val="00C16333"/>
    <w:rsid w:val="00C16478"/>
    <w:rsid w:val="00C166B4"/>
    <w:rsid w:val="00C16810"/>
    <w:rsid w:val="00C1735D"/>
    <w:rsid w:val="00C17725"/>
    <w:rsid w:val="00C1785C"/>
    <w:rsid w:val="00C17D63"/>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B20"/>
    <w:rsid w:val="00C272B3"/>
    <w:rsid w:val="00C278F2"/>
    <w:rsid w:val="00C27A9E"/>
    <w:rsid w:val="00C27C19"/>
    <w:rsid w:val="00C27CCE"/>
    <w:rsid w:val="00C3020B"/>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D5"/>
    <w:rsid w:val="00C3385F"/>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CD5"/>
    <w:rsid w:val="00C60605"/>
    <w:rsid w:val="00C60869"/>
    <w:rsid w:val="00C60966"/>
    <w:rsid w:val="00C6097E"/>
    <w:rsid w:val="00C60E7E"/>
    <w:rsid w:val="00C6131D"/>
    <w:rsid w:val="00C618CE"/>
    <w:rsid w:val="00C6197C"/>
    <w:rsid w:val="00C61A7A"/>
    <w:rsid w:val="00C61BBC"/>
    <w:rsid w:val="00C6200D"/>
    <w:rsid w:val="00C62193"/>
    <w:rsid w:val="00C6242E"/>
    <w:rsid w:val="00C62837"/>
    <w:rsid w:val="00C62C8D"/>
    <w:rsid w:val="00C63670"/>
    <w:rsid w:val="00C63D55"/>
    <w:rsid w:val="00C63FFA"/>
    <w:rsid w:val="00C64873"/>
    <w:rsid w:val="00C648C8"/>
    <w:rsid w:val="00C648CF"/>
    <w:rsid w:val="00C64E1D"/>
    <w:rsid w:val="00C655BE"/>
    <w:rsid w:val="00C65611"/>
    <w:rsid w:val="00C66D05"/>
    <w:rsid w:val="00C70039"/>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B84"/>
    <w:rsid w:val="00C83FCB"/>
    <w:rsid w:val="00C8449E"/>
    <w:rsid w:val="00C84CDC"/>
    <w:rsid w:val="00C85206"/>
    <w:rsid w:val="00C8522E"/>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50"/>
    <w:rsid w:val="00C96821"/>
    <w:rsid w:val="00C9685E"/>
    <w:rsid w:val="00C96B7E"/>
    <w:rsid w:val="00C96F2A"/>
    <w:rsid w:val="00C973BD"/>
    <w:rsid w:val="00C97CA3"/>
    <w:rsid w:val="00CA01A3"/>
    <w:rsid w:val="00CA022B"/>
    <w:rsid w:val="00CA08DE"/>
    <w:rsid w:val="00CA0925"/>
    <w:rsid w:val="00CA0A45"/>
    <w:rsid w:val="00CA0CB5"/>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315D"/>
    <w:rsid w:val="00CF3950"/>
    <w:rsid w:val="00CF3A94"/>
    <w:rsid w:val="00CF3BE3"/>
    <w:rsid w:val="00CF42C5"/>
    <w:rsid w:val="00CF43AB"/>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C9E"/>
    <w:rsid w:val="00D01CEF"/>
    <w:rsid w:val="00D0227E"/>
    <w:rsid w:val="00D02871"/>
    <w:rsid w:val="00D028CC"/>
    <w:rsid w:val="00D0313B"/>
    <w:rsid w:val="00D0371E"/>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4231"/>
    <w:rsid w:val="00E245A2"/>
    <w:rsid w:val="00E245BB"/>
    <w:rsid w:val="00E246D8"/>
    <w:rsid w:val="00E25558"/>
    <w:rsid w:val="00E255BE"/>
    <w:rsid w:val="00E259AF"/>
    <w:rsid w:val="00E25A0A"/>
    <w:rsid w:val="00E25AC5"/>
    <w:rsid w:val="00E263C6"/>
    <w:rsid w:val="00E26AA4"/>
    <w:rsid w:val="00E27A28"/>
    <w:rsid w:val="00E27E20"/>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55B1"/>
    <w:rsid w:val="00E35AA0"/>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C8"/>
    <w:rsid w:val="00E43B1E"/>
    <w:rsid w:val="00E43BDD"/>
    <w:rsid w:val="00E43C64"/>
    <w:rsid w:val="00E44304"/>
    <w:rsid w:val="00E448CA"/>
    <w:rsid w:val="00E44998"/>
    <w:rsid w:val="00E44FC1"/>
    <w:rsid w:val="00E4513D"/>
    <w:rsid w:val="00E452B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896"/>
    <w:rsid w:val="00E57BDC"/>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EF3"/>
    <w:rsid w:val="00E7120D"/>
    <w:rsid w:val="00E71A13"/>
    <w:rsid w:val="00E71B21"/>
    <w:rsid w:val="00E72082"/>
    <w:rsid w:val="00E72202"/>
    <w:rsid w:val="00E7259A"/>
    <w:rsid w:val="00E72CBA"/>
    <w:rsid w:val="00E736DD"/>
    <w:rsid w:val="00E73A2F"/>
    <w:rsid w:val="00E73E30"/>
    <w:rsid w:val="00E73E65"/>
    <w:rsid w:val="00E740CA"/>
    <w:rsid w:val="00E741CF"/>
    <w:rsid w:val="00E742BE"/>
    <w:rsid w:val="00E74386"/>
    <w:rsid w:val="00E745A4"/>
    <w:rsid w:val="00E745DE"/>
    <w:rsid w:val="00E745E0"/>
    <w:rsid w:val="00E74AE9"/>
    <w:rsid w:val="00E74FC1"/>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6A6"/>
    <w:rsid w:val="00E82B90"/>
    <w:rsid w:val="00E82D6D"/>
    <w:rsid w:val="00E82E0D"/>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4FC"/>
    <w:rsid w:val="00EC4E6B"/>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85F"/>
    <w:rsid w:val="00F11965"/>
    <w:rsid w:val="00F12497"/>
    <w:rsid w:val="00F129EB"/>
    <w:rsid w:val="00F12ED0"/>
    <w:rsid w:val="00F131A8"/>
    <w:rsid w:val="00F131F3"/>
    <w:rsid w:val="00F137FB"/>
    <w:rsid w:val="00F1393C"/>
    <w:rsid w:val="00F14086"/>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9ED"/>
    <w:rsid w:val="00F26D97"/>
    <w:rsid w:val="00F26E25"/>
    <w:rsid w:val="00F27568"/>
    <w:rsid w:val="00F276DE"/>
    <w:rsid w:val="00F27D59"/>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EC5"/>
    <w:rsid w:val="00F85F06"/>
    <w:rsid w:val="00F8611B"/>
    <w:rsid w:val="00F863A0"/>
    <w:rsid w:val="00F86873"/>
    <w:rsid w:val="00F86910"/>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9A"/>
    <w:rsid w:val="00FA1391"/>
    <w:rsid w:val="00FA14DF"/>
    <w:rsid w:val="00FA1566"/>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C21"/>
    <w:rsid w:val="00FA6F62"/>
    <w:rsid w:val="00FA7094"/>
    <w:rsid w:val="00FA78E7"/>
    <w:rsid w:val="00FA7B61"/>
    <w:rsid w:val="00FB038F"/>
    <w:rsid w:val="00FB07B4"/>
    <w:rsid w:val="00FB0D10"/>
    <w:rsid w:val="00FB16DF"/>
    <w:rsid w:val="00FB1AF0"/>
    <w:rsid w:val="00FB1F21"/>
    <w:rsid w:val="00FB1F8F"/>
    <w:rsid w:val="00FB21AF"/>
    <w:rsid w:val="00FB2524"/>
    <w:rsid w:val="00FB2575"/>
    <w:rsid w:val="00FB2F34"/>
    <w:rsid w:val="00FB38D6"/>
    <w:rsid w:val="00FB39E6"/>
    <w:rsid w:val="00FB4C94"/>
    <w:rsid w:val="00FB4EA7"/>
    <w:rsid w:val="00FB55CA"/>
    <w:rsid w:val="00FB5602"/>
    <w:rsid w:val="00FB5759"/>
    <w:rsid w:val="00FB5D0B"/>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86"/>
    <w:rsid w:val="00FC4B32"/>
    <w:rsid w:val="00FC4CD6"/>
    <w:rsid w:val="00FC501D"/>
    <w:rsid w:val="00FC51C1"/>
    <w:rsid w:val="00FC5791"/>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DF7"/>
    <w:rsid w:val="00FE2E10"/>
    <w:rsid w:val="00FE2F89"/>
    <w:rsid w:val="00FE302E"/>
    <w:rsid w:val="00FE3DCA"/>
    <w:rsid w:val="00FE4AF4"/>
    <w:rsid w:val="00FE4B10"/>
    <w:rsid w:val="00FE52DD"/>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5" Type="http://schemas.openxmlformats.org/officeDocument/2006/relationships/numbering" Target="numbering.xml"/><Relationship Id="rId15" Type="http://schemas.openxmlformats.org/officeDocument/2006/relationships/image" Target="media/image2.tif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4.xml><?xml version="1.0" encoding="utf-8"?>
<ds:datastoreItem xmlns:ds="http://schemas.openxmlformats.org/officeDocument/2006/customXml" ds:itemID="{3B97E995-8202-40CA-8A3F-A48A9ADCD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11</Pages>
  <Words>20432</Words>
  <Characters>116463</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Peng, Hong</cp:lastModifiedBy>
  <cp:revision>40</cp:revision>
  <cp:lastPrinted>2020-01-14T05:59:00Z</cp:lastPrinted>
  <dcterms:created xsi:type="dcterms:W3CDTF">2020-03-25T06:29:00Z</dcterms:created>
  <dcterms:modified xsi:type="dcterms:W3CDTF">2020-03-25T09:43:00Z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